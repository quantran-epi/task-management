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B2A7" w14:textId="77777777" w:rsidR="00D00017" w:rsidRPr="00B60E1A" w:rsidRDefault="00D00017" w:rsidP="007E188C">
      <w:pPr>
        <w:jc w:val="center"/>
        <w:rPr>
          <w:b/>
          <w:sz w:val="26"/>
          <w:szCs w:val="26"/>
        </w:rPr>
      </w:pPr>
    </w:p>
    <w:p w14:paraId="03B6A569" w14:textId="77777777" w:rsidR="00596C49" w:rsidRPr="00B60E1A" w:rsidRDefault="00DE2DF0" w:rsidP="00596C49">
      <w:pPr>
        <w:jc w:val="center"/>
        <w:rPr>
          <w:b/>
          <w:sz w:val="26"/>
          <w:szCs w:val="26"/>
        </w:rPr>
      </w:pPr>
      <w:r w:rsidRPr="00B60E1A">
        <w:rPr>
          <w:b/>
          <w:sz w:val="26"/>
          <w:szCs w:val="26"/>
        </w:rPr>
        <w:t xml:space="preserve"> </w:t>
      </w:r>
      <w:r w:rsidR="00C64BB6" w:rsidRPr="00B60E1A">
        <w:rPr>
          <w:b/>
          <w:sz w:val="26"/>
          <w:szCs w:val="26"/>
        </w:rPr>
        <w:t xml:space="preserve"> </w:t>
      </w:r>
      <w:r w:rsidR="00472BD8" w:rsidRPr="00B60E1A">
        <w:rPr>
          <w:b/>
          <w:sz w:val="26"/>
          <w:szCs w:val="26"/>
        </w:rPr>
        <w:t xml:space="preserve"> </w:t>
      </w:r>
    </w:p>
    <w:p w14:paraId="10F46079" w14:textId="77777777" w:rsidR="00596C49" w:rsidRPr="00B60E1A" w:rsidRDefault="00596C49" w:rsidP="00596C49">
      <w:pPr>
        <w:jc w:val="center"/>
        <w:rPr>
          <w:b/>
          <w:sz w:val="26"/>
          <w:szCs w:val="26"/>
        </w:rPr>
      </w:pPr>
    </w:p>
    <w:p w14:paraId="0A25C5B2" w14:textId="77777777" w:rsidR="00596C49" w:rsidRPr="00B60E1A" w:rsidRDefault="00596C49" w:rsidP="00596C49">
      <w:pPr>
        <w:jc w:val="center"/>
        <w:rPr>
          <w:b/>
          <w:sz w:val="26"/>
          <w:szCs w:val="26"/>
        </w:rPr>
      </w:pPr>
    </w:p>
    <w:p w14:paraId="661DF8EE" w14:textId="77777777" w:rsidR="00596C49" w:rsidRPr="00B60E1A" w:rsidRDefault="00596C49" w:rsidP="00596C49">
      <w:pPr>
        <w:jc w:val="center"/>
        <w:rPr>
          <w:b/>
          <w:sz w:val="26"/>
          <w:szCs w:val="26"/>
        </w:rPr>
      </w:pPr>
    </w:p>
    <w:p w14:paraId="26E3B64D" w14:textId="77777777" w:rsidR="00596C49" w:rsidRPr="00B60E1A" w:rsidRDefault="00596C49" w:rsidP="00596C49">
      <w:pPr>
        <w:jc w:val="center"/>
        <w:rPr>
          <w:b/>
          <w:sz w:val="26"/>
          <w:szCs w:val="26"/>
        </w:rPr>
      </w:pPr>
    </w:p>
    <w:p w14:paraId="08D57AC6" w14:textId="77777777" w:rsidR="00596C49" w:rsidRPr="00B60E1A" w:rsidRDefault="00596C49" w:rsidP="00596C49">
      <w:pPr>
        <w:pStyle w:val="PL"/>
        <w:rPr>
          <w:sz w:val="26"/>
          <w:szCs w:val="26"/>
        </w:rPr>
      </w:pPr>
      <w:r w:rsidRPr="00B60E1A">
        <w:rPr>
          <w:szCs w:val="26"/>
        </w:rPr>
        <w:t>PHỤ LỤC 0</w:t>
      </w:r>
      <w:r w:rsidR="00346B0C" w:rsidRPr="00B60E1A">
        <w:rPr>
          <w:szCs w:val="26"/>
        </w:rPr>
        <w:t>3</w:t>
      </w:r>
      <w:r w:rsidR="0030752D" w:rsidRPr="00B60E1A">
        <w:rPr>
          <w:szCs w:val="26"/>
        </w:rPr>
        <w:t>B</w:t>
      </w:r>
    </w:p>
    <w:p w14:paraId="00D3A665" w14:textId="77777777" w:rsidR="00F6672E" w:rsidRPr="00B60E1A" w:rsidRDefault="00F6672E" w:rsidP="00F6672E">
      <w:pPr>
        <w:pStyle w:val="PL"/>
        <w:rPr>
          <w:sz w:val="26"/>
          <w:szCs w:val="26"/>
        </w:rPr>
      </w:pPr>
      <w:r w:rsidRPr="00B60E1A">
        <w:rPr>
          <w:szCs w:val="26"/>
        </w:rPr>
        <w:t xml:space="preserve">TÀI LIỆU </w:t>
      </w:r>
      <w:r w:rsidR="00E80F4A" w:rsidRPr="00B60E1A">
        <w:rPr>
          <w:szCs w:val="26"/>
        </w:rPr>
        <w:t>THIẾT KẾ KỸ THUẬT</w:t>
      </w:r>
    </w:p>
    <w:p w14:paraId="52A32777" w14:textId="77777777" w:rsidR="00596C49" w:rsidRPr="00B60E1A" w:rsidRDefault="00596C49" w:rsidP="00BA1324">
      <w:pPr>
        <w:pStyle w:val="PL"/>
        <w:ind w:left="0"/>
        <w:jc w:val="both"/>
        <w:rPr>
          <w:sz w:val="26"/>
          <w:szCs w:val="26"/>
        </w:rPr>
      </w:pPr>
      <w:bookmarkStart w:id="0" w:name="_Toc93747553"/>
      <w:bookmarkStart w:id="1" w:name="_Toc340310332"/>
      <w:bookmarkStart w:id="2" w:name="_Toc342922851"/>
      <w:bookmarkStart w:id="3" w:name="_Toc480445870"/>
      <w:bookmarkStart w:id="4" w:name="OLE_LINK1"/>
      <w:bookmarkStart w:id="5" w:name="OLE_LINK2"/>
    </w:p>
    <w:p w14:paraId="582DD19A" w14:textId="77777777" w:rsidR="00596C49" w:rsidRPr="00B60E1A" w:rsidRDefault="00596C49" w:rsidP="00596C49">
      <w:pPr>
        <w:rPr>
          <w:sz w:val="26"/>
          <w:szCs w:val="26"/>
        </w:rPr>
      </w:pPr>
    </w:p>
    <w:p w14:paraId="70CEF049" w14:textId="77777777" w:rsidR="000D077D" w:rsidRPr="00B60E1A" w:rsidRDefault="000D077D" w:rsidP="00596C49">
      <w:pPr>
        <w:rPr>
          <w:sz w:val="26"/>
          <w:szCs w:val="26"/>
        </w:rPr>
      </w:pPr>
    </w:p>
    <w:p w14:paraId="4DE51D93" w14:textId="77777777" w:rsidR="000D077D" w:rsidRPr="00B60E1A" w:rsidRDefault="000D077D" w:rsidP="00596C49">
      <w:pPr>
        <w:rPr>
          <w:sz w:val="26"/>
          <w:szCs w:val="26"/>
        </w:rPr>
      </w:pPr>
    </w:p>
    <w:p w14:paraId="69AC7062" w14:textId="77777777" w:rsidR="00596C49" w:rsidRPr="00B60E1A" w:rsidRDefault="00596C49" w:rsidP="00596C49">
      <w:pPr>
        <w:rPr>
          <w:sz w:val="26"/>
          <w:szCs w:val="26"/>
        </w:rPr>
      </w:pPr>
    </w:p>
    <w:p w14:paraId="17605398" w14:textId="77777777" w:rsidR="00672367" w:rsidRPr="00B60E1A" w:rsidRDefault="00672367" w:rsidP="00596C49">
      <w:pPr>
        <w:rPr>
          <w:sz w:val="26"/>
          <w:szCs w:val="26"/>
        </w:rPr>
      </w:pPr>
    </w:p>
    <w:p w14:paraId="6573A896" w14:textId="77777777" w:rsidR="001A3B4A" w:rsidRPr="00B60E1A" w:rsidRDefault="001A3B4A" w:rsidP="00596C49">
      <w:pPr>
        <w:rPr>
          <w:sz w:val="26"/>
          <w:szCs w:val="26"/>
        </w:rPr>
      </w:pPr>
    </w:p>
    <w:p w14:paraId="21176F71" w14:textId="77777777" w:rsidR="001A3B4A" w:rsidRPr="00B60E1A" w:rsidRDefault="001A3B4A" w:rsidP="00596C49">
      <w:pPr>
        <w:rPr>
          <w:sz w:val="26"/>
          <w:szCs w:val="26"/>
        </w:rPr>
      </w:pPr>
    </w:p>
    <w:p w14:paraId="1B1AF993" w14:textId="77777777" w:rsidR="001A3B4A" w:rsidRPr="00B60E1A" w:rsidRDefault="001A3B4A" w:rsidP="00596C49">
      <w:pPr>
        <w:rPr>
          <w:sz w:val="26"/>
          <w:szCs w:val="26"/>
        </w:rPr>
      </w:pPr>
    </w:p>
    <w:p w14:paraId="74E546BA" w14:textId="77777777" w:rsidR="001A3B4A" w:rsidRPr="00B60E1A" w:rsidRDefault="001A3B4A" w:rsidP="00596C49">
      <w:pPr>
        <w:rPr>
          <w:sz w:val="26"/>
          <w:szCs w:val="26"/>
        </w:rPr>
      </w:pPr>
    </w:p>
    <w:p w14:paraId="1AD754F8" w14:textId="77777777" w:rsidR="00596C49" w:rsidRPr="00B60E1A" w:rsidRDefault="00596C49" w:rsidP="00596C49">
      <w:pPr>
        <w:rPr>
          <w:sz w:val="26"/>
          <w:szCs w:val="26"/>
        </w:rPr>
      </w:pPr>
    </w:p>
    <w:p w14:paraId="51E36A43" w14:textId="77777777" w:rsidR="00596C49" w:rsidRPr="00B60E1A" w:rsidRDefault="00596C49" w:rsidP="00596C49">
      <w:pPr>
        <w:rPr>
          <w:sz w:val="26"/>
          <w:szCs w:val="26"/>
        </w:rPr>
      </w:pPr>
    </w:p>
    <w:p w14:paraId="1C7060B6" w14:textId="77777777" w:rsidR="00D51BB6" w:rsidRPr="00B60E1A" w:rsidRDefault="00D51BB6" w:rsidP="00596C49">
      <w:pPr>
        <w:rPr>
          <w:sz w:val="26"/>
          <w:szCs w:val="26"/>
        </w:rPr>
      </w:pPr>
    </w:p>
    <w:p w14:paraId="1E3AEDD3" w14:textId="77777777" w:rsidR="006C0E81" w:rsidRDefault="006C0E81" w:rsidP="00596C49">
      <w:pPr>
        <w:rPr>
          <w:sz w:val="26"/>
          <w:szCs w:val="26"/>
        </w:rPr>
      </w:pPr>
    </w:p>
    <w:p w14:paraId="40062D8D" w14:textId="77777777" w:rsidR="00CC6903" w:rsidRDefault="001776AA" w:rsidP="00A11501">
      <w:pPr>
        <w:pStyle w:val="Normal1"/>
        <w:jc w:val="center"/>
        <w:rPr>
          <w:ins w:id="6" w:author="Quan Tran Duc (CV Phat trien Core Cap 2 - TT Phat trien - Khoi CNTT)" w:date="2026-09-22T10:37:00Z" w16du:dateUtc="2026-09-22T03:37:00Z"/>
          <w:sz w:val="26"/>
          <w:szCs w:val="26"/>
        </w:rPr>
      </w:pPr>
      <w:r>
        <w:rPr>
          <w:sz w:val="26"/>
          <w:szCs w:val="26"/>
        </w:rPr>
        <w:br w:type="page"/>
      </w:r>
    </w:p>
    <w:p w14:paraId="60D90E09" w14:textId="77777777" w:rsidR="00CC6903" w:rsidRDefault="00CC6903" w:rsidP="00A11501">
      <w:pPr>
        <w:pStyle w:val="Normal1"/>
        <w:jc w:val="center"/>
        <w:rPr>
          <w:ins w:id="7" w:author="Quan Tran Duc (CV Phat trien Core Cap 2 - TT Phat trien - Khoi CNTT)" w:date="2026-09-22T10:37:00Z" w16du:dateUtc="2026-09-22T03:37:00Z"/>
          <w:sz w:val="26"/>
          <w:szCs w:val="26"/>
        </w:rPr>
      </w:pPr>
    </w:p>
    <w:p w14:paraId="68B6156C" w14:textId="3D82E006" w:rsidR="00A11501" w:rsidRPr="00033464" w:rsidRDefault="00A11501" w:rsidP="00A11501">
      <w:pPr>
        <w:pStyle w:val="Normal1"/>
        <w:jc w:val="center"/>
        <w:rPr>
          <w:rFonts w:ascii="Times New Roman" w:eastAsia="Verdana" w:hAnsi="Times New Roman" w:cs="Times New Roman"/>
          <w:b/>
          <w:sz w:val="28"/>
          <w:szCs w:val="28"/>
        </w:rPr>
      </w:pPr>
      <w:r w:rsidRPr="00033464">
        <w:rPr>
          <w:rFonts w:ascii="Times New Roman" w:eastAsia="Verdana" w:hAnsi="Times New Roman" w:cs="Times New Roman"/>
          <w:b/>
          <w:sz w:val="28"/>
          <w:szCs w:val="28"/>
        </w:rPr>
        <w:t>BẢNG THEO DÕI THAY ĐỔI TÀI LIỆU</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4242"/>
        <w:gridCol w:w="1417"/>
        <w:gridCol w:w="992"/>
        <w:gridCol w:w="1134"/>
        <w:gridCol w:w="1134"/>
      </w:tblGrid>
      <w:tr w:rsidR="00A11501" w:rsidRPr="00033464" w14:paraId="5BD9D5E6" w14:textId="77777777" w:rsidTr="00C40CCD">
        <w:trPr>
          <w:jc w:val="center"/>
        </w:trPr>
        <w:tc>
          <w:tcPr>
            <w:tcW w:w="715" w:type="dxa"/>
            <w:vAlign w:val="center"/>
          </w:tcPr>
          <w:p w14:paraId="2C60C9FF" w14:textId="77777777" w:rsidR="00A11501" w:rsidRPr="00033464" w:rsidRDefault="00A11501" w:rsidP="00C40CCD">
            <w:pPr>
              <w:pStyle w:val="Tableheader"/>
              <w:rPr>
                <w:rFonts w:eastAsia="Verdana"/>
              </w:rPr>
            </w:pPr>
            <w:r w:rsidRPr="00033464">
              <w:rPr>
                <w:rFonts w:eastAsia="Verdana"/>
              </w:rPr>
              <w:t>STT</w:t>
            </w:r>
          </w:p>
        </w:tc>
        <w:tc>
          <w:tcPr>
            <w:tcW w:w="4242" w:type="dxa"/>
            <w:vAlign w:val="center"/>
          </w:tcPr>
          <w:p w14:paraId="1831F57C" w14:textId="77777777" w:rsidR="00A11501" w:rsidRPr="00033464" w:rsidRDefault="00A11501" w:rsidP="00C40CCD">
            <w:pPr>
              <w:pStyle w:val="Tableheader"/>
              <w:rPr>
                <w:rFonts w:eastAsia="Verdana"/>
              </w:rPr>
            </w:pPr>
            <w:r w:rsidRPr="00033464">
              <w:rPr>
                <w:rFonts w:eastAsia="Verdana"/>
              </w:rPr>
              <w:t>Mô tả thay đổi</w:t>
            </w:r>
          </w:p>
        </w:tc>
        <w:tc>
          <w:tcPr>
            <w:tcW w:w="1417" w:type="dxa"/>
            <w:vAlign w:val="center"/>
          </w:tcPr>
          <w:p w14:paraId="4FA35237" w14:textId="77777777" w:rsidR="00A11501" w:rsidRPr="00033464" w:rsidRDefault="00A11501" w:rsidP="00C40CCD">
            <w:pPr>
              <w:pStyle w:val="Tableheader"/>
              <w:rPr>
                <w:rFonts w:eastAsia="Verdana"/>
              </w:rPr>
            </w:pPr>
            <w:r w:rsidRPr="00033464">
              <w:rPr>
                <w:rFonts w:eastAsia="Verdana"/>
              </w:rPr>
              <w:t>Ngày thay đổi</w:t>
            </w:r>
          </w:p>
        </w:tc>
        <w:tc>
          <w:tcPr>
            <w:tcW w:w="992" w:type="dxa"/>
            <w:vAlign w:val="center"/>
          </w:tcPr>
          <w:p w14:paraId="4795DC59" w14:textId="77777777" w:rsidR="00A11501" w:rsidRPr="00033464" w:rsidRDefault="00A11501" w:rsidP="00C40CCD">
            <w:pPr>
              <w:pStyle w:val="Tableheader"/>
              <w:rPr>
                <w:rFonts w:eastAsia="Verdana"/>
              </w:rPr>
            </w:pPr>
            <w:r w:rsidRPr="00033464">
              <w:rPr>
                <w:rFonts w:eastAsia="Verdana"/>
              </w:rPr>
              <w:t>Phiên bản</w:t>
            </w:r>
          </w:p>
        </w:tc>
        <w:tc>
          <w:tcPr>
            <w:tcW w:w="1134" w:type="dxa"/>
          </w:tcPr>
          <w:p w14:paraId="5B333066" w14:textId="77777777" w:rsidR="00A11501" w:rsidRPr="00033464" w:rsidRDefault="00A11501" w:rsidP="00C40CCD">
            <w:pPr>
              <w:pStyle w:val="Tableheader"/>
              <w:rPr>
                <w:rFonts w:eastAsia="Verdana"/>
              </w:rPr>
            </w:pPr>
            <w:r w:rsidRPr="00033464">
              <w:rPr>
                <w:rFonts w:eastAsia="Verdana"/>
              </w:rPr>
              <w:t>Phụ trách</w:t>
            </w:r>
          </w:p>
        </w:tc>
        <w:tc>
          <w:tcPr>
            <w:tcW w:w="1134" w:type="dxa"/>
          </w:tcPr>
          <w:p w14:paraId="55D4B2BD" w14:textId="77777777" w:rsidR="00A11501" w:rsidRPr="00033464" w:rsidRDefault="00A11501" w:rsidP="00C40CCD">
            <w:pPr>
              <w:pStyle w:val="Tableheader"/>
              <w:rPr>
                <w:rFonts w:eastAsia="Verdana"/>
              </w:rPr>
            </w:pPr>
            <w:r w:rsidRPr="00033464">
              <w:rPr>
                <w:rFonts w:eastAsia="Verdana"/>
              </w:rPr>
              <w:t>Ghi chú</w:t>
            </w:r>
          </w:p>
        </w:tc>
      </w:tr>
      <w:tr w:rsidR="00A11501" w:rsidRPr="00033464" w14:paraId="06F556D2" w14:textId="77777777" w:rsidTr="00C40CCD">
        <w:trPr>
          <w:trHeight w:val="404"/>
          <w:jc w:val="center"/>
        </w:trPr>
        <w:tc>
          <w:tcPr>
            <w:tcW w:w="715" w:type="dxa"/>
          </w:tcPr>
          <w:p w14:paraId="4EEFBF35" w14:textId="77777777" w:rsidR="00A11501" w:rsidRPr="00033464" w:rsidRDefault="00A11501" w:rsidP="00C40CCD">
            <w:pPr>
              <w:pStyle w:val="Tablenormal0"/>
              <w:rPr>
                <w:rFonts w:eastAsia="Verdana"/>
              </w:rPr>
            </w:pPr>
            <w:r w:rsidRPr="00033464">
              <w:rPr>
                <w:rFonts w:eastAsia="Verdana"/>
              </w:rPr>
              <w:t>1</w:t>
            </w:r>
          </w:p>
        </w:tc>
        <w:tc>
          <w:tcPr>
            <w:tcW w:w="4242" w:type="dxa"/>
          </w:tcPr>
          <w:p w14:paraId="5E87283F" w14:textId="7209A500" w:rsidR="00A11501" w:rsidRPr="00033464" w:rsidRDefault="00A11501" w:rsidP="00C40CCD">
            <w:pPr>
              <w:pStyle w:val="Tablenormal0"/>
              <w:rPr>
                <w:rFonts w:eastAsia="Verdana"/>
              </w:rPr>
            </w:pPr>
            <w:r>
              <w:t>Triển khai hệ thống lên Pilot</w:t>
            </w:r>
          </w:p>
        </w:tc>
        <w:tc>
          <w:tcPr>
            <w:tcW w:w="1417" w:type="dxa"/>
          </w:tcPr>
          <w:p w14:paraId="021FEA7B" w14:textId="4F5287F6" w:rsidR="00A11501" w:rsidRPr="00033464" w:rsidRDefault="00A11501" w:rsidP="00C40CCD">
            <w:pPr>
              <w:pStyle w:val="Tablenormal0"/>
              <w:rPr>
                <w:rFonts w:eastAsia="Verdana"/>
              </w:rPr>
            </w:pPr>
            <w:r>
              <w:rPr>
                <w:rFonts w:eastAsia="Verdana"/>
              </w:rPr>
              <w:t>01/09/2026</w:t>
            </w:r>
          </w:p>
        </w:tc>
        <w:tc>
          <w:tcPr>
            <w:tcW w:w="992" w:type="dxa"/>
          </w:tcPr>
          <w:p w14:paraId="1D733240" w14:textId="77777777" w:rsidR="00A11501" w:rsidRPr="00033464" w:rsidRDefault="00A11501" w:rsidP="00C40CCD">
            <w:pPr>
              <w:pStyle w:val="Tablenormal0"/>
              <w:rPr>
                <w:rFonts w:eastAsia="Verdana"/>
              </w:rPr>
            </w:pPr>
            <w:r w:rsidRPr="00033464">
              <w:rPr>
                <w:rFonts w:eastAsia="Verdana"/>
              </w:rPr>
              <w:t>1.0</w:t>
            </w:r>
          </w:p>
        </w:tc>
        <w:tc>
          <w:tcPr>
            <w:tcW w:w="1134" w:type="dxa"/>
          </w:tcPr>
          <w:p w14:paraId="675B7241" w14:textId="77777777" w:rsidR="00A11501" w:rsidRPr="00033464" w:rsidRDefault="00A11501" w:rsidP="00C40CCD">
            <w:pPr>
              <w:pStyle w:val="Tablenormal0"/>
              <w:rPr>
                <w:rFonts w:eastAsia="Verdana"/>
              </w:rPr>
            </w:pPr>
            <w:r>
              <w:rPr>
                <w:rFonts w:eastAsia="Verdana"/>
              </w:rPr>
              <w:t>quantd</w:t>
            </w:r>
          </w:p>
        </w:tc>
        <w:tc>
          <w:tcPr>
            <w:tcW w:w="1134" w:type="dxa"/>
          </w:tcPr>
          <w:p w14:paraId="3A3B1083" w14:textId="77777777" w:rsidR="00A11501" w:rsidRPr="00033464" w:rsidRDefault="00A11501" w:rsidP="00C40CCD">
            <w:pPr>
              <w:pStyle w:val="Tablenormal0"/>
              <w:rPr>
                <w:rFonts w:eastAsia="Verdana"/>
              </w:rPr>
            </w:pPr>
          </w:p>
        </w:tc>
      </w:tr>
      <w:tr w:rsidR="00A11501" w:rsidRPr="00033464" w14:paraId="1E259714" w14:textId="77777777" w:rsidTr="00C40CCD">
        <w:trPr>
          <w:trHeight w:val="404"/>
          <w:jc w:val="center"/>
        </w:trPr>
        <w:tc>
          <w:tcPr>
            <w:tcW w:w="715" w:type="dxa"/>
          </w:tcPr>
          <w:p w14:paraId="75AC6139" w14:textId="23219829" w:rsidR="00A11501" w:rsidRPr="00033464" w:rsidRDefault="00A11501" w:rsidP="00C40CCD">
            <w:pPr>
              <w:pStyle w:val="Tablenormal0"/>
              <w:rPr>
                <w:rFonts w:eastAsia="Verdana"/>
              </w:rPr>
            </w:pPr>
            <w:r>
              <w:rPr>
                <w:rFonts w:eastAsia="Verdana"/>
              </w:rPr>
              <w:t>2</w:t>
            </w:r>
          </w:p>
        </w:tc>
        <w:tc>
          <w:tcPr>
            <w:tcW w:w="4242" w:type="dxa"/>
          </w:tcPr>
          <w:p w14:paraId="4505B689" w14:textId="423F7A48" w:rsidR="00A11501" w:rsidRDefault="00A11501" w:rsidP="00C40CCD">
            <w:pPr>
              <w:pStyle w:val="Tablenormal0"/>
            </w:pPr>
            <w:r w:rsidRPr="00A11501">
              <w:t xml:space="preserve">- Fix notification: chặn notification với case M4M, chỉnh sửa template OTP sms theo </w:t>
            </w:r>
            <w:r>
              <w:t>recommendation</w:t>
            </w:r>
            <w:r w:rsidRPr="00A11501">
              <w:t xml:space="preserve"> của Apple</w:t>
            </w:r>
          </w:p>
          <w:p w14:paraId="711ABE51" w14:textId="158DAF61" w:rsidR="00A11501" w:rsidRDefault="00A11501" w:rsidP="00C40CCD">
            <w:pPr>
              <w:pStyle w:val="Tablenormal0"/>
            </w:pPr>
            <w:r w:rsidRPr="00A11501">
              <w:t>- Lưu thêm các trường thông tin phục vụ khai thác báo cáo</w:t>
            </w:r>
          </w:p>
        </w:tc>
        <w:tc>
          <w:tcPr>
            <w:tcW w:w="1417" w:type="dxa"/>
          </w:tcPr>
          <w:p w14:paraId="2A0417F2" w14:textId="5AFFB031" w:rsidR="00A11501" w:rsidRDefault="00A11501" w:rsidP="00C40CCD">
            <w:pPr>
              <w:pStyle w:val="Tablenormal0"/>
              <w:rPr>
                <w:rFonts w:eastAsia="Verdana"/>
              </w:rPr>
            </w:pPr>
            <w:r>
              <w:rPr>
                <w:rFonts w:eastAsia="Verdana"/>
              </w:rPr>
              <w:t>22/09/2026</w:t>
            </w:r>
          </w:p>
        </w:tc>
        <w:tc>
          <w:tcPr>
            <w:tcW w:w="992" w:type="dxa"/>
          </w:tcPr>
          <w:p w14:paraId="7A1775C1" w14:textId="14177A55" w:rsidR="00A11501" w:rsidRPr="00033464" w:rsidRDefault="00A11501" w:rsidP="00C40CCD">
            <w:pPr>
              <w:pStyle w:val="Tablenormal0"/>
              <w:rPr>
                <w:rFonts w:eastAsia="Verdana"/>
              </w:rPr>
            </w:pPr>
            <w:r>
              <w:rPr>
                <w:rFonts w:eastAsia="Verdana"/>
              </w:rPr>
              <w:t>1.1</w:t>
            </w:r>
          </w:p>
        </w:tc>
        <w:tc>
          <w:tcPr>
            <w:tcW w:w="1134" w:type="dxa"/>
          </w:tcPr>
          <w:p w14:paraId="710D5AF5" w14:textId="2394D09D" w:rsidR="00A11501" w:rsidRDefault="00A11501" w:rsidP="00C40CCD">
            <w:pPr>
              <w:pStyle w:val="Tablenormal0"/>
              <w:rPr>
                <w:rFonts w:eastAsia="Verdana"/>
              </w:rPr>
            </w:pPr>
            <w:r>
              <w:rPr>
                <w:rFonts w:eastAsia="Verdana"/>
              </w:rPr>
              <w:t>quantd</w:t>
            </w:r>
          </w:p>
        </w:tc>
        <w:tc>
          <w:tcPr>
            <w:tcW w:w="1134" w:type="dxa"/>
          </w:tcPr>
          <w:p w14:paraId="28674DEF" w14:textId="77777777" w:rsidR="00A11501" w:rsidRPr="00033464" w:rsidRDefault="00A11501" w:rsidP="00C40CCD">
            <w:pPr>
              <w:pStyle w:val="Tablenormal0"/>
              <w:rPr>
                <w:rFonts w:eastAsia="Verdana"/>
              </w:rPr>
            </w:pPr>
          </w:p>
        </w:tc>
      </w:tr>
    </w:tbl>
    <w:p w14:paraId="0D1078FB" w14:textId="77777777" w:rsidR="00A11501" w:rsidRPr="00033464" w:rsidRDefault="00A11501" w:rsidP="00A11501">
      <w:pPr>
        <w:pStyle w:val="PL"/>
        <w:rPr>
          <w:sz w:val="28"/>
        </w:rPr>
      </w:pPr>
    </w:p>
    <w:p w14:paraId="235A4BB3" w14:textId="4BFDDB9F" w:rsidR="00596C49" w:rsidRDefault="00596C49" w:rsidP="001776AA">
      <w:pPr>
        <w:spacing w:after="200" w:line="276" w:lineRule="auto"/>
        <w:ind w:firstLine="0"/>
        <w:jc w:val="left"/>
        <w:rPr>
          <w:sz w:val="26"/>
          <w:szCs w:val="26"/>
        </w:rPr>
      </w:pPr>
    </w:p>
    <w:p w14:paraId="2744F41C" w14:textId="7BBEC019" w:rsidR="00A11501" w:rsidRDefault="00A11501">
      <w:pPr>
        <w:spacing w:after="200" w:line="276" w:lineRule="auto"/>
        <w:ind w:firstLine="0"/>
        <w:jc w:val="left"/>
        <w:rPr>
          <w:sz w:val="26"/>
          <w:szCs w:val="26"/>
        </w:rPr>
      </w:pPr>
      <w:r>
        <w:rPr>
          <w:sz w:val="26"/>
          <w:szCs w:val="26"/>
        </w:rPr>
        <w:br w:type="page"/>
      </w:r>
    </w:p>
    <w:p w14:paraId="5FDC6F19" w14:textId="77777777" w:rsidR="001776AA" w:rsidRPr="00B60E1A" w:rsidRDefault="001776AA" w:rsidP="001776AA">
      <w:pPr>
        <w:spacing w:after="200" w:line="276" w:lineRule="auto"/>
        <w:ind w:firstLine="0"/>
        <w:jc w:val="left"/>
        <w:rPr>
          <w:sz w:val="26"/>
          <w:szCs w:val="26"/>
        </w:rPr>
      </w:pPr>
    </w:p>
    <w:sdt>
      <w:sdtPr>
        <w:rPr>
          <w:rFonts w:eastAsiaTheme="minorHAnsi" w:cstheme="minorBidi"/>
          <w:b w:val="0"/>
          <w:bCs w:val="0"/>
          <w:sz w:val="26"/>
          <w:szCs w:val="26"/>
        </w:rPr>
        <w:id w:val="277147842"/>
        <w:docPartObj>
          <w:docPartGallery w:val="Table of Contents"/>
          <w:docPartUnique/>
        </w:docPartObj>
      </w:sdtPr>
      <w:sdtEndPr>
        <w:rPr>
          <w:noProof/>
        </w:rPr>
      </w:sdtEndPr>
      <w:sdtContent>
        <w:p w14:paraId="5A16D251" w14:textId="77777777" w:rsidR="00596C49" w:rsidRPr="00B60E1A" w:rsidRDefault="00596C49" w:rsidP="00596C49">
          <w:pPr>
            <w:pStyle w:val="PL"/>
            <w:rPr>
              <w:sz w:val="26"/>
              <w:szCs w:val="26"/>
            </w:rPr>
          </w:pPr>
          <w:r w:rsidRPr="00B60E1A">
            <w:rPr>
              <w:sz w:val="26"/>
              <w:szCs w:val="26"/>
            </w:rPr>
            <w:t>MỤC LỤC</w:t>
          </w:r>
        </w:p>
        <w:p w14:paraId="524C54FA" w14:textId="28178BAF" w:rsidR="00766D2B" w:rsidRDefault="00B55B38">
          <w:pPr>
            <w:pStyle w:val="TOC1"/>
            <w:rPr>
              <w:ins w:id="8" w:author="Quan Tran Duc (CV Phat trien Core Cap 2 - TT Phat trien - Khoi CNTT)" w:date="2026-09-22T10:38:00Z" w16du:dateUtc="2026-09-22T03:38:00Z"/>
              <w:rFonts w:asciiTheme="minorHAnsi" w:eastAsiaTheme="minorEastAsia" w:hAnsiTheme="minorHAnsi" w:cstheme="minorBidi"/>
              <w:b w:val="0"/>
              <w:noProof/>
              <w:kern w:val="2"/>
              <w:szCs w:val="24"/>
              <w14:ligatures w14:val="standardContextual"/>
            </w:rPr>
          </w:pPr>
          <w:r w:rsidRPr="00B60E1A">
            <w:rPr>
              <w:sz w:val="26"/>
              <w:szCs w:val="26"/>
            </w:rPr>
            <w:fldChar w:fldCharType="begin"/>
          </w:r>
          <w:r w:rsidR="00596C49" w:rsidRPr="00B60E1A">
            <w:rPr>
              <w:sz w:val="26"/>
              <w:szCs w:val="26"/>
            </w:rPr>
            <w:instrText xml:space="preserve"> TOC \o "1-3" \h \z \u </w:instrText>
          </w:r>
          <w:r w:rsidRPr="00B60E1A">
            <w:rPr>
              <w:sz w:val="26"/>
              <w:szCs w:val="26"/>
            </w:rPr>
            <w:fldChar w:fldCharType="separate"/>
          </w:r>
          <w:ins w:id="9" w:author="Quan Tran Duc (CV Phat trien Core Cap 2 - TT Phat trien - Khoi CNTT)" w:date="2026-09-22T10:38:00Z" w16du:dateUtc="2026-09-22T03:38:00Z">
            <w:r w:rsidR="00766D2B" w:rsidRPr="005841CB">
              <w:rPr>
                <w:rStyle w:val="Hyperlink"/>
                <w:noProof/>
              </w:rPr>
              <w:fldChar w:fldCharType="begin"/>
            </w:r>
            <w:r w:rsidR="00766D2B" w:rsidRPr="005841CB">
              <w:rPr>
                <w:rStyle w:val="Hyperlink"/>
                <w:noProof/>
              </w:rPr>
              <w:instrText xml:space="preserve"> </w:instrText>
            </w:r>
            <w:r w:rsidR="00766D2B">
              <w:rPr>
                <w:noProof/>
              </w:rPr>
              <w:instrText>HYPERLINK \l "_Toc240965937"</w:instrText>
            </w:r>
            <w:r w:rsidR="00766D2B" w:rsidRPr="005841CB">
              <w:rPr>
                <w:rStyle w:val="Hyperlink"/>
                <w:noProof/>
              </w:rPr>
              <w:instrText xml:space="preserve"> </w:instrText>
            </w:r>
            <w:r w:rsidR="00766D2B" w:rsidRPr="005841CB">
              <w:rPr>
                <w:rStyle w:val="Hyperlink"/>
                <w:noProof/>
              </w:rPr>
            </w:r>
            <w:r w:rsidR="00766D2B" w:rsidRPr="005841CB">
              <w:rPr>
                <w:rStyle w:val="Hyperlink"/>
                <w:noProof/>
              </w:rPr>
              <w:fldChar w:fldCharType="separate"/>
            </w:r>
            <w:r w:rsidR="00766D2B" w:rsidRPr="005841CB">
              <w:rPr>
                <w:rStyle w:val="Hyperlink"/>
                <w:noProof/>
              </w:rPr>
              <w:t>1</w:t>
            </w:r>
            <w:r w:rsidR="00766D2B">
              <w:rPr>
                <w:rFonts w:asciiTheme="minorHAnsi" w:eastAsiaTheme="minorEastAsia" w:hAnsiTheme="minorHAnsi" w:cstheme="minorBidi"/>
                <w:b w:val="0"/>
                <w:noProof/>
                <w:kern w:val="2"/>
                <w:szCs w:val="24"/>
                <w14:ligatures w14:val="standardContextual"/>
              </w:rPr>
              <w:tab/>
            </w:r>
            <w:r w:rsidR="00766D2B" w:rsidRPr="005841CB">
              <w:rPr>
                <w:rStyle w:val="Hyperlink"/>
                <w:noProof/>
              </w:rPr>
              <w:t>GIỚI THIỆU CHUNG.</w:t>
            </w:r>
            <w:r w:rsidR="00766D2B">
              <w:rPr>
                <w:noProof/>
                <w:webHidden/>
              </w:rPr>
              <w:tab/>
            </w:r>
            <w:r w:rsidR="00766D2B">
              <w:rPr>
                <w:noProof/>
                <w:webHidden/>
              </w:rPr>
              <w:fldChar w:fldCharType="begin"/>
            </w:r>
            <w:r w:rsidR="00766D2B">
              <w:rPr>
                <w:noProof/>
                <w:webHidden/>
              </w:rPr>
              <w:instrText xml:space="preserve"> PAGEREF _Toc240965937 \h </w:instrText>
            </w:r>
          </w:ins>
          <w:r w:rsidR="00766D2B">
            <w:rPr>
              <w:noProof/>
              <w:webHidden/>
            </w:rPr>
          </w:r>
          <w:ins w:id="10" w:author="Quan Tran Duc (CV Phat trien Core Cap 2 - TT Phat trien - Khoi CNTT)" w:date="2026-09-22T10:38:00Z" w16du:dateUtc="2026-09-22T03:38:00Z">
            <w:r w:rsidR="00766D2B">
              <w:rPr>
                <w:noProof/>
                <w:webHidden/>
              </w:rPr>
              <w:fldChar w:fldCharType="separate"/>
            </w:r>
          </w:ins>
          <w:ins w:id="11" w:author="Quan Tran Duc (CV Phat trien Core Cap 2 - TT Phat trien - Khoi CNTT)" w:date="2026-09-22T11:11:00Z" w16du:dateUtc="2026-09-22T04:11:00Z">
            <w:r w:rsidR="008F75FA">
              <w:rPr>
                <w:noProof/>
                <w:webHidden/>
              </w:rPr>
              <w:t>7</w:t>
            </w:r>
          </w:ins>
          <w:ins w:id="12" w:author="Quan Tran Duc (CV Phat trien Core Cap 2 - TT Phat trien - Khoi CNTT)" w:date="2026-09-22T10:38:00Z" w16du:dateUtc="2026-09-22T03:38:00Z">
            <w:r w:rsidR="00766D2B">
              <w:rPr>
                <w:noProof/>
                <w:webHidden/>
              </w:rPr>
              <w:fldChar w:fldCharType="end"/>
            </w:r>
            <w:r w:rsidR="00766D2B" w:rsidRPr="005841CB">
              <w:rPr>
                <w:rStyle w:val="Hyperlink"/>
                <w:noProof/>
              </w:rPr>
              <w:fldChar w:fldCharType="end"/>
            </w:r>
          </w:ins>
        </w:p>
        <w:p w14:paraId="5564E9DD" w14:textId="3A288447" w:rsidR="00766D2B" w:rsidRDefault="00766D2B">
          <w:pPr>
            <w:pStyle w:val="TOC2"/>
            <w:tabs>
              <w:tab w:val="left" w:pos="880"/>
              <w:tab w:val="right" w:leader="dot" w:pos="9347"/>
            </w:tabs>
            <w:rPr>
              <w:ins w:id="13"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1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"_Toc240965938"</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1.1</w:t>
            </w:r>
            <w:r>
              <w:rPr>
                <w:rFonts w:asciiTheme="minorHAnsi" w:eastAsiaTheme="minorEastAsia" w:hAnsiTheme="minorHAnsi" w:cstheme="minorBidi"/>
                <w:noProof/>
                <w:kern w:val="2"/>
                <w:szCs w:val="24"/>
                <w14:ligatures w14:val="standardContextual"/>
              </w:rPr>
              <w:tab/>
            </w:r>
            <w:r w:rsidRPr="005841CB">
              <w:rPr>
                <w:rStyle w:val="Hyperlink"/>
                <w:noProof/>
              </w:rPr>
              <w:t>Mục đích yêu cầu.</w:t>
            </w:r>
            <w:r>
              <w:rPr>
                <w:noProof/>
                <w:webHidden/>
              </w:rPr>
              <w:tab/>
            </w:r>
            <w:r>
              <w:rPr>
                <w:noProof/>
                <w:webHidden/>
              </w:rPr>
              <w:fldChar w:fldCharType="begin"/>
            </w:r>
            <w:r>
              <w:rPr>
                <w:noProof/>
                <w:webHidden/>
              </w:rPr>
              <w:instrText xml:space="preserve"> PAGEREF _Toc240965938 \h </w:instrText>
            </w:r>
          </w:ins>
          <w:r>
            <w:rPr>
              <w:noProof/>
              <w:webHidden/>
            </w:rPr>
          </w:r>
          <w:ins w:id="15" w:author="Quan Tran Duc (CV Phat trien Core Cap 2 - TT Phat trien - Khoi CNTT)" w:date="2026-09-22T10:38:00Z" w16du:dateUtc="2026-09-22T03:38:00Z">
            <w:r>
              <w:rPr>
                <w:noProof/>
                <w:webHidden/>
              </w:rPr>
              <w:fldChar w:fldCharType="separate"/>
            </w:r>
          </w:ins>
          <w:ins w:id="16" w:author="Quan Tran Duc (CV Phat trien Core Cap 2 - TT Phat trien - Khoi CNTT)" w:date="2026-09-22T11:11:00Z" w16du:dateUtc="2026-09-22T04:11:00Z">
            <w:r w:rsidR="008F75FA">
              <w:rPr>
                <w:noProof/>
                <w:webHidden/>
              </w:rPr>
              <w:t>7</w:t>
            </w:r>
          </w:ins>
          <w:ins w:id="1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1B6CA478" w14:textId="004830F7" w:rsidR="00766D2B" w:rsidRDefault="00766D2B">
          <w:pPr>
            <w:pStyle w:val="TOC2"/>
            <w:tabs>
              <w:tab w:val="left" w:pos="880"/>
              <w:tab w:val="right" w:leader="dot" w:pos="9347"/>
            </w:tabs>
            <w:rPr>
              <w:ins w:id="18"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1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"_Toc240965939"</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1.2</w:t>
            </w:r>
            <w:r>
              <w:rPr>
                <w:rFonts w:asciiTheme="minorHAnsi" w:eastAsiaTheme="minorEastAsia" w:hAnsiTheme="minorHAnsi" w:cstheme="minorBidi"/>
                <w:noProof/>
                <w:kern w:val="2"/>
                <w:szCs w:val="24"/>
                <w14:ligatures w14:val="standardContextual"/>
              </w:rPr>
              <w:tab/>
            </w:r>
            <w:r w:rsidRPr="005841CB">
              <w:rPr>
                <w:rStyle w:val="Hyperlink"/>
                <w:noProof/>
              </w:rPr>
              <w:t>Đối tượng sử dụng.</w:t>
            </w:r>
            <w:r>
              <w:rPr>
                <w:noProof/>
                <w:webHidden/>
              </w:rPr>
              <w:tab/>
            </w:r>
            <w:r>
              <w:rPr>
                <w:noProof/>
                <w:webHidden/>
              </w:rPr>
              <w:fldChar w:fldCharType="begin"/>
            </w:r>
            <w:r>
              <w:rPr>
                <w:noProof/>
                <w:webHidden/>
              </w:rPr>
              <w:instrText xml:space="preserve"> PAGEREF _Toc240965939 \h </w:instrText>
            </w:r>
          </w:ins>
          <w:r>
            <w:rPr>
              <w:noProof/>
              <w:webHidden/>
            </w:rPr>
          </w:r>
          <w:ins w:id="20" w:author="Quan Tran Duc (CV Phat trien Core Cap 2 - TT Phat trien - Khoi CNTT)" w:date="2026-09-22T10:38:00Z" w16du:dateUtc="2026-09-22T03:38:00Z">
            <w:r>
              <w:rPr>
                <w:noProof/>
                <w:webHidden/>
              </w:rPr>
              <w:fldChar w:fldCharType="separate"/>
            </w:r>
          </w:ins>
          <w:ins w:id="21" w:author="Quan Tran Duc (CV Phat trien Core Cap 2 - TT Phat trien - Khoi CNTT)" w:date="2026-09-22T11:11:00Z" w16du:dateUtc="2026-09-22T04:11:00Z">
            <w:r w:rsidR="008F75FA">
              <w:rPr>
                <w:noProof/>
                <w:webHidden/>
              </w:rPr>
              <w:t>7</w:t>
            </w:r>
          </w:ins>
          <w:ins w:id="2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31EE59A0" w14:textId="30E4D402" w:rsidR="00766D2B" w:rsidRDefault="00766D2B">
          <w:pPr>
            <w:pStyle w:val="TOC2"/>
            <w:tabs>
              <w:tab w:val="left" w:pos="880"/>
              <w:tab w:val="right" w:leader="dot" w:pos="9347"/>
            </w:tabs>
            <w:rPr>
              <w:ins w:id="23"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2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"_Toc240965940"</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1.3</w:t>
            </w:r>
            <w:r>
              <w:rPr>
                <w:rFonts w:asciiTheme="minorHAnsi" w:eastAsiaTheme="minorEastAsia" w:hAnsiTheme="minorHAnsi" w:cstheme="minorBidi"/>
                <w:noProof/>
                <w:kern w:val="2"/>
                <w:szCs w:val="24"/>
                <w14:ligatures w14:val="standardContextual"/>
              </w:rPr>
              <w:tab/>
            </w:r>
            <w:r w:rsidRPr="005841CB">
              <w:rPr>
                <w:rStyle w:val="Hyperlink"/>
                <w:noProof/>
              </w:rPr>
              <w:t>Thành phần triển khai.</w:t>
            </w:r>
            <w:r>
              <w:rPr>
                <w:noProof/>
                <w:webHidden/>
              </w:rPr>
              <w:tab/>
            </w:r>
            <w:r>
              <w:rPr>
                <w:noProof/>
                <w:webHidden/>
              </w:rPr>
              <w:fldChar w:fldCharType="begin"/>
            </w:r>
            <w:r>
              <w:rPr>
                <w:noProof/>
                <w:webHidden/>
              </w:rPr>
              <w:instrText xml:space="preserve"> PAGEREF _Toc240965940 \h </w:instrText>
            </w:r>
          </w:ins>
          <w:r>
            <w:rPr>
              <w:noProof/>
              <w:webHidden/>
            </w:rPr>
          </w:r>
          <w:ins w:id="25" w:author="Quan Tran Duc (CV Phat trien Core Cap 2 - TT Phat trien - Khoi CNTT)" w:date="2026-09-22T10:38:00Z" w16du:dateUtc="2026-09-22T03:38:00Z">
            <w:r>
              <w:rPr>
                <w:noProof/>
                <w:webHidden/>
              </w:rPr>
              <w:fldChar w:fldCharType="separate"/>
            </w:r>
          </w:ins>
          <w:ins w:id="26" w:author="Quan Tran Duc (CV Phat trien Core Cap 2 - TT Phat trien - Khoi CNTT)" w:date="2026-09-22T11:11:00Z" w16du:dateUtc="2026-09-22T04:11:00Z">
            <w:r w:rsidR="008F75FA">
              <w:rPr>
                <w:noProof/>
                <w:webHidden/>
              </w:rPr>
              <w:t>7</w:t>
            </w:r>
          </w:ins>
          <w:ins w:id="2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1FF11449" w14:textId="5F5D7525" w:rsidR="00766D2B" w:rsidRDefault="00766D2B">
          <w:pPr>
            <w:pStyle w:val="TOC1"/>
            <w:rPr>
              <w:ins w:id="28" w:author="Quan Tran Duc (CV Phat trien Core Cap 2 - TT Phat trien - Khoi CNTT)" w:date="2026-09-22T10:38:00Z" w16du:dateUtc="2026-09-22T03:38:00Z"/>
              <w:rFonts w:asciiTheme="minorHAnsi" w:eastAsiaTheme="minorEastAsia" w:hAnsiTheme="minorHAnsi" w:cstheme="minorBidi"/>
              <w:b w:val="0"/>
              <w:noProof/>
              <w:kern w:val="2"/>
              <w:szCs w:val="24"/>
              <w14:ligatures w14:val="standardContextual"/>
            </w:rPr>
          </w:pPr>
          <w:ins w:id="2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"_Toc240965941"</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w:t>
            </w:r>
            <w:r>
              <w:rPr>
                <w:rFonts w:asciiTheme="minorHAnsi" w:eastAsiaTheme="minorEastAsia" w:hAnsiTheme="minorHAnsi" w:cstheme="minorBidi"/>
                <w:b w:val="0"/>
                <w:noProof/>
                <w:kern w:val="2"/>
                <w:szCs w:val="24"/>
                <w14:ligatures w14:val="standardContextual"/>
              </w:rPr>
              <w:tab/>
            </w:r>
            <w:r w:rsidRPr="005841CB">
              <w:rPr>
                <w:rStyle w:val="Hyperlink"/>
                <w:noProof/>
              </w:rPr>
              <w:t>ĐẶC TẢ KỸ THUẬT.</w:t>
            </w:r>
            <w:r>
              <w:rPr>
                <w:noProof/>
                <w:webHidden/>
              </w:rPr>
              <w:tab/>
            </w:r>
            <w:r>
              <w:rPr>
                <w:noProof/>
                <w:webHidden/>
              </w:rPr>
              <w:fldChar w:fldCharType="begin"/>
            </w:r>
            <w:r>
              <w:rPr>
                <w:noProof/>
                <w:webHidden/>
              </w:rPr>
              <w:instrText xml:space="preserve"> PAGEREF _Toc240965941 \h </w:instrText>
            </w:r>
          </w:ins>
          <w:r>
            <w:rPr>
              <w:noProof/>
              <w:webHidden/>
            </w:rPr>
          </w:r>
          <w:ins w:id="30" w:author="Quan Tran Duc (CV Phat trien Core Cap 2 - TT Phat trien - Khoi CNTT)" w:date="2026-09-22T10:38:00Z" w16du:dateUtc="2026-09-22T03:38:00Z">
            <w:r>
              <w:rPr>
                <w:noProof/>
                <w:webHidden/>
              </w:rPr>
              <w:fldChar w:fldCharType="separate"/>
            </w:r>
          </w:ins>
          <w:ins w:id="31" w:author="Quan Tran Duc (CV Phat trien Core Cap 2 - TT Phat trien - Khoi CNTT)" w:date="2026-09-22T11:11:00Z" w16du:dateUtc="2026-09-22T04:11:00Z">
            <w:r w:rsidR="008F75FA">
              <w:rPr>
                <w:noProof/>
                <w:webHidden/>
              </w:rPr>
              <w:t>8</w:t>
            </w:r>
          </w:ins>
          <w:ins w:id="3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7EA40118" w14:textId="57C25B9A" w:rsidR="00766D2B" w:rsidRDefault="00766D2B">
          <w:pPr>
            <w:pStyle w:val="TOC2"/>
            <w:tabs>
              <w:tab w:val="left" w:pos="880"/>
              <w:tab w:val="right" w:leader="dot" w:pos="9347"/>
            </w:tabs>
            <w:rPr>
              <w:ins w:id="33"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3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"_Toc240965942"</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2.1</w:t>
            </w:r>
            <w:r>
              <w:rPr>
                <w:rFonts w:asciiTheme="minorHAnsi" w:eastAsiaTheme="minorEastAsia" w:hAnsiTheme="minorHAnsi" w:cstheme="minorBidi"/>
                <w:noProof/>
                <w:kern w:val="2"/>
                <w:szCs w:val="24"/>
                <w14:ligatures w14:val="standardContextual"/>
              </w:rPr>
              <w:tab/>
            </w:r>
            <w:r w:rsidRPr="005841CB">
              <w:rPr>
                <w:rStyle w:val="Hyperlink"/>
                <w:noProof/>
              </w:rPr>
              <w:t>Luồng hoạt động</w:t>
            </w:r>
            <w:r>
              <w:rPr>
                <w:noProof/>
                <w:webHidden/>
              </w:rPr>
              <w:tab/>
            </w:r>
            <w:r>
              <w:rPr>
                <w:noProof/>
                <w:webHidden/>
              </w:rPr>
              <w:fldChar w:fldCharType="begin"/>
            </w:r>
            <w:r>
              <w:rPr>
                <w:noProof/>
                <w:webHidden/>
              </w:rPr>
              <w:instrText xml:space="preserve"> PAGEREF _Toc240965942 \h </w:instrText>
            </w:r>
          </w:ins>
          <w:r>
            <w:rPr>
              <w:noProof/>
              <w:webHidden/>
            </w:rPr>
          </w:r>
          <w:ins w:id="35" w:author="Quan Tran Duc (CV Phat trien Core Cap 2 - TT Phat trien - Khoi CNTT)" w:date="2026-09-22T10:38:00Z" w16du:dateUtc="2026-09-22T03:38:00Z">
            <w:r>
              <w:rPr>
                <w:noProof/>
                <w:webHidden/>
              </w:rPr>
              <w:fldChar w:fldCharType="separate"/>
            </w:r>
          </w:ins>
          <w:ins w:id="36" w:author="Quan Tran Duc (CV Phat trien Core Cap 2 - TT Phat trien - Khoi CNTT)" w:date="2026-09-22T11:11:00Z" w16du:dateUtc="2026-09-22T04:11:00Z">
            <w:r w:rsidR="008F75FA">
              <w:rPr>
                <w:noProof/>
                <w:webHidden/>
              </w:rPr>
              <w:t>9</w:t>
            </w:r>
          </w:ins>
          <w:ins w:id="3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74CAE7FB" w14:textId="172B7150" w:rsidR="00766D2B" w:rsidRDefault="00766D2B">
          <w:pPr>
            <w:pStyle w:val="TOC3"/>
            <w:tabs>
              <w:tab w:val="left" w:pos="1320"/>
              <w:tab w:val="right" w:leader="dot" w:pos="9347"/>
            </w:tabs>
            <w:rPr>
              <w:ins w:id="3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3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"_Toc240965943"</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2.1.1</w:t>
            </w:r>
            <w:r>
              <w:rPr>
                <w:rFonts w:asciiTheme="minorHAnsi" w:eastAsiaTheme="minorEastAsia" w:hAnsiTheme="minorHAnsi" w:cstheme="minorBidi"/>
                <w:i w:val="0"/>
                <w:noProof/>
                <w:kern w:val="2"/>
                <w:szCs w:val="24"/>
                <w14:ligatures w14:val="standardContextual"/>
              </w:rPr>
              <w:tab/>
            </w:r>
            <w:r w:rsidRPr="005841CB">
              <w:rPr>
                <w:rStyle w:val="Hyperlink"/>
                <w:noProof/>
              </w:rPr>
              <w:t>Manual Provisioning</w:t>
            </w:r>
            <w:r>
              <w:rPr>
                <w:noProof/>
                <w:webHidden/>
              </w:rPr>
              <w:tab/>
            </w:r>
            <w:r>
              <w:rPr>
                <w:noProof/>
                <w:webHidden/>
              </w:rPr>
              <w:fldChar w:fldCharType="begin"/>
            </w:r>
            <w:r>
              <w:rPr>
                <w:noProof/>
                <w:webHidden/>
              </w:rPr>
              <w:instrText xml:space="preserve"> PAGEREF _Toc240965943 \h </w:instrText>
            </w:r>
          </w:ins>
          <w:r>
            <w:rPr>
              <w:noProof/>
              <w:webHidden/>
            </w:rPr>
          </w:r>
          <w:ins w:id="40" w:author="Quan Tran Duc (CV Phat trien Core Cap 2 - TT Phat trien - Khoi CNTT)" w:date="2026-09-22T10:38:00Z" w16du:dateUtc="2026-09-22T03:38:00Z">
            <w:r>
              <w:rPr>
                <w:noProof/>
                <w:webHidden/>
              </w:rPr>
              <w:fldChar w:fldCharType="separate"/>
            </w:r>
          </w:ins>
          <w:ins w:id="41" w:author="Quan Tran Duc (CV Phat trien Core Cap 2 - TT Phat trien - Khoi CNTT)" w:date="2026-09-22T11:11:00Z" w16du:dateUtc="2026-09-22T04:11:00Z">
            <w:r w:rsidR="008F75FA">
              <w:rPr>
                <w:noProof/>
                <w:webHidden/>
              </w:rPr>
              <w:t>9</w:t>
            </w:r>
          </w:ins>
          <w:ins w:id="4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2732888A" w14:textId="32D5C55F" w:rsidR="00766D2B" w:rsidRDefault="00766D2B">
          <w:pPr>
            <w:pStyle w:val="TOC3"/>
            <w:tabs>
              <w:tab w:val="left" w:pos="1320"/>
              <w:tab w:val="right" w:leader="dot" w:pos="9347"/>
            </w:tabs>
            <w:rPr>
              <w:ins w:id="4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4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"_Toc240965944"</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2.1.2</w:t>
            </w:r>
            <w:r>
              <w:rPr>
                <w:rFonts w:asciiTheme="minorHAnsi" w:eastAsiaTheme="minorEastAsia" w:hAnsiTheme="minorHAnsi" w:cstheme="minorBidi"/>
                <w:i w:val="0"/>
                <w:noProof/>
                <w:kern w:val="2"/>
                <w:szCs w:val="24"/>
                <w14:ligatures w14:val="standardContextual"/>
              </w:rPr>
              <w:tab/>
            </w:r>
            <w:r w:rsidRPr="005841CB">
              <w:rPr>
                <w:rStyle w:val="Hyperlink"/>
                <w:noProof/>
              </w:rPr>
              <w:t>Push Provisioning</w:t>
            </w:r>
            <w:r>
              <w:rPr>
                <w:noProof/>
                <w:webHidden/>
              </w:rPr>
              <w:tab/>
            </w:r>
            <w:r>
              <w:rPr>
                <w:noProof/>
                <w:webHidden/>
              </w:rPr>
              <w:fldChar w:fldCharType="begin"/>
            </w:r>
            <w:r>
              <w:rPr>
                <w:noProof/>
                <w:webHidden/>
              </w:rPr>
              <w:instrText xml:space="preserve"> PAGEREF _Toc240965944 \h </w:instrText>
            </w:r>
          </w:ins>
          <w:r>
            <w:rPr>
              <w:noProof/>
              <w:webHidden/>
            </w:rPr>
          </w:r>
          <w:ins w:id="45" w:author="Quan Tran Duc (CV Phat trien Core Cap 2 - TT Phat trien - Khoi CNTT)" w:date="2026-09-22T10:38:00Z" w16du:dateUtc="2026-09-22T03:38:00Z">
            <w:r>
              <w:rPr>
                <w:noProof/>
                <w:webHidden/>
              </w:rPr>
              <w:fldChar w:fldCharType="separate"/>
            </w:r>
          </w:ins>
          <w:ins w:id="46" w:author="Quan Tran Duc (CV Phat trien Core Cap 2 - TT Phat trien - Khoi CNTT)" w:date="2026-09-22T11:11:00Z" w16du:dateUtc="2026-09-22T04:11:00Z">
            <w:r w:rsidR="008F75FA">
              <w:rPr>
                <w:noProof/>
                <w:webHidden/>
              </w:rPr>
              <w:t>12</w:t>
            </w:r>
          </w:ins>
          <w:ins w:id="4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58ACCF74" w14:textId="2DEE96DB" w:rsidR="00766D2B" w:rsidRDefault="00766D2B">
          <w:pPr>
            <w:pStyle w:val="TOC3"/>
            <w:tabs>
              <w:tab w:val="left" w:pos="1320"/>
              <w:tab w:val="right" w:leader="dot" w:pos="9347"/>
            </w:tabs>
            <w:rPr>
              <w:ins w:id="4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4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"_Toc240965945"</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2.1.3</w:t>
            </w:r>
            <w:r>
              <w:rPr>
                <w:rFonts w:asciiTheme="minorHAnsi" w:eastAsiaTheme="minorEastAsia" w:hAnsiTheme="minorHAnsi" w:cstheme="minorBidi"/>
                <w:i w:val="0"/>
                <w:noProof/>
                <w:kern w:val="2"/>
                <w:szCs w:val="24"/>
                <w14:ligatures w14:val="standardContextual"/>
              </w:rPr>
              <w:tab/>
            </w:r>
            <w:r w:rsidRPr="005841CB">
              <w:rPr>
                <w:rStyle w:val="Hyperlink"/>
                <w:noProof/>
              </w:rPr>
              <w:t>Token Update webhook</w:t>
            </w:r>
            <w:r>
              <w:rPr>
                <w:noProof/>
                <w:webHidden/>
              </w:rPr>
              <w:tab/>
            </w:r>
            <w:r>
              <w:rPr>
                <w:noProof/>
                <w:webHidden/>
              </w:rPr>
              <w:fldChar w:fldCharType="begin"/>
            </w:r>
            <w:r>
              <w:rPr>
                <w:noProof/>
                <w:webHidden/>
              </w:rPr>
              <w:instrText xml:space="preserve"> PAGEREF _Toc240965945 \h </w:instrText>
            </w:r>
          </w:ins>
          <w:r>
            <w:rPr>
              <w:noProof/>
              <w:webHidden/>
            </w:rPr>
          </w:r>
          <w:ins w:id="50" w:author="Quan Tran Duc (CV Phat trien Core Cap 2 - TT Phat trien - Khoi CNTT)" w:date="2026-09-22T10:38:00Z" w16du:dateUtc="2026-09-22T03:38:00Z">
            <w:r>
              <w:rPr>
                <w:noProof/>
                <w:webHidden/>
              </w:rPr>
              <w:fldChar w:fldCharType="separate"/>
            </w:r>
          </w:ins>
          <w:ins w:id="51" w:author="Quan Tran Duc (CV Phat trien Core Cap 2 - TT Phat trien - Khoi CNTT)" w:date="2026-09-22T11:11:00Z" w16du:dateUtc="2026-09-22T04:11:00Z">
            <w:r w:rsidR="008F75FA">
              <w:rPr>
                <w:noProof/>
                <w:webHidden/>
              </w:rPr>
              <w:t>14</w:t>
            </w:r>
          </w:ins>
          <w:ins w:id="5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789F6D41" w14:textId="5E2A6220" w:rsidR="00766D2B" w:rsidRDefault="00766D2B">
          <w:pPr>
            <w:pStyle w:val="TOC3"/>
            <w:tabs>
              <w:tab w:val="left" w:pos="1320"/>
              <w:tab w:val="right" w:leader="dot" w:pos="9347"/>
            </w:tabs>
            <w:rPr>
              <w:ins w:id="5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5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"_Toc240965946"</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2.1.4</w:t>
            </w:r>
            <w:r>
              <w:rPr>
                <w:rFonts w:asciiTheme="minorHAnsi" w:eastAsiaTheme="minorEastAsia" w:hAnsiTheme="minorHAnsi" w:cstheme="minorBidi"/>
                <w:i w:val="0"/>
                <w:noProof/>
                <w:kern w:val="2"/>
                <w:szCs w:val="24"/>
                <w14:ligatures w14:val="standardContextual"/>
              </w:rPr>
              <w:tab/>
            </w:r>
            <w:r w:rsidRPr="005841CB">
              <w:rPr>
                <w:rStyle w:val="Hyperlink"/>
                <w:noProof/>
              </w:rPr>
              <w:t>Token Update từ SmartVista</w:t>
            </w:r>
            <w:r>
              <w:rPr>
                <w:noProof/>
                <w:webHidden/>
              </w:rPr>
              <w:tab/>
            </w:r>
            <w:r>
              <w:rPr>
                <w:noProof/>
                <w:webHidden/>
              </w:rPr>
              <w:fldChar w:fldCharType="begin"/>
            </w:r>
            <w:r>
              <w:rPr>
                <w:noProof/>
                <w:webHidden/>
              </w:rPr>
              <w:instrText xml:space="preserve"> PAGEREF _Toc240965946 \h </w:instrText>
            </w:r>
          </w:ins>
          <w:r>
            <w:rPr>
              <w:noProof/>
              <w:webHidden/>
            </w:rPr>
          </w:r>
          <w:ins w:id="55" w:author="Quan Tran Duc (CV Phat trien Core Cap 2 - TT Phat trien - Khoi CNTT)" w:date="2026-09-22T10:38:00Z" w16du:dateUtc="2026-09-22T03:38:00Z">
            <w:r>
              <w:rPr>
                <w:noProof/>
                <w:webHidden/>
              </w:rPr>
              <w:fldChar w:fldCharType="separate"/>
            </w:r>
          </w:ins>
          <w:ins w:id="56" w:author="Quan Tran Duc (CV Phat trien Core Cap 2 - TT Phat trien - Khoi CNTT)" w:date="2026-09-22T11:11:00Z" w16du:dateUtc="2026-09-22T04:11:00Z">
            <w:r w:rsidR="008F75FA">
              <w:rPr>
                <w:noProof/>
                <w:webHidden/>
              </w:rPr>
              <w:t>16</w:t>
            </w:r>
          </w:ins>
          <w:ins w:id="5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172F47D5" w14:textId="69E264A7" w:rsidR="00766D2B" w:rsidRDefault="00766D2B">
          <w:pPr>
            <w:pStyle w:val="TOC2"/>
            <w:tabs>
              <w:tab w:val="left" w:pos="880"/>
              <w:tab w:val="right" w:leader="dot" w:pos="9347"/>
            </w:tabs>
            <w:rPr>
              <w:ins w:id="58"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5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"_Toc240965947"</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2.2</w:t>
            </w:r>
            <w:r>
              <w:rPr>
                <w:rFonts w:asciiTheme="minorHAnsi" w:eastAsiaTheme="minorEastAsia" w:hAnsiTheme="minorHAnsi" w:cstheme="minorBidi"/>
                <w:noProof/>
                <w:kern w:val="2"/>
                <w:szCs w:val="24"/>
                <w14:ligatures w14:val="standardContextual"/>
              </w:rPr>
              <w:tab/>
            </w:r>
            <w:r w:rsidRPr="005841CB">
              <w:rPr>
                <w:rStyle w:val="Hyperlink"/>
                <w:noProof/>
              </w:rPr>
              <w:t>Services</w:t>
            </w:r>
            <w:r>
              <w:rPr>
                <w:noProof/>
                <w:webHidden/>
              </w:rPr>
              <w:tab/>
            </w:r>
            <w:r>
              <w:rPr>
                <w:noProof/>
                <w:webHidden/>
              </w:rPr>
              <w:fldChar w:fldCharType="begin"/>
            </w:r>
            <w:r>
              <w:rPr>
                <w:noProof/>
                <w:webHidden/>
              </w:rPr>
              <w:instrText xml:space="preserve"> PAGEREF _Toc240965947 \h </w:instrText>
            </w:r>
          </w:ins>
          <w:r>
            <w:rPr>
              <w:noProof/>
              <w:webHidden/>
            </w:rPr>
          </w:r>
          <w:ins w:id="60" w:author="Quan Tran Duc (CV Phat trien Core Cap 2 - TT Phat trien - Khoi CNTT)" w:date="2026-09-22T10:38:00Z" w16du:dateUtc="2026-09-22T03:38:00Z">
            <w:r>
              <w:rPr>
                <w:noProof/>
                <w:webHidden/>
              </w:rPr>
              <w:fldChar w:fldCharType="separate"/>
            </w:r>
          </w:ins>
          <w:ins w:id="61" w:author="Quan Tran Duc (CV Phat trien Core Cap 2 - TT Phat trien - Khoi CNTT)" w:date="2026-09-22T11:11:00Z" w16du:dateUtc="2026-09-22T04:11:00Z">
            <w:r w:rsidR="008F75FA">
              <w:rPr>
                <w:noProof/>
                <w:webHidden/>
              </w:rPr>
              <w:t>25</w:t>
            </w:r>
          </w:ins>
          <w:ins w:id="6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0BE37B8B" w14:textId="7FC1AB51" w:rsidR="00766D2B" w:rsidRDefault="00766D2B">
          <w:pPr>
            <w:pStyle w:val="TOC3"/>
            <w:tabs>
              <w:tab w:val="left" w:pos="1320"/>
              <w:tab w:val="right" w:leader="dot" w:pos="9347"/>
            </w:tabs>
            <w:rPr>
              <w:ins w:id="6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6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"_Toc240965948"</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2.2.1</w:t>
            </w:r>
            <w:r>
              <w:rPr>
                <w:rFonts w:asciiTheme="minorHAnsi" w:eastAsiaTheme="minorEastAsia" w:hAnsiTheme="minorHAnsi" w:cstheme="minorBidi"/>
                <w:i w:val="0"/>
                <w:noProof/>
                <w:kern w:val="2"/>
                <w:szCs w:val="24"/>
                <w14:ligatures w14:val="standardContextual"/>
              </w:rPr>
              <w:tab/>
            </w:r>
            <w:r w:rsidRPr="005841CB">
              <w:rPr>
                <w:rStyle w:val="Hyperlink"/>
                <w:noProof/>
              </w:rPr>
              <w:t>API Gateway</w:t>
            </w:r>
            <w:r>
              <w:rPr>
                <w:noProof/>
                <w:webHidden/>
              </w:rPr>
              <w:tab/>
            </w:r>
            <w:r>
              <w:rPr>
                <w:noProof/>
                <w:webHidden/>
              </w:rPr>
              <w:fldChar w:fldCharType="begin"/>
            </w:r>
            <w:r>
              <w:rPr>
                <w:noProof/>
                <w:webHidden/>
              </w:rPr>
              <w:instrText xml:space="preserve"> PAGEREF _Toc240965948 \h </w:instrText>
            </w:r>
          </w:ins>
          <w:r>
            <w:rPr>
              <w:noProof/>
              <w:webHidden/>
            </w:rPr>
          </w:r>
          <w:ins w:id="65" w:author="Quan Tran Duc (CV Phat trien Core Cap 2 - TT Phat trien - Khoi CNTT)" w:date="2026-09-22T10:38:00Z" w16du:dateUtc="2026-09-22T03:38:00Z">
            <w:r>
              <w:rPr>
                <w:noProof/>
                <w:webHidden/>
              </w:rPr>
              <w:fldChar w:fldCharType="separate"/>
            </w:r>
          </w:ins>
          <w:ins w:id="66" w:author="Quan Tran Duc (CV Phat trien Core Cap 2 - TT Phat trien - Khoi CNTT)" w:date="2026-09-22T11:11:00Z" w16du:dateUtc="2026-09-22T04:11:00Z">
            <w:r w:rsidR="008F75FA">
              <w:rPr>
                <w:noProof/>
                <w:webHidden/>
              </w:rPr>
              <w:t>25</w:t>
            </w:r>
          </w:ins>
          <w:ins w:id="6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310729B6" w14:textId="0EE65F4E" w:rsidR="00766D2B" w:rsidRDefault="00766D2B">
          <w:pPr>
            <w:pStyle w:val="TOC3"/>
            <w:tabs>
              <w:tab w:val="left" w:pos="1320"/>
              <w:tab w:val="right" w:leader="dot" w:pos="9347"/>
            </w:tabs>
            <w:rPr>
              <w:ins w:id="6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6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"_Toc240965949"</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2.2.2</w:t>
            </w:r>
            <w:r>
              <w:rPr>
                <w:rFonts w:asciiTheme="minorHAnsi" w:eastAsiaTheme="minorEastAsia" w:hAnsiTheme="minorHAnsi" w:cstheme="minorBidi"/>
                <w:i w:val="0"/>
                <w:noProof/>
                <w:kern w:val="2"/>
                <w:szCs w:val="24"/>
                <w14:ligatures w14:val="standardContextual"/>
              </w:rPr>
              <w:tab/>
            </w:r>
            <w:r w:rsidRPr="005841CB">
              <w:rPr>
                <w:rStyle w:val="Hyperlink"/>
                <w:noProof/>
              </w:rPr>
              <w:t>Token Provision</w:t>
            </w:r>
            <w:r>
              <w:rPr>
                <w:noProof/>
                <w:webHidden/>
              </w:rPr>
              <w:tab/>
            </w:r>
            <w:r>
              <w:rPr>
                <w:noProof/>
                <w:webHidden/>
              </w:rPr>
              <w:fldChar w:fldCharType="begin"/>
            </w:r>
            <w:r>
              <w:rPr>
                <w:noProof/>
                <w:webHidden/>
              </w:rPr>
              <w:instrText xml:space="preserve"> PAGEREF _Toc240965949 \h </w:instrText>
            </w:r>
          </w:ins>
          <w:r>
            <w:rPr>
              <w:noProof/>
              <w:webHidden/>
            </w:rPr>
          </w:r>
          <w:ins w:id="70" w:author="Quan Tran Duc (CV Phat trien Core Cap 2 - TT Phat trien - Khoi CNTT)" w:date="2026-09-22T10:38:00Z" w16du:dateUtc="2026-09-22T03:38:00Z">
            <w:r>
              <w:rPr>
                <w:noProof/>
                <w:webHidden/>
              </w:rPr>
              <w:fldChar w:fldCharType="separate"/>
            </w:r>
          </w:ins>
          <w:ins w:id="71" w:author="Quan Tran Duc (CV Phat trien Core Cap 2 - TT Phat trien - Khoi CNTT)" w:date="2026-09-22T11:11:00Z" w16du:dateUtc="2026-09-22T04:11:00Z">
            <w:r w:rsidR="008F75FA">
              <w:rPr>
                <w:noProof/>
                <w:webHidden/>
              </w:rPr>
              <w:t>25</w:t>
            </w:r>
          </w:ins>
          <w:ins w:id="7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7AD7F704" w14:textId="3C330EEA" w:rsidR="00766D2B" w:rsidRDefault="00766D2B">
          <w:pPr>
            <w:pStyle w:val="TOC3"/>
            <w:tabs>
              <w:tab w:val="left" w:pos="1320"/>
              <w:tab w:val="right" w:leader="dot" w:pos="9347"/>
            </w:tabs>
            <w:rPr>
              <w:ins w:id="7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7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"_Toc240965950"</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2.2.3</w:t>
            </w:r>
            <w:r>
              <w:rPr>
                <w:rFonts w:asciiTheme="minorHAnsi" w:eastAsiaTheme="minorEastAsia" w:hAnsiTheme="minorHAnsi" w:cstheme="minorBidi"/>
                <w:i w:val="0"/>
                <w:noProof/>
                <w:kern w:val="2"/>
                <w:szCs w:val="24"/>
                <w14:ligatures w14:val="standardContextual"/>
              </w:rPr>
              <w:tab/>
            </w:r>
            <w:r w:rsidRPr="005841CB">
              <w:rPr>
                <w:rStyle w:val="Hyperlink"/>
                <w:noProof/>
              </w:rPr>
              <w:t>Token Manager</w:t>
            </w:r>
            <w:r>
              <w:rPr>
                <w:noProof/>
                <w:webHidden/>
              </w:rPr>
              <w:tab/>
            </w:r>
            <w:r>
              <w:rPr>
                <w:noProof/>
                <w:webHidden/>
              </w:rPr>
              <w:fldChar w:fldCharType="begin"/>
            </w:r>
            <w:r>
              <w:rPr>
                <w:noProof/>
                <w:webHidden/>
              </w:rPr>
              <w:instrText xml:space="preserve"> PAGEREF _Toc240965950 \h </w:instrText>
            </w:r>
          </w:ins>
          <w:r>
            <w:rPr>
              <w:noProof/>
              <w:webHidden/>
            </w:rPr>
          </w:r>
          <w:ins w:id="75" w:author="Quan Tran Duc (CV Phat trien Core Cap 2 - TT Phat trien - Khoi CNTT)" w:date="2026-09-22T10:38:00Z" w16du:dateUtc="2026-09-22T03:38:00Z">
            <w:r>
              <w:rPr>
                <w:noProof/>
                <w:webHidden/>
              </w:rPr>
              <w:fldChar w:fldCharType="separate"/>
            </w:r>
          </w:ins>
          <w:ins w:id="76" w:author="Quan Tran Duc (CV Phat trien Core Cap 2 - TT Phat trien - Khoi CNTT)" w:date="2026-09-22T11:11:00Z" w16du:dateUtc="2026-09-22T04:11:00Z">
            <w:r w:rsidR="008F75FA">
              <w:rPr>
                <w:noProof/>
                <w:webHidden/>
              </w:rPr>
              <w:t>40</w:t>
            </w:r>
          </w:ins>
          <w:ins w:id="7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4A2C54BB" w14:textId="7CA6DA11" w:rsidR="00766D2B" w:rsidRDefault="00766D2B">
          <w:pPr>
            <w:pStyle w:val="TOC3"/>
            <w:tabs>
              <w:tab w:val="left" w:pos="1320"/>
              <w:tab w:val="right" w:leader="dot" w:pos="9347"/>
            </w:tabs>
            <w:rPr>
              <w:ins w:id="7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7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"_Toc240965951"</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2.2.4</w:t>
            </w:r>
            <w:r>
              <w:rPr>
                <w:rFonts w:asciiTheme="minorHAnsi" w:eastAsiaTheme="minorEastAsia" w:hAnsiTheme="minorHAnsi" w:cstheme="minorBidi"/>
                <w:i w:val="0"/>
                <w:noProof/>
                <w:kern w:val="2"/>
                <w:szCs w:val="24"/>
                <w14:ligatures w14:val="standardContextual"/>
              </w:rPr>
              <w:tab/>
            </w:r>
            <w:r w:rsidRPr="005841CB">
              <w:rPr>
                <w:rStyle w:val="Hyperlink"/>
                <w:noProof/>
              </w:rPr>
              <w:t>Decision Engine</w:t>
            </w:r>
            <w:r>
              <w:rPr>
                <w:noProof/>
                <w:webHidden/>
              </w:rPr>
              <w:tab/>
            </w:r>
            <w:r>
              <w:rPr>
                <w:noProof/>
                <w:webHidden/>
              </w:rPr>
              <w:fldChar w:fldCharType="begin"/>
            </w:r>
            <w:r>
              <w:rPr>
                <w:noProof/>
                <w:webHidden/>
              </w:rPr>
              <w:instrText xml:space="preserve"> PAGEREF _Toc240965951 \h </w:instrText>
            </w:r>
          </w:ins>
          <w:r>
            <w:rPr>
              <w:noProof/>
              <w:webHidden/>
            </w:rPr>
          </w:r>
          <w:ins w:id="80" w:author="Quan Tran Duc (CV Phat trien Core Cap 2 - TT Phat trien - Khoi CNTT)" w:date="2026-09-22T10:38:00Z" w16du:dateUtc="2026-09-22T03:38:00Z">
            <w:r>
              <w:rPr>
                <w:noProof/>
                <w:webHidden/>
              </w:rPr>
              <w:fldChar w:fldCharType="separate"/>
            </w:r>
          </w:ins>
          <w:ins w:id="81" w:author="Quan Tran Duc (CV Phat trien Core Cap 2 - TT Phat trien - Khoi CNTT)" w:date="2026-09-22T11:11:00Z" w16du:dateUtc="2026-09-22T04:11:00Z">
            <w:r w:rsidR="008F75FA">
              <w:rPr>
                <w:noProof/>
                <w:webHidden/>
              </w:rPr>
              <w:t>52</w:t>
            </w:r>
          </w:ins>
          <w:ins w:id="8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21BB6293" w14:textId="6FC7A03A" w:rsidR="00766D2B" w:rsidRDefault="00766D2B">
          <w:pPr>
            <w:pStyle w:val="TOC3"/>
            <w:tabs>
              <w:tab w:val="left" w:pos="1320"/>
              <w:tab w:val="right" w:leader="dot" w:pos="9347"/>
            </w:tabs>
            <w:rPr>
              <w:ins w:id="8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8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"_Toc240965952"</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2.2.5</w:t>
            </w:r>
            <w:r>
              <w:rPr>
                <w:rFonts w:asciiTheme="minorHAnsi" w:eastAsiaTheme="minorEastAsia" w:hAnsiTheme="minorHAnsi" w:cstheme="minorBidi"/>
                <w:i w:val="0"/>
                <w:noProof/>
                <w:kern w:val="2"/>
                <w:szCs w:val="24"/>
                <w14:ligatures w14:val="standardContextual"/>
              </w:rPr>
              <w:tab/>
            </w:r>
            <w:r w:rsidRPr="005841CB">
              <w:rPr>
                <w:rStyle w:val="Hyperlink"/>
                <w:noProof/>
              </w:rPr>
              <w:t>Rule Validator</w:t>
            </w:r>
            <w:r>
              <w:rPr>
                <w:noProof/>
                <w:webHidden/>
              </w:rPr>
              <w:tab/>
            </w:r>
            <w:r>
              <w:rPr>
                <w:noProof/>
                <w:webHidden/>
              </w:rPr>
              <w:fldChar w:fldCharType="begin"/>
            </w:r>
            <w:r>
              <w:rPr>
                <w:noProof/>
                <w:webHidden/>
              </w:rPr>
              <w:instrText xml:space="preserve"> PAGEREF _Toc240965952 \h </w:instrText>
            </w:r>
          </w:ins>
          <w:r>
            <w:rPr>
              <w:noProof/>
              <w:webHidden/>
            </w:rPr>
          </w:r>
          <w:ins w:id="85" w:author="Quan Tran Duc (CV Phat trien Core Cap 2 - TT Phat trien - Khoi CNTT)" w:date="2026-09-22T10:38:00Z" w16du:dateUtc="2026-09-22T03:38:00Z">
            <w:r>
              <w:rPr>
                <w:noProof/>
                <w:webHidden/>
              </w:rPr>
              <w:fldChar w:fldCharType="separate"/>
            </w:r>
          </w:ins>
          <w:ins w:id="86" w:author="Quan Tran Duc (CV Phat trien Core Cap 2 - TT Phat trien - Khoi CNTT)" w:date="2026-09-22T11:11:00Z" w16du:dateUtc="2026-09-22T04:11:00Z">
            <w:r w:rsidR="008F75FA">
              <w:rPr>
                <w:noProof/>
                <w:webHidden/>
              </w:rPr>
              <w:t>59</w:t>
            </w:r>
          </w:ins>
          <w:ins w:id="8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2CC176AC" w14:textId="2ABD0E90" w:rsidR="00766D2B" w:rsidRDefault="00766D2B">
          <w:pPr>
            <w:pStyle w:val="TOC3"/>
            <w:tabs>
              <w:tab w:val="left" w:pos="1320"/>
              <w:tab w:val="right" w:leader="dot" w:pos="9347"/>
            </w:tabs>
            <w:rPr>
              <w:ins w:id="8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8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"_Toc240965953"</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2.2.6</w:t>
            </w:r>
            <w:r>
              <w:rPr>
                <w:rFonts w:asciiTheme="minorHAnsi" w:eastAsiaTheme="minorEastAsia" w:hAnsiTheme="minorHAnsi" w:cstheme="minorBidi"/>
                <w:i w:val="0"/>
                <w:noProof/>
                <w:kern w:val="2"/>
                <w:szCs w:val="24"/>
                <w14:ligatures w14:val="standardContextual"/>
              </w:rPr>
              <w:tab/>
            </w:r>
            <w:r w:rsidRPr="005841CB">
              <w:rPr>
                <w:rStyle w:val="Hyperlink"/>
                <w:noProof/>
              </w:rPr>
              <w:t>Event</w:t>
            </w:r>
            <w:r>
              <w:rPr>
                <w:noProof/>
                <w:webHidden/>
              </w:rPr>
              <w:tab/>
            </w:r>
            <w:r>
              <w:rPr>
                <w:noProof/>
                <w:webHidden/>
              </w:rPr>
              <w:fldChar w:fldCharType="begin"/>
            </w:r>
            <w:r>
              <w:rPr>
                <w:noProof/>
                <w:webHidden/>
              </w:rPr>
              <w:instrText xml:space="preserve"> PAGEREF _Toc240965953 \h </w:instrText>
            </w:r>
          </w:ins>
          <w:r>
            <w:rPr>
              <w:noProof/>
              <w:webHidden/>
            </w:rPr>
          </w:r>
          <w:ins w:id="90" w:author="Quan Tran Duc (CV Phat trien Core Cap 2 - TT Phat trien - Khoi CNTT)" w:date="2026-09-22T10:38:00Z" w16du:dateUtc="2026-09-22T03:38:00Z">
            <w:r>
              <w:rPr>
                <w:noProof/>
                <w:webHidden/>
              </w:rPr>
              <w:fldChar w:fldCharType="separate"/>
            </w:r>
          </w:ins>
          <w:ins w:id="91" w:author="Quan Tran Duc (CV Phat trien Core Cap 2 - TT Phat trien - Khoi CNTT)" w:date="2026-09-22T11:11:00Z" w16du:dateUtc="2026-09-22T04:11:00Z">
            <w:r w:rsidR="008F75FA">
              <w:rPr>
                <w:noProof/>
                <w:webHidden/>
              </w:rPr>
              <w:t>62</w:t>
            </w:r>
          </w:ins>
          <w:ins w:id="9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14F27316" w14:textId="21BAF6E0" w:rsidR="00766D2B" w:rsidRDefault="00766D2B">
          <w:pPr>
            <w:pStyle w:val="TOC3"/>
            <w:tabs>
              <w:tab w:val="left" w:pos="1320"/>
              <w:tab w:val="right" w:leader="dot" w:pos="9347"/>
            </w:tabs>
            <w:rPr>
              <w:ins w:id="9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9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"_Toc240965954"</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2.2.7</w:t>
            </w:r>
            <w:r>
              <w:rPr>
                <w:rFonts w:asciiTheme="minorHAnsi" w:eastAsiaTheme="minorEastAsia" w:hAnsiTheme="minorHAnsi" w:cstheme="minorBidi"/>
                <w:i w:val="0"/>
                <w:noProof/>
                <w:kern w:val="2"/>
                <w:szCs w:val="24"/>
                <w14:ligatures w14:val="standardContextual"/>
              </w:rPr>
              <w:tab/>
            </w:r>
            <w:r w:rsidRPr="005841CB">
              <w:rPr>
                <w:rStyle w:val="Hyperlink"/>
                <w:noProof/>
              </w:rPr>
              <w:t>Notification</w:t>
            </w:r>
            <w:r>
              <w:rPr>
                <w:noProof/>
                <w:webHidden/>
              </w:rPr>
              <w:tab/>
            </w:r>
            <w:r>
              <w:rPr>
                <w:noProof/>
                <w:webHidden/>
              </w:rPr>
              <w:fldChar w:fldCharType="begin"/>
            </w:r>
            <w:r>
              <w:rPr>
                <w:noProof/>
                <w:webHidden/>
              </w:rPr>
              <w:instrText xml:space="preserve"> PAGEREF _Toc240965954 \h </w:instrText>
            </w:r>
          </w:ins>
          <w:r>
            <w:rPr>
              <w:noProof/>
              <w:webHidden/>
            </w:rPr>
          </w:r>
          <w:ins w:id="95" w:author="Quan Tran Duc (CV Phat trien Core Cap 2 - TT Phat trien - Khoi CNTT)" w:date="2026-09-22T10:38:00Z" w16du:dateUtc="2026-09-22T03:38:00Z">
            <w:r>
              <w:rPr>
                <w:noProof/>
                <w:webHidden/>
              </w:rPr>
              <w:fldChar w:fldCharType="separate"/>
            </w:r>
          </w:ins>
          <w:ins w:id="96" w:author="Quan Tran Duc (CV Phat trien Core Cap 2 - TT Phat trien - Khoi CNTT)" w:date="2026-09-22T11:11:00Z" w16du:dateUtc="2026-09-22T04:11:00Z">
            <w:r w:rsidR="008F75FA">
              <w:rPr>
                <w:noProof/>
                <w:webHidden/>
              </w:rPr>
              <w:t>66</w:t>
            </w:r>
          </w:ins>
          <w:ins w:id="9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3435DB39" w14:textId="68911EF1" w:rsidR="00766D2B" w:rsidRDefault="00766D2B">
          <w:pPr>
            <w:pStyle w:val="TOC2"/>
            <w:tabs>
              <w:tab w:val="left" w:pos="880"/>
              <w:tab w:val="right" w:leader="dot" w:pos="9347"/>
            </w:tabs>
            <w:rPr>
              <w:ins w:id="98"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9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"_Toc240965955"</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2.3</w:t>
            </w:r>
            <w:r>
              <w:rPr>
                <w:rFonts w:asciiTheme="minorHAnsi" w:eastAsiaTheme="minorEastAsia" w:hAnsiTheme="minorHAnsi" w:cstheme="minorBidi"/>
                <w:noProof/>
                <w:kern w:val="2"/>
                <w:szCs w:val="24"/>
                <w14:ligatures w14:val="standardContextual"/>
              </w:rPr>
              <w:tab/>
            </w:r>
            <w:r w:rsidRPr="005841CB">
              <w:rPr>
                <w:rStyle w:val="Hyperlink"/>
                <w:noProof/>
              </w:rPr>
              <w:t>Database</w:t>
            </w:r>
            <w:r>
              <w:rPr>
                <w:noProof/>
                <w:webHidden/>
              </w:rPr>
              <w:tab/>
            </w:r>
            <w:r>
              <w:rPr>
                <w:noProof/>
                <w:webHidden/>
              </w:rPr>
              <w:fldChar w:fldCharType="begin"/>
            </w:r>
            <w:r>
              <w:rPr>
                <w:noProof/>
                <w:webHidden/>
              </w:rPr>
              <w:instrText xml:space="preserve"> PAGEREF _Toc240965955 \h </w:instrText>
            </w:r>
          </w:ins>
          <w:r>
            <w:rPr>
              <w:noProof/>
              <w:webHidden/>
            </w:rPr>
          </w:r>
          <w:ins w:id="100" w:author="Quan Tran Duc (CV Phat trien Core Cap 2 - TT Phat trien - Khoi CNTT)" w:date="2026-09-22T10:38:00Z" w16du:dateUtc="2026-09-22T03:38:00Z">
            <w:r>
              <w:rPr>
                <w:noProof/>
                <w:webHidden/>
              </w:rPr>
              <w:fldChar w:fldCharType="separate"/>
            </w:r>
          </w:ins>
          <w:ins w:id="101" w:author="Quan Tran Duc (CV Phat trien Core Cap 2 - TT Phat trien - Khoi CNTT)" w:date="2026-09-22T11:11:00Z" w16du:dateUtc="2026-09-22T04:11:00Z">
            <w:r w:rsidR="008F75FA">
              <w:rPr>
                <w:noProof/>
                <w:webHidden/>
              </w:rPr>
              <w:t>75</w:t>
            </w:r>
          </w:ins>
          <w:ins w:id="10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1127F772" w14:textId="604FAF5E" w:rsidR="00766D2B" w:rsidRDefault="00766D2B">
          <w:pPr>
            <w:pStyle w:val="TOC3"/>
            <w:tabs>
              <w:tab w:val="left" w:pos="1320"/>
              <w:tab w:val="right" w:leader="dot" w:pos="9347"/>
            </w:tabs>
            <w:rPr>
              <w:ins w:id="10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10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"_Toc240965956"</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2.3.1</w:t>
            </w:r>
            <w:r>
              <w:rPr>
                <w:rFonts w:asciiTheme="minorHAnsi" w:eastAsiaTheme="minorEastAsia" w:hAnsiTheme="minorHAnsi" w:cstheme="minorBidi"/>
                <w:i w:val="0"/>
                <w:noProof/>
                <w:kern w:val="2"/>
                <w:szCs w:val="24"/>
                <w14:ligatures w14:val="standardContextual"/>
              </w:rPr>
              <w:tab/>
            </w:r>
            <w:r w:rsidRPr="005841CB">
              <w:rPr>
                <w:rStyle w:val="Hyperlink"/>
                <w:noProof/>
              </w:rPr>
              <w:t>Bảng</w:t>
            </w:r>
            <w:r>
              <w:rPr>
                <w:noProof/>
                <w:webHidden/>
              </w:rPr>
              <w:tab/>
            </w:r>
            <w:r>
              <w:rPr>
                <w:noProof/>
                <w:webHidden/>
              </w:rPr>
              <w:fldChar w:fldCharType="begin"/>
            </w:r>
            <w:r>
              <w:rPr>
                <w:noProof/>
                <w:webHidden/>
              </w:rPr>
              <w:instrText xml:space="preserve"> PAGEREF _Toc240965956 \h </w:instrText>
            </w:r>
          </w:ins>
          <w:r>
            <w:rPr>
              <w:noProof/>
              <w:webHidden/>
            </w:rPr>
          </w:r>
          <w:ins w:id="105" w:author="Quan Tran Duc (CV Phat trien Core Cap 2 - TT Phat trien - Khoi CNTT)" w:date="2026-09-22T10:38:00Z" w16du:dateUtc="2026-09-22T03:38:00Z">
            <w:r>
              <w:rPr>
                <w:noProof/>
                <w:webHidden/>
              </w:rPr>
              <w:fldChar w:fldCharType="separate"/>
            </w:r>
          </w:ins>
          <w:ins w:id="106" w:author="Quan Tran Duc (CV Phat trien Core Cap 2 - TT Phat trien - Khoi CNTT)" w:date="2026-09-22T11:11:00Z" w16du:dateUtc="2026-09-22T04:11:00Z">
            <w:r w:rsidR="008F75FA">
              <w:rPr>
                <w:noProof/>
                <w:webHidden/>
              </w:rPr>
              <w:t>75</w:t>
            </w:r>
          </w:ins>
          <w:ins w:id="10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454C8CCE" w14:textId="7AF62A83" w:rsidR="00766D2B" w:rsidRDefault="00766D2B">
          <w:pPr>
            <w:pStyle w:val="TOC3"/>
            <w:tabs>
              <w:tab w:val="left" w:pos="1320"/>
              <w:tab w:val="right" w:leader="dot" w:pos="9347"/>
            </w:tabs>
            <w:rPr>
              <w:ins w:id="10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10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"_Toc240965957"</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2.3.2</w:t>
            </w:r>
            <w:r>
              <w:rPr>
                <w:rFonts w:asciiTheme="minorHAnsi" w:eastAsiaTheme="minorEastAsia" w:hAnsiTheme="minorHAnsi" w:cstheme="minorBidi"/>
                <w:i w:val="0"/>
                <w:noProof/>
                <w:kern w:val="2"/>
                <w:szCs w:val="24"/>
                <w14:ligatures w14:val="standardContextual"/>
              </w:rPr>
              <w:tab/>
            </w:r>
            <w:r w:rsidRPr="005841CB">
              <w:rPr>
                <w:rStyle w:val="Hyperlink"/>
                <w:noProof/>
              </w:rPr>
              <w:t>Thủ tục</w:t>
            </w:r>
            <w:r>
              <w:rPr>
                <w:noProof/>
                <w:webHidden/>
              </w:rPr>
              <w:tab/>
            </w:r>
            <w:r>
              <w:rPr>
                <w:noProof/>
                <w:webHidden/>
              </w:rPr>
              <w:fldChar w:fldCharType="begin"/>
            </w:r>
            <w:r>
              <w:rPr>
                <w:noProof/>
                <w:webHidden/>
              </w:rPr>
              <w:instrText xml:space="preserve"> PAGEREF _Toc240965957 \h </w:instrText>
            </w:r>
          </w:ins>
          <w:r>
            <w:rPr>
              <w:noProof/>
              <w:webHidden/>
            </w:rPr>
          </w:r>
          <w:ins w:id="110" w:author="Quan Tran Duc (CV Phat trien Core Cap 2 - TT Phat trien - Khoi CNTT)" w:date="2026-09-22T10:38:00Z" w16du:dateUtc="2026-09-22T03:38:00Z">
            <w:r>
              <w:rPr>
                <w:noProof/>
                <w:webHidden/>
              </w:rPr>
              <w:fldChar w:fldCharType="separate"/>
            </w:r>
          </w:ins>
          <w:ins w:id="111" w:author="Quan Tran Duc (CV Phat trien Core Cap 2 - TT Phat trien - Khoi CNTT)" w:date="2026-09-22T11:11:00Z" w16du:dateUtc="2026-09-22T04:11:00Z">
            <w:r w:rsidR="008F75FA">
              <w:rPr>
                <w:noProof/>
                <w:webHidden/>
              </w:rPr>
              <w:t>90</w:t>
            </w:r>
          </w:ins>
          <w:ins w:id="11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24C2A41D" w14:textId="6D76A602" w:rsidR="00766D2B" w:rsidRDefault="00766D2B">
          <w:pPr>
            <w:pStyle w:val="TOC3"/>
            <w:tabs>
              <w:tab w:val="left" w:pos="1320"/>
              <w:tab w:val="right" w:leader="dot" w:pos="9347"/>
            </w:tabs>
            <w:rPr>
              <w:ins w:id="11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114" w:author="Quan Tran Duc (CV Phat trien Core Cap 2 - TT Phat trien - Khoi CNTT)" w:date="2026-09-22T10:38:00Z" w16du:dateUtc="2026-09-22T03:38:00Z">
            <w:r w:rsidRPr="005841CB">
              <w:rPr>
                <w:rStyle w:val="Hyperlink"/>
                <w:noProof/>
              </w:rPr>
              <w:lastRenderedPageBreak/>
              <w:fldChar w:fldCharType="begin"/>
            </w:r>
            <w:r w:rsidRPr="005841CB">
              <w:rPr>
                <w:rStyle w:val="Hyperlink"/>
                <w:noProof/>
              </w:rPr>
              <w:instrText xml:space="preserve"> </w:instrText>
            </w:r>
            <w:r>
              <w:rPr>
                <w:noProof/>
              </w:rPr>
              <w:instrText>HYPERLINK \l "_Toc240965958"</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2.3.3</w:t>
            </w:r>
            <w:r>
              <w:rPr>
                <w:rFonts w:asciiTheme="minorHAnsi" w:eastAsiaTheme="minorEastAsia" w:hAnsiTheme="minorHAnsi" w:cstheme="minorBidi"/>
                <w:i w:val="0"/>
                <w:noProof/>
                <w:kern w:val="2"/>
                <w:szCs w:val="24"/>
                <w14:ligatures w14:val="standardContextual"/>
              </w:rPr>
              <w:tab/>
            </w:r>
            <w:r w:rsidRPr="005841CB">
              <w:rPr>
                <w:rStyle w:val="Hyperlink"/>
                <w:noProof/>
              </w:rPr>
              <w:t>Script cấu hình</w:t>
            </w:r>
            <w:r>
              <w:rPr>
                <w:noProof/>
                <w:webHidden/>
              </w:rPr>
              <w:tab/>
            </w:r>
            <w:r>
              <w:rPr>
                <w:noProof/>
                <w:webHidden/>
              </w:rPr>
              <w:fldChar w:fldCharType="begin"/>
            </w:r>
            <w:r>
              <w:rPr>
                <w:noProof/>
                <w:webHidden/>
              </w:rPr>
              <w:instrText xml:space="preserve"> PAGEREF _Toc240965958 \h </w:instrText>
            </w:r>
          </w:ins>
          <w:r>
            <w:rPr>
              <w:noProof/>
              <w:webHidden/>
            </w:rPr>
          </w:r>
          <w:ins w:id="115" w:author="Quan Tran Duc (CV Phat trien Core Cap 2 - TT Phat trien - Khoi CNTT)" w:date="2026-09-22T10:38:00Z" w16du:dateUtc="2026-09-22T03:38:00Z">
            <w:r>
              <w:rPr>
                <w:noProof/>
                <w:webHidden/>
              </w:rPr>
              <w:fldChar w:fldCharType="separate"/>
            </w:r>
          </w:ins>
          <w:ins w:id="116" w:author="Quan Tran Duc (CV Phat trien Core Cap 2 - TT Phat trien - Khoi CNTT)" w:date="2026-09-22T11:11:00Z" w16du:dateUtc="2026-09-22T04:11:00Z">
            <w:r w:rsidR="008F75FA">
              <w:rPr>
                <w:noProof/>
                <w:webHidden/>
              </w:rPr>
              <w:t>95</w:t>
            </w:r>
          </w:ins>
          <w:ins w:id="11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5A1EA7E1" w14:textId="480FC751" w:rsidR="00766D2B" w:rsidRDefault="00766D2B">
          <w:pPr>
            <w:pStyle w:val="TOC2"/>
            <w:tabs>
              <w:tab w:val="left" w:pos="880"/>
              <w:tab w:val="right" w:leader="dot" w:pos="9347"/>
            </w:tabs>
            <w:rPr>
              <w:ins w:id="118"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11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"_Toc240965959"</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2.4</w:t>
            </w:r>
            <w:r>
              <w:rPr>
                <w:rFonts w:asciiTheme="minorHAnsi" w:eastAsiaTheme="minorEastAsia" w:hAnsiTheme="minorHAnsi" w:cstheme="minorBidi"/>
                <w:noProof/>
                <w:kern w:val="2"/>
                <w:szCs w:val="24"/>
                <w14:ligatures w14:val="standardContextual"/>
              </w:rPr>
              <w:tab/>
            </w:r>
            <w:r w:rsidRPr="005841CB">
              <w:rPr>
                <w:rStyle w:val="Hyperlink"/>
                <w:noProof/>
              </w:rPr>
              <w:t>Integration Services</w:t>
            </w:r>
            <w:r>
              <w:rPr>
                <w:noProof/>
                <w:webHidden/>
              </w:rPr>
              <w:tab/>
            </w:r>
            <w:r>
              <w:rPr>
                <w:noProof/>
                <w:webHidden/>
              </w:rPr>
              <w:fldChar w:fldCharType="begin"/>
            </w:r>
            <w:r>
              <w:rPr>
                <w:noProof/>
                <w:webHidden/>
              </w:rPr>
              <w:instrText xml:space="preserve"> PAGEREF _Toc240965959 \h </w:instrText>
            </w:r>
          </w:ins>
          <w:r>
            <w:rPr>
              <w:noProof/>
              <w:webHidden/>
            </w:rPr>
          </w:r>
          <w:ins w:id="120" w:author="Quan Tran Duc (CV Phat trien Core Cap 2 - TT Phat trien - Khoi CNTT)" w:date="2026-09-22T10:38:00Z" w16du:dateUtc="2026-09-22T03:38:00Z">
            <w:r>
              <w:rPr>
                <w:noProof/>
                <w:webHidden/>
              </w:rPr>
              <w:fldChar w:fldCharType="separate"/>
            </w:r>
          </w:ins>
          <w:ins w:id="121" w:author="Quan Tran Duc (CV Phat trien Core Cap 2 - TT Phat trien - Khoi CNTT)" w:date="2026-09-22T11:11:00Z" w16du:dateUtc="2026-09-22T04:11:00Z">
            <w:r w:rsidR="008F75FA">
              <w:rPr>
                <w:noProof/>
                <w:webHidden/>
              </w:rPr>
              <w:t>95</w:t>
            </w:r>
          </w:ins>
          <w:ins w:id="12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651B372E" w14:textId="5A74BC7B" w:rsidR="00766D2B" w:rsidRDefault="00766D2B">
          <w:pPr>
            <w:pStyle w:val="TOC3"/>
            <w:tabs>
              <w:tab w:val="left" w:pos="1320"/>
              <w:tab w:val="right" w:leader="dot" w:pos="9347"/>
            </w:tabs>
            <w:rPr>
              <w:ins w:id="12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12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"_Toc240965960"</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2.4.1</w:t>
            </w:r>
            <w:r>
              <w:rPr>
                <w:rFonts w:asciiTheme="minorHAnsi" w:eastAsiaTheme="minorEastAsia" w:hAnsiTheme="minorHAnsi" w:cstheme="minorBidi"/>
                <w:i w:val="0"/>
                <w:noProof/>
                <w:kern w:val="2"/>
                <w:szCs w:val="24"/>
                <w14:ligatures w14:val="standardContextual"/>
              </w:rPr>
              <w:tab/>
            </w:r>
            <w:r w:rsidRPr="005841CB">
              <w:rPr>
                <w:rStyle w:val="Hyperlink"/>
                <w:noProof/>
              </w:rPr>
              <w:t>WS02 Internal - SHB-CTM</w:t>
            </w:r>
            <w:r>
              <w:rPr>
                <w:noProof/>
                <w:webHidden/>
              </w:rPr>
              <w:tab/>
            </w:r>
            <w:r>
              <w:rPr>
                <w:noProof/>
                <w:webHidden/>
              </w:rPr>
              <w:fldChar w:fldCharType="begin"/>
            </w:r>
            <w:r>
              <w:rPr>
                <w:noProof/>
                <w:webHidden/>
              </w:rPr>
              <w:instrText xml:space="preserve"> PAGEREF _Toc240965960 \h </w:instrText>
            </w:r>
          </w:ins>
          <w:r>
            <w:rPr>
              <w:noProof/>
              <w:webHidden/>
            </w:rPr>
          </w:r>
          <w:ins w:id="125" w:author="Quan Tran Duc (CV Phat trien Core Cap 2 - TT Phat trien - Khoi CNTT)" w:date="2026-09-22T10:38:00Z" w16du:dateUtc="2026-09-22T03:38:00Z">
            <w:r>
              <w:rPr>
                <w:noProof/>
                <w:webHidden/>
              </w:rPr>
              <w:fldChar w:fldCharType="separate"/>
            </w:r>
          </w:ins>
          <w:ins w:id="126" w:author="Quan Tran Duc (CV Phat trien Core Cap 2 - TT Phat trien - Khoi CNTT)" w:date="2026-09-22T11:11:00Z" w16du:dateUtc="2026-09-22T04:11:00Z">
            <w:r w:rsidR="008F75FA">
              <w:rPr>
                <w:noProof/>
                <w:webHidden/>
              </w:rPr>
              <w:t>95</w:t>
            </w:r>
          </w:ins>
          <w:ins w:id="12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6020D4BF" w14:textId="12C9E88B" w:rsidR="00766D2B" w:rsidRDefault="00766D2B">
          <w:pPr>
            <w:pStyle w:val="TOC3"/>
            <w:tabs>
              <w:tab w:val="left" w:pos="1320"/>
              <w:tab w:val="right" w:leader="dot" w:pos="9347"/>
            </w:tabs>
            <w:rPr>
              <w:ins w:id="12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12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"_Toc240965961"</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2.4.2</w:t>
            </w:r>
            <w:r>
              <w:rPr>
                <w:rFonts w:asciiTheme="minorHAnsi" w:eastAsiaTheme="minorEastAsia" w:hAnsiTheme="minorHAnsi" w:cstheme="minorBidi"/>
                <w:i w:val="0"/>
                <w:noProof/>
                <w:kern w:val="2"/>
                <w:szCs w:val="24"/>
                <w14:ligatures w14:val="standardContextual"/>
              </w:rPr>
              <w:tab/>
            </w:r>
            <w:r w:rsidRPr="005841CB">
              <w:rPr>
                <w:rStyle w:val="Hyperlink"/>
                <w:noProof/>
              </w:rPr>
              <w:t>WS02 External - ENTRUST-SHB</w:t>
            </w:r>
            <w:r>
              <w:rPr>
                <w:noProof/>
                <w:webHidden/>
              </w:rPr>
              <w:tab/>
            </w:r>
            <w:r>
              <w:rPr>
                <w:noProof/>
                <w:webHidden/>
              </w:rPr>
              <w:fldChar w:fldCharType="begin"/>
            </w:r>
            <w:r>
              <w:rPr>
                <w:noProof/>
                <w:webHidden/>
              </w:rPr>
              <w:instrText xml:space="preserve"> PAGEREF _Toc240965961 \h </w:instrText>
            </w:r>
          </w:ins>
          <w:r>
            <w:rPr>
              <w:noProof/>
              <w:webHidden/>
            </w:rPr>
          </w:r>
          <w:ins w:id="130" w:author="Quan Tran Duc (CV Phat trien Core Cap 2 - TT Phat trien - Khoi CNTT)" w:date="2026-09-22T10:38:00Z" w16du:dateUtc="2026-09-22T03:38:00Z">
            <w:r>
              <w:rPr>
                <w:noProof/>
                <w:webHidden/>
              </w:rPr>
              <w:fldChar w:fldCharType="separate"/>
            </w:r>
          </w:ins>
          <w:ins w:id="131" w:author="Quan Tran Duc (CV Phat trien Core Cap 2 - TT Phat trien - Khoi CNTT)" w:date="2026-09-22T11:11:00Z" w16du:dateUtc="2026-09-22T04:11:00Z">
            <w:r w:rsidR="008F75FA">
              <w:rPr>
                <w:noProof/>
                <w:webHidden/>
              </w:rPr>
              <w:t>96</w:t>
            </w:r>
          </w:ins>
          <w:ins w:id="13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668E98F2" w14:textId="5C02350E" w:rsidR="00766D2B" w:rsidRDefault="00766D2B">
          <w:pPr>
            <w:pStyle w:val="TOC3"/>
            <w:tabs>
              <w:tab w:val="left" w:pos="1320"/>
              <w:tab w:val="right" w:leader="dot" w:pos="9347"/>
            </w:tabs>
            <w:rPr>
              <w:ins w:id="133"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13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"_Toc240965962"</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2.4.3</w:t>
            </w:r>
            <w:r>
              <w:rPr>
                <w:rFonts w:asciiTheme="minorHAnsi" w:eastAsiaTheme="minorEastAsia" w:hAnsiTheme="minorHAnsi" w:cstheme="minorBidi"/>
                <w:i w:val="0"/>
                <w:noProof/>
                <w:kern w:val="2"/>
                <w:szCs w:val="24"/>
                <w14:ligatures w14:val="standardContextual"/>
              </w:rPr>
              <w:tab/>
            </w:r>
            <w:r w:rsidRPr="005841CB">
              <w:rPr>
                <w:rStyle w:val="Hyperlink"/>
                <w:noProof/>
              </w:rPr>
              <w:t>WS02 External - SHB-ENTRUST</w:t>
            </w:r>
            <w:r>
              <w:rPr>
                <w:noProof/>
                <w:webHidden/>
              </w:rPr>
              <w:tab/>
            </w:r>
            <w:r>
              <w:rPr>
                <w:noProof/>
                <w:webHidden/>
              </w:rPr>
              <w:fldChar w:fldCharType="begin"/>
            </w:r>
            <w:r>
              <w:rPr>
                <w:noProof/>
                <w:webHidden/>
              </w:rPr>
              <w:instrText xml:space="preserve"> PAGEREF _Toc240965962 \h </w:instrText>
            </w:r>
          </w:ins>
          <w:r>
            <w:rPr>
              <w:noProof/>
              <w:webHidden/>
            </w:rPr>
          </w:r>
          <w:ins w:id="135" w:author="Quan Tran Duc (CV Phat trien Core Cap 2 - TT Phat trien - Khoi CNTT)" w:date="2026-09-22T10:38:00Z" w16du:dateUtc="2026-09-22T03:38:00Z">
            <w:r>
              <w:rPr>
                <w:noProof/>
                <w:webHidden/>
              </w:rPr>
              <w:fldChar w:fldCharType="separate"/>
            </w:r>
          </w:ins>
          <w:ins w:id="136" w:author="Quan Tran Duc (CV Phat trien Core Cap 2 - TT Phat trien - Khoi CNTT)" w:date="2026-09-22T11:11:00Z" w16du:dateUtc="2026-09-22T04:11:00Z">
            <w:r w:rsidR="008F75FA">
              <w:rPr>
                <w:noProof/>
                <w:webHidden/>
              </w:rPr>
              <w:t>96</w:t>
            </w:r>
          </w:ins>
          <w:ins w:id="13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078E7BE5" w14:textId="136685C1" w:rsidR="00766D2B" w:rsidRDefault="00766D2B">
          <w:pPr>
            <w:pStyle w:val="TOC3"/>
            <w:tabs>
              <w:tab w:val="left" w:pos="1320"/>
              <w:tab w:val="right" w:leader="dot" w:pos="9347"/>
            </w:tabs>
            <w:rPr>
              <w:ins w:id="13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ins w:id="139"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"_Toc240965963"</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noProof/>
              </w:rPr>
              <w:t>2.4.4</w:t>
            </w:r>
            <w:r>
              <w:rPr>
                <w:rFonts w:asciiTheme="minorHAnsi" w:eastAsiaTheme="minorEastAsia" w:hAnsiTheme="minorHAnsi" w:cstheme="minorBidi"/>
                <w:i w:val="0"/>
                <w:noProof/>
                <w:kern w:val="2"/>
                <w:szCs w:val="24"/>
                <w14:ligatures w14:val="standardContextual"/>
              </w:rPr>
              <w:tab/>
            </w:r>
            <w:r w:rsidRPr="005841CB">
              <w:rPr>
                <w:rStyle w:val="Hyperlink"/>
                <w:noProof/>
              </w:rPr>
              <w:t>ESB – CmsSVNGConnect</w:t>
            </w:r>
            <w:r>
              <w:rPr>
                <w:noProof/>
                <w:webHidden/>
              </w:rPr>
              <w:tab/>
            </w:r>
            <w:r>
              <w:rPr>
                <w:noProof/>
                <w:webHidden/>
              </w:rPr>
              <w:fldChar w:fldCharType="begin"/>
            </w:r>
            <w:r>
              <w:rPr>
                <w:noProof/>
                <w:webHidden/>
              </w:rPr>
              <w:instrText xml:space="preserve"> PAGEREF _Toc240965963 \h </w:instrText>
            </w:r>
          </w:ins>
          <w:r>
            <w:rPr>
              <w:noProof/>
              <w:webHidden/>
            </w:rPr>
          </w:r>
          <w:ins w:id="140" w:author="Quan Tran Duc (CV Phat trien Core Cap 2 - TT Phat trien - Khoi CNTT)" w:date="2026-09-22T10:38:00Z" w16du:dateUtc="2026-09-22T03:38:00Z">
            <w:r>
              <w:rPr>
                <w:noProof/>
                <w:webHidden/>
              </w:rPr>
              <w:fldChar w:fldCharType="separate"/>
            </w:r>
          </w:ins>
          <w:ins w:id="141" w:author="Quan Tran Duc (CV Phat trien Core Cap 2 - TT Phat trien - Khoi CNTT)" w:date="2026-09-22T11:11:00Z" w16du:dateUtc="2026-09-22T04:11:00Z">
            <w:r w:rsidR="008F75FA">
              <w:rPr>
                <w:noProof/>
                <w:webHidden/>
              </w:rPr>
              <w:t>97</w:t>
            </w:r>
          </w:ins>
          <w:ins w:id="142"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0033BCF6" w14:textId="4CC82B52" w:rsidR="00766D2B" w:rsidRDefault="00766D2B">
          <w:pPr>
            <w:pStyle w:val="TOC2"/>
            <w:tabs>
              <w:tab w:val="left" w:pos="880"/>
              <w:tab w:val="right" w:leader="dot" w:pos="9347"/>
            </w:tabs>
            <w:rPr>
              <w:ins w:id="143"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ins w:id="144" w:author="Quan Tran Duc (CV Phat trien Core Cap 2 - TT Phat trien - Khoi CNTT)" w:date="2026-09-22T10:38:00Z" w16du:dateUtc="2026-09-22T03:38:00Z">
            <w:r w:rsidRPr="005841CB">
              <w:rPr>
                <w:rStyle w:val="Hyperlink"/>
                <w:noProof/>
              </w:rPr>
              <w:fldChar w:fldCharType="begin"/>
            </w:r>
            <w:r w:rsidRPr="005841CB">
              <w:rPr>
                <w:rStyle w:val="Hyperlink"/>
                <w:noProof/>
              </w:rPr>
              <w:instrText xml:space="preserve"> </w:instrText>
            </w:r>
            <w:r>
              <w:rPr>
                <w:noProof/>
              </w:rPr>
              <w:instrText>HYPERLINK \l "_Toc240965964"</w:instrText>
            </w:r>
            <w:r w:rsidRPr="005841CB">
              <w:rPr>
                <w:rStyle w:val="Hyperlink"/>
                <w:noProof/>
              </w:rPr>
              <w:instrText xml:space="preserve"> </w:instrText>
            </w:r>
            <w:r w:rsidRPr="005841CB">
              <w:rPr>
                <w:rStyle w:val="Hyperlink"/>
                <w:noProof/>
              </w:rPr>
            </w:r>
            <w:r w:rsidRPr="005841CB">
              <w:rPr>
                <w:rStyle w:val="Hyperlink"/>
                <w:noProof/>
              </w:rPr>
              <w:fldChar w:fldCharType="separate"/>
            </w:r>
            <w:r w:rsidRPr="005841CB">
              <w:rPr>
                <w:rStyle w:val="Hyperlink"/>
                <w:i/>
                <w:noProof/>
              </w:rPr>
              <w:t>2.5</w:t>
            </w:r>
            <w:r>
              <w:rPr>
                <w:rFonts w:asciiTheme="minorHAnsi" w:eastAsiaTheme="minorEastAsia" w:hAnsiTheme="minorHAnsi" w:cstheme="minorBidi"/>
                <w:noProof/>
                <w:kern w:val="2"/>
                <w:szCs w:val="24"/>
                <w14:ligatures w14:val="standardContextual"/>
              </w:rPr>
              <w:tab/>
            </w:r>
            <w:r w:rsidRPr="005841CB">
              <w:rPr>
                <w:rStyle w:val="Hyperlink"/>
                <w:noProof/>
              </w:rPr>
              <w:t>NTF-UI</w:t>
            </w:r>
            <w:r>
              <w:rPr>
                <w:noProof/>
                <w:webHidden/>
              </w:rPr>
              <w:tab/>
            </w:r>
            <w:r>
              <w:rPr>
                <w:noProof/>
                <w:webHidden/>
              </w:rPr>
              <w:fldChar w:fldCharType="begin"/>
            </w:r>
            <w:r>
              <w:rPr>
                <w:noProof/>
                <w:webHidden/>
              </w:rPr>
              <w:instrText xml:space="preserve"> PAGEREF _Toc240965964 \h </w:instrText>
            </w:r>
          </w:ins>
          <w:r>
            <w:rPr>
              <w:noProof/>
              <w:webHidden/>
            </w:rPr>
          </w:r>
          <w:ins w:id="145" w:author="Quan Tran Duc (CV Phat trien Core Cap 2 - TT Phat trien - Khoi CNTT)" w:date="2026-09-22T10:38:00Z" w16du:dateUtc="2026-09-22T03:38:00Z">
            <w:r>
              <w:rPr>
                <w:noProof/>
                <w:webHidden/>
              </w:rPr>
              <w:fldChar w:fldCharType="separate"/>
            </w:r>
          </w:ins>
          <w:ins w:id="146" w:author="Quan Tran Duc (CV Phat trien Core Cap 2 - TT Phat trien - Khoi CNTT)" w:date="2026-09-22T11:11:00Z" w16du:dateUtc="2026-09-22T04:11:00Z">
            <w:r w:rsidR="008F75FA">
              <w:rPr>
                <w:noProof/>
                <w:webHidden/>
              </w:rPr>
              <w:t>97</w:t>
            </w:r>
          </w:ins>
          <w:ins w:id="147" w:author="Quan Tran Duc (CV Phat trien Core Cap 2 - TT Phat trien - Khoi CNTT)" w:date="2026-09-22T10:38:00Z" w16du:dateUtc="2026-09-22T03:38:00Z">
            <w:r>
              <w:rPr>
                <w:noProof/>
                <w:webHidden/>
              </w:rPr>
              <w:fldChar w:fldCharType="end"/>
            </w:r>
            <w:r w:rsidRPr="005841CB">
              <w:rPr>
                <w:rStyle w:val="Hyperlink"/>
                <w:noProof/>
              </w:rPr>
              <w:fldChar w:fldCharType="end"/>
            </w:r>
          </w:ins>
        </w:p>
        <w:p w14:paraId="2D2A3841" w14:textId="5BE4E8C1" w:rsidR="00FF0EA3" w:rsidDel="00766D2B" w:rsidRDefault="00FF0EA3">
          <w:pPr>
            <w:pStyle w:val="TOC1"/>
            <w:rPr>
              <w:del w:id="148" w:author="Quan Tran Duc (CV Phat trien Core Cap 2 - TT Phat trien - Khoi CNTT)" w:date="2026-09-22T10:38:00Z" w16du:dateUtc="2026-09-22T03:38:00Z"/>
              <w:rFonts w:asciiTheme="minorHAnsi" w:eastAsiaTheme="minorEastAsia" w:hAnsiTheme="minorHAnsi" w:cstheme="minorBidi"/>
              <w:b w:val="0"/>
              <w:noProof/>
              <w:kern w:val="2"/>
              <w:szCs w:val="24"/>
              <w14:ligatures w14:val="standardContextual"/>
            </w:rPr>
          </w:pPr>
          <w:del w:id="149" w:author="Quan Tran Duc (CV Phat trien Core Cap 2 - TT Phat trien - Khoi CNTT)" w:date="2026-09-22T10:38:00Z" w16du:dateUtc="2026-09-22T03:38:00Z">
            <w:r w:rsidRPr="00766D2B" w:rsidDel="00766D2B">
              <w:rPr>
                <w:rPrChange w:id="150" w:author="Quan Tran Duc (CV Phat trien Core Cap 2 - TT Phat trien - Khoi CNTT)" w:date="2026-09-22T10:38:00Z" w16du:dateUtc="2026-09-22T03:38:00Z">
                  <w:rPr>
                    <w:rStyle w:val="Hyperlink"/>
                    <w:b w:val="0"/>
                    <w:noProof/>
                  </w:rPr>
                </w:rPrChange>
              </w:rPr>
              <w:delText>1</w:delText>
            </w:r>
            <w:r w:rsidDel="00766D2B">
              <w:rPr>
                <w:rFonts w:asciiTheme="minorHAnsi" w:eastAsiaTheme="minorEastAsia" w:hAnsiTheme="minorHAnsi" w:cstheme="minorBidi"/>
                <w:b w:val="0"/>
                <w:noProof/>
                <w:kern w:val="2"/>
                <w:szCs w:val="24"/>
                <w14:ligatures w14:val="standardContextual"/>
              </w:rPr>
              <w:tab/>
            </w:r>
            <w:r w:rsidRPr="00766D2B" w:rsidDel="00766D2B">
              <w:rPr>
                <w:rPrChange w:id="151" w:author="Quan Tran Duc (CV Phat trien Core Cap 2 - TT Phat trien - Khoi CNTT)" w:date="2026-09-22T10:38:00Z" w16du:dateUtc="2026-09-22T03:38:00Z">
                  <w:rPr>
                    <w:rStyle w:val="Hyperlink"/>
                    <w:b w:val="0"/>
                    <w:noProof/>
                  </w:rPr>
                </w:rPrChange>
              </w:rPr>
              <w:delText>GIỚI THIỆU CHUNG.</w:delText>
            </w:r>
            <w:r w:rsidDel="00766D2B">
              <w:rPr>
                <w:noProof/>
                <w:webHidden/>
              </w:rPr>
              <w:tab/>
            </w:r>
            <w:r w:rsidR="00F63270" w:rsidDel="00766D2B">
              <w:rPr>
                <w:noProof/>
                <w:webHidden/>
              </w:rPr>
              <w:delText>4</w:delText>
            </w:r>
          </w:del>
        </w:p>
        <w:p w14:paraId="47BCE051" w14:textId="0AB43A92" w:rsidR="00FF0EA3" w:rsidDel="00766D2B" w:rsidRDefault="00FF0EA3">
          <w:pPr>
            <w:pStyle w:val="TOC2"/>
            <w:tabs>
              <w:tab w:val="left" w:pos="880"/>
              <w:tab w:val="right" w:leader="dot" w:pos="9347"/>
            </w:tabs>
            <w:rPr>
              <w:del w:id="152"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del w:id="153" w:author="Quan Tran Duc (CV Phat trien Core Cap 2 - TT Phat trien - Khoi CNTT)" w:date="2026-09-22T10:38:00Z" w16du:dateUtc="2026-09-22T03:38:00Z">
            <w:r w:rsidRPr="00766D2B" w:rsidDel="00766D2B">
              <w:rPr>
                <w:rPrChange w:id="154" w:author="Quan Tran Duc (CV Phat trien Core Cap 2 - TT Phat trien - Khoi CNTT)" w:date="2026-09-22T10:38:00Z" w16du:dateUtc="2026-09-22T03:38:00Z">
                  <w:rPr>
                    <w:rStyle w:val="Hyperlink"/>
                    <w:i/>
                    <w:noProof/>
                  </w:rPr>
                </w:rPrChange>
              </w:rPr>
              <w:delText>1.1</w:delText>
            </w:r>
            <w:r w:rsidDel="00766D2B">
              <w:rPr>
                <w:rFonts w:asciiTheme="minorHAnsi" w:eastAsiaTheme="minorEastAsia" w:hAnsiTheme="minorHAnsi" w:cstheme="minorBidi"/>
                <w:noProof/>
                <w:kern w:val="2"/>
                <w:szCs w:val="24"/>
                <w14:ligatures w14:val="standardContextual"/>
              </w:rPr>
              <w:tab/>
            </w:r>
            <w:r w:rsidRPr="00766D2B" w:rsidDel="00766D2B">
              <w:rPr>
                <w:rPrChange w:id="155" w:author="Quan Tran Duc (CV Phat trien Core Cap 2 - TT Phat trien - Khoi CNTT)" w:date="2026-09-22T10:38:00Z" w16du:dateUtc="2026-09-22T03:38:00Z">
                  <w:rPr>
                    <w:rStyle w:val="Hyperlink"/>
                    <w:noProof/>
                  </w:rPr>
                </w:rPrChange>
              </w:rPr>
              <w:delText>Mục đích yêu cầu.</w:delText>
            </w:r>
            <w:r w:rsidDel="00766D2B">
              <w:rPr>
                <w:noProof/>
                <w:webHidden/>
              </w:rPr>
              <w:tab/>
            </w:r>
            <w:r w:rsidR="00F63270" w:rsidDel="00766D2B">
              <w:rPr>
                <w:noProof/>
                <w:webHidden/>
              </w:rPr>
              <w:delText>4</w:delText>
            </w:r>
          </w:del>
        </w:p>
        <w:p w14:paraId="33F660F0" w14:textId="42C82656" w:rsidR="00FF0EA3" w:rsidDel="00766D2B" w:rsidRDefault="00FF0EA3">
          <w:pPr>
            <w:pStyle w:val="TOC2"/>
            <w:tabs>
              <w:tab w:val="left" w:pos="880"/>
              <w:tab w:val="right" w:leader="dot" w:pos="9347"/>
            </w:tabs>
            <w:rPr>
              <w:del w:id="156"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del w:id="157" w:author="Quan Tran Duc (CV Phat trien Core Cap 2 - TT Phat trien - Khoi CNTT)" w:date="2026-09-22T10:38:00Z" w16du:dateUtc="2026-09-22T03:38:00Z">
            <w:r w:rsidRPr="00766D2B" w:rsidDel="00766D2B">
              <w:rPr>
                <w:rPrChange w:id="158" w:author="Quan Tran Duc (CV Phat trien Core Cap 2 - TT Phat trien - Khoi CNTT)" w:date="2026-09-22T10:38:00Z" w16du:dateUtc="2026-09-22T03:38:00Z">
                  <w:rPr>
                    <w:rStyle w:val="Hyperlink"/>
                    <w:i/>
                    <w:noProof/>
                  </w:rPr>
                </w:rPrChange>
              </w:rPr>
              <w:delText>1.2</w:delText>
            </w:r>
            <w:r w:rsidDel="00766D2B">
              <w:rPr>
                <w:rFonts w:asciiTheme="minorHAnsi" w:eastAsiaTheme="minorEastAsia" w:hAnsiTheme="minorHAnsi" w:cstheme="minorBidi"/>
                <w:noProof/>
                <w:kern w:val="2"/>
                <w:szCs w:val="24"/>
                <w14:ligatures w14:val="standardContextual"/>
              </w:rPr>
              <w:tab/>
            </w:r>
            <w:r w:rsidRPr="00766D2B" w:rsidDel="00766D2B">
              <w:rPr>
                <w:rPrChange w:id="159" w:author="Quan Tran Duc (CV Phat trien Core Cap 2 - TT Phat trien - Khoi CNTT)" w:date="2026-09-22T10:38:00Z" w16du:dateUtc="2026-09-22T03:38:00Z">
                  <w:rPr>
                    <w:rStyle w:val="Hyperlink"/>
                    <w:noProof/>
                  </w:rPr>
                </w:rPrChange>
              </w:rPr>
              <w:delText>Đối tượng sử dụng.</w:delText>
            </w:r>
            <w:r w:rsidDel="00766D2B">
              <w:rPr>
                <w:noProof/>
                <w:webHidden/>
              </w:rPr>
              <w:tab/>
            </w:r>
            <w:r w:rsidR="00F63270" w:rsidDel="00766D2B">
              <w:rPr>
                <w:noProof/>
                <w:webHidden/>
              </w:rPr>
              <w:delText>4</w:delText>
            </w:r>
          </w:del>
        </w:p>
        <w:p w14:paraId="0DF1A50B" w14:textId="155C0102" w:rsidR="00FF0EA3" w:rsidDel="00766D2B" w:rsidRDefault="00FF0EA3">
          <w:pPr>
            <w:pStyle w:val="TOC2"/>
            <w:tabs>
              <w:tab w:val="left" w:pos="880"/>
              <w:tab w:val="right" w:leader="dot" w:pos="9347"/>
            </w:tabs>
            <w:rPr>
              <w:del w:id="160"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del w:id="161" w:author="Quan Tran Duc (CV Phat trien Core Cap 2 - TT Phat trien - Khoi CNTT)" w:date="2026-09-22T10:38:00Z" w16du:dateUtc="2026-09-22T03:38:00Z">
            <w:r w:rsidRPr="00766D2B" w:rsidDel="00766D2B">
              <w:rPr>
                <w:rPrChange w:id="162" w:author="Quan Tran Duc (CV Phat trien Core Cap 2 - TT Phat trien - Khoi CNTT)" w:date="2026-09-22T10:38:00Z" w16du:dateUtc="2026-09-22T03:38:00Z">
                  <w:rPr>
                    <w:rStyle w:val="Hyperlink"/>
                    <w:i/>
                    <w:noProof/>
                  </w:rPr>
                </w:rPrChange>
              </w:rPr>
              <w:delText>1.3</w:delText>
            </w:r>
            <w:r w:rsidDel="00766D2B">
              <w:rPr>
                <w:rFonts w:asciiTheme="minorHAnsi" w:eastAsiaTheme="minorEastAsia" w:hAnsiTheme="minorHAnsi" w:cstheme="minorBidi"/>
                <w:noProof/>
                <w:kern w:val="2"/>
                <w:szCs w:val="24"/>
                <w14:ligatures w14:val="standardContextual"/>
              </w:rPr>
              <w:tab/>
            </w:r>
            <w:r w:rsidRPr="00766D2B" w:rsidDel="00766D2B">
              <w:rPr>
                <w:rPrChange w:id="163" w:author="Quan Tran Duc (CV Phat trien Core Cap 2 - TT Phat trien - Khoi CNTT)" w:date="2026-09-22T10:38:00Z" w16du:dateUtc="2026-09-22T03:38:00Z">
                  <w:rPr>
                    <w:rStyle w:val="Hyperlink"/>
                    <w:noProof/>
                  </w:rPr>
                </w:rPrChange>
              </w:rPr>
              <w:delText>Thành phần triển khai.</w:delText>
            </w:r>
            <w:r w:rsidDel="00766D2B">
              <w:rPr>
                <w:noProof/>
                <w:webHidden/>
              </w:rPr>
              <w:tab/>
            </w:r>
            <w:r w:rsidR="00F63270" w:rsidDel="00766D2B">
              <w:rPr>
                <w:noProof/>
                <w:webHidden/>
              </w:rPr>
              <w:delText>4</w:delText>
            </w:r>
          </w:del>
        </w:p>
        <w:p w14:paraId="0A553FE9" w14:textId="5D414915" w:rsidR="00FF0EA3" w:rsidDel="00766D2B" w:rsidRDefault="00FF0EA3">
          <w:pPr>
            <w:pStyle w:val="TOC1"/>
            <w:rPr>
              <w:del w:id="164" w:author="Quan Tran Duc (CV Phat trien Core Cap 2 - TT Phat trien - Khoi CNTT)" w:date="2026-09-22T10:38:00Z" w16du:dateUtc="2026-09-22T03:38:00Z"/>
              <w:rFonts w:asciiTheme="minorHAnsi" w:eastAsiaTheme="minorEastAsia" w:hAnsiTheme="minorHAnsi" w:cstheme="minorBidi"/>
              <w:b w:val="0"/>
              <w:noProof/>
              <w:kern w:val="2"/>
              <w:szCs w:val="24"/>
              <w14:ligatures w14:val="standardContextual"/>
            </w:rPr>
          </w:pPr>
          <w:del w:id="165" w:author="Quan Tran Duc (CV Phat trien Core Cap 2 - TT Phat trien - Khoi CNTT)" w:date="2026-09-22T10:38:00Z" w16du:dateUtc="2026-09-22T03:38:00Z">
            <w:r w:rsidRPr="00766D2B" w:rsidDel="00766D2B">
              <w:rPr>
                <w:rPrChange w:id="166" w:author="Quan Tran Duc (CV Phat trien Core Cap 2 - TT Phat trien - Khoi CNTT)" w:date="2026-09-22T10:38:00Z" w16du:dateUtc="2026-09-22T03:38:00Z">
                  <w:rPr>
                    <w:rStyle w:val="Hyperlink"/>
                    <w:b w:val="0"/>
                    <w:noProof/>
                  </w:rPr>
                </w:rPrChange>
              </w:rPr>
              <w:delText>2</w:delText>
            </w:r>
            <w:r w:rsidDel="00766D2B">
              <w:rPr>
                <w:rFonts w:asciiTheme="minorHAnsi" w:eastAsiaTheme="minorEastAsia" w:hAnsiTheme="minorHAnsi" w:cstheme="minorBidi"/>
                <w:b w:val="0"/>
                <w:noProof/>
                <w:kern w:val="2"/>
                <w:szCs w:val="24"/>
                <w14:ligatures w14:val="standardContextual"/>
              </w:rPr>
              <w:tab/>
            </w:r>
            <w:r w:rsidRPr="00766D2B" w:rsidDel="00766D2B">
              <w:rPr>
                <w:rPrChange w:id="167" w:author="Quan Tran Duc (CV Phat trien Core Cap 2 - TT Phat trien - Khoi CNTT)" w:date="2026-09-22T10:38:00Z" w16du:dateUtc="2026-09-22T03:38:00Z">
                  <w:rPr>
                    <w:rStyle w:val="Hyperlink"/>
                    <w:b w:val="0"/>
                    <w:noProof/>
                  </w:rPr>
                </w:rPrChange>
              </w:rPr>
              <w:delText>ĐẶC TẢ KỸ THUẬT.</w:delText>
            </w:r>
            <w:r w:rsidDel="00766D2B">
              <w:rPr>
                <w:noProof/>
                <w:webHidden/>
              </w:rPr>
              <w:tab/>
            </w:r>
            <w:r w:rsidR="00F63270" w:rsidDel="00766D2B">
              <w:rPr>
                <w:noProof/>
                <w:webHidden/>
              </w:rPr>
              <w:delText>5</w:delText>
            </w:r>
          </w:del>
        </w:p>
        <w:p w14:paraId="038187DE" w14:textId="2EB6256A" w:rsidR="00FF0EA3" w:rsidDel="00766D2B" w:rsidRDefault="00FF0EA3">
          <w:pPr>
            <w:pStyle w:val="TOC2"/>
            <w:tabs>
              <w:tab w:val="left" w:pos="880"/>
              <w:tab w:val="right" w:leader="dot" w:pos="9347"/>
            </w:tabs>
            <w:rPr>
              <w:del w:id="168"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del w:id="169" w:author="Quan Tran Duc (CV Phat trien Core Cap 2 - TT Phat trien - Khoi CNTT)" w:date="2026-09-22T10:38:00Z" w16du:dateUtc="2026-09-22T03:38:00Z">
            <w:r w:rsidRPr="00766D2B" w:rsidDel="00766D2B">
              <w:rPr>
                <w:rPrChange w:id="170" w:author="Quan Tran Duc (CV Phat trien Core Cap 2 - TT Phat trien - Khoi CNTT)" w:date="2026-09-22T10:38:00Z" w16du:dateUtc="2026-09-22T03:38:00Z">
                  <w:rPr>
                    <w:rStyle w:val="Hyperlink"/>
                    <w:i/>
                    <w:noProof/>
                  </w:rPr>
                </w:rPrChange>
              </w:rPr>
              <w:delText>2.1</w:delText>
            </w:r>
            <w:r w:rsidDel="00766D2B">
              <w:rPr>
                <w:rFonts w:asciiTheme="minorHAnsi" w:eastAsiaTheme="minorEastAsia" w:hAnsiTheme="minorHAnsi" w:cstheme="minorBidi"/>
                <w:noProof/>
                <w:kern w:val="2"/>
                <w:szCs w:val="24"/>
                <w14:ligatures w14:val="standardContextual"/>
              </w:rPr>
              <w:tab/>
            </w:r>
            <w:r w:rsidRPr="00766D2B" w:rsidDel="00766D2B">
              <w:rPr>
                <w:rPrChange w:id="171" w:author="Quan Tran Duc (CV Phat trien Core Cap 2 - TT Phat trien - Khoi CNTT)" w:date="2026-09-22T10:38:00Z" w16du:dateUtc="2026-09-22T03:38:00Z">
                  <w:rPr>
                    <w:rStyle w:val="Hyperlink"/>
                    <w:noProof/>
                  </w:rPr>
                </w:rPrChange>
              </w:rPr>
              <w:delText>Luồng hoạt động</w:delText>
            </w:r>
            <w:r w:rsidDel="00766D2B">
              <w:rPr>
                <w:noProof/>
                <w:webHidden/>
              </w:rPr>
              <w:tab/>
            </w:r>
            <w:r w:rsidR="00F63270" w:rsidDel="00766D2B">
              <w:rPr>
                <w:noProof/>
                <w:webHidden/>
              </w:rPr>
              <w:delText>6</w:delText>
            </w:r>
          </w:del>
        </w:p>
        <w:p w14:paraId="1B46084C" w14:textId="628F792D" w:rsidR="00FF0EA3" w:rsidDel="00766D2B" w:rsidRDefault="00FF0EA3">
          <w:pPr>
            <w:pStyle w:val="TOC3"/>
            <w:tabs>
              <w:tab w:val="left" w:pos="1320"/>
              <w:tab w:val="right" w:leader="dot" w:pos="9347"/>
            </w:tabs>
            <w:rPr>
              <w:del w:id="172"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173" w:author="Quan Tran Duc (CV Phat trien Core Cap 2 - TT Phat trien - Khoi CNTT)" w:date="2026-09-22T10:38:00Z" w16du:dateUtc="2026-09-22T03:38:00Z">
            <w:r w:rsidRPr="00766D2B" w:rsidDel="00766D2B">
              <w:rPr>
                <w:rPrChange w:id="174" w:author="Quan Tran Duc (CV Phat trien Core Cap 2 - TT Phat trien - Khoi CNTT)" w:date="2026-09-22T10:38:00Z" w16du:dateUtc="2026-09-22T03:38:00Z">
                  <w:rPr>
                    <w:rStyle w:val="Hyperlink"/>
                    <w:i w:val="0"/>
                    <w:noProof/>
                  </w:rPr>
                </w:rPrChange>
              </w:rPr>
              <w:delText>2.1.1</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175" w:author="Quan Tran Duc (CV Phat trien Core Cap 2 - TT Phat trien - Khoi CNTT)" w:date="2026-09-22T10:38:00Z" w16du:dateUtc="2026-09-22T03:38:00Z">
                  <w:rPr>
                    <w:rStyle w:val="Hyperlink"/>
                    <w:i w:val="0"/>
                    <w:noProof/>
                  </w:rPr>
                </w:rPrChange>
              </w:rPr>
              <w:delText>Manual Provisioning</w:delText>
            </w:r>
            <w:r w:rsidDel="00766D2B">
              <w:rPr>
                <w:noProof/>
                <w:webHidden/>
              </w:rPr>
              <w:tab/>
            </w:r>
            <w:r w:rsidR="00F63270" w:rsidDel="00766D2B">
              <w:rPr>
                <w:noProof/>
                <w:webHidden/>
              </w:rPr>
              <w:delText>6</w:delText>
            </w:r>
          </w:del>
        </w:p>
        <w:p w14:paraId="68B90B5F" w14:textId="3590A0C5" w:rsidR="00FF0EA3" w:rsidDel="00766D2B" w:rsidRDefault="00FF0EA3">
          <w:pPr>
            <w:pStyle w:val="TOC3"/>
            <w:tabs>
              <w:tab w:val="left" w:pos="1320"/>
              <w:tab w:val="right" w:leader="dot" w:pos="9347"/>
            </w:tabs>
            <w:rPr>
              <w:del w:id="176"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177" w:author="Quan Tran Duc (CV Phat trien Core Cap 2 - TT Phat trien - Khoi CNTT)" w:date="2026-09-22T10:38:00Z" w16du:dateUtc="2026-09-22T03:38:00Z">
            <w:r w:rsidRPr="00766D2B" w:rsidDel="00766D2B">
              <w:rPr>
                <w:rPrChange w:id="178" w:author="Quan Tran Duc (CV Phat trien Core Cap 2 - TT Phat trien - Khoi CNTT)" w:date="2026-09-22T10:38:00Z" w16du:dateUtc="2026-09-22T03:38:00Z">
                  <w:rPr>
                    <w:rStyle w:val="Hyperlink"/>
                    <w:i w:val="0"/>
                    <w:noProof/>
                  </w:rPr>
                </w:rPrChange>
              </w:rPr>
              <w:delText>2.1.2</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179" w:author="Quan Tran Duc (CV Phat trien Core Cap 2 - TT Phat trien - Khoi CNTT)" w:date="2026-09-22T10:38:00Z" w16du:dateUtc="2026-09-22T03:38:00Z">
                  <w:rPr>
                    <w:rStyle w:val="Hyperlink"/>
                    <w:i w:val="0"/>
                    <w:noProof/>
                  </w:rPr>
                </w:rPrChange>
              </w:rPr>
              <w:delText>Push Provisioning</w:delText>
            </w:r>
            <w:r w:rsidDel="00766D2B">
              <w:rPr>
                <w:noProof/>
                <w:webHidden/>
              </w:rPr>
              <w:tab/>
            </w:r>
            <w:r w:rsidR="00F63270" w:rsidDel="00766D2B">
              <w:rPr>
                <w:noProof/>
                <w:webHidden/>
              </w:rPr>
              <w:delText>9</w:delText>
            </w:r>
          </w:del>
        </w:p>
        <w:p w14:paraId="1DF62B75" w14:textId="52A7911D" w:rsidR="00FF0EA3" w:rsidDel="00766D2B" w:rsidRDefault="00FF0EA3">
          <w:pPr>
            <w:pStyle w:val="TOC3"/>
            <w:tabs>
              <w:tab w:val="left" w:pos="1320"/>
              <w:tab w:val="right" w:leader="dot" w:pos="9347"/>
            </w:tabs>
            <w:rPr>
              <w:del w:id="180"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181" w:author="Quan Tran Duc (CV Phat trien Core Cap 2 - TT Phat trien - Khoi CNTT)" w:date="2026-09-22T10:38:00Z" w16du:dateUtc="2026-09-22T03:38:00Z">
            <w:r w:rsidRPr="00766D2B" w:rsidDel="00766D2B">
              <w:rPr>
                <w:rPrChange w:id="182" w:author="Quan Tran Duc (CV Phat trien Core Cap 2 - TT Phat trien - Khoi CNTT)" w:date="2026-09-22T10:38:00Z" w16du:dateUtc="2026-09-22T03:38:00Z">
                  <w:rPr>
                    <w:rStyle w:val="Hyperlink"/>
                    <w:i w:val="0"/>
                    <w:noProof/>
                  </w:rPr>
                </w:rPrChange>
              </w:rPr>
              <w:delText>2.1.3</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183" w:author="Quan Tran Duc (CV Phat trien Core Cap 2 - TT Phat trien - Khoi CNTT)" w:date="2026-09-22T10:38:00Z" w16du:dateUtc="2026-09-22T03:38:00Z">
                  <w:rPr>
                    <w:rStyle w:val="Hyperlink"/>
                    <w:i w:val="0"/>
                    <w:noProof/>
                  </w:rPr>
                </w:rPrChange>
              </w:rPr>
              <w:delText>Token Update webhook</w:delText>
            </w:r>
            <w:r w:rsidDel="00766D2B">
              <w:rPr>
                <w:noProof/>
                <w:webHidden/>
              </w:rPr>
              <w:tab/>
            </w:r>
            <w:r w:rsidR="00F63270" w:rsidDel="00766D2B">
              <w:rPr>
                <w:noProof/>
                <w:webHidden/>
              </w:rPr>
              <w:delText>10</w:delText>
            </w:r>
          </w:del>
        </w:p>
        <w:p w14:paraId="07EDE938" w14:textId="30DEC675" w:rsidR="00FF0EA3" w:rsidDel="00766D2B" w:rsidRDefault="00FF0EA3">
          <w:pPr>
            <w:pStyle w:val="TOC3"/>
            <w:tabs>
              <w:tab w:val="left" w:pos="1320"/>
              <w:tab w:val="right" w:leader="dot" w:pos="9347"/>
            </w:tabs>
            <w:rPr>
              <w:del w:id="184"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185" w:author="Quan Tran Duc (CV Phat trien Core Cap 2 - TT Phat trien - Khoi CNTT)" w:date="2026-09-22T10:38:00Z" w16du:dateUtc="2026-09-22T03:38:00Z">
            <w:r w:rsidRPr="00766D2B" w:rsidDel="00766D2B">
              <w:rPr>
                <w:rPrChange w:id="186" w:author="Quan Tran Duc (CV Phat trien Core Cap 2 - TT Phat trien - Khoi CNTT)" w:date="2026-09-22T10:38:00Z" w16du:dateUtc="2026-09-22T03:38:00Z">
                  <w:rPr>
                    <w:rStyle w:val="Hyperlink"/>
                    <w:i w:val="0"/>
                    <w:noProof/>
                  </w:rPr>
                </w:rPrChange>
              </w:rPr>
              <w:delText>2.1.4</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187" w:author="Quan Tran Duc (CV Phat trien Core Cap 2 - TT Phat trien - Khoi CNTT)" w:date="2026-09-22T10:38:00Z" w16du:dateUtc="2026-09-22T03:38:00Z">
                  <w:rPr>
                    <w:rStyle w:val="Hyperlink"/>
                    <w:i w:val="0"/>
                    <w:noProof/>
                  </w:rPr>
                </w:rPrChange>
              </w:rPr>
              <w:delText>Token Update từ SmartVista</w:delText>
            </w:r>
            <w:r w:rsidDel="00766D2B">
              <w:rPr>
                <w:noProof/>
                <w:webHidden/>
              </w:rPr>
              <w:tab/>
            </w:r>
            <w:r w:rsidR="00F63270" w:rsidDel="00766D2B">
              <w:rPr>
                <w:noProof/>
                <w:webHidden/>
              </w:rPr>
              <w:delText>12</w:delText>
            </w:r>
          </w:del>
        </w:p>
        <w:p w14:paraId="4D18C848" w14:textId="06932225" w:rsidR="00FF0EA3" w:rsidDel="00766D2B" w:rsidRDefault="00FF0EA3">
          <w:pPr>
            <w:pStyle w:val="TOC2"/>
            <w:tabs>
              <w:tab w:val="left" w:pos="880"/>
              <w:tab w:val="right" w:leader="dot" w:pos="9347"/>
            </w:tabs>
            <w:rPr>
              <w:del w:id="188"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del w:id="189" w:author="Quan Tran Duc (CV Phat trien Core Cap 2 - TT Phat trien - Khoi CNTT)" w:date="2026-09-22T10:38:00Z" w16du:dateUtc="2026-09-22T03:38:00Z">
            <w:r w:rsidRPr="00766D2B" w:rsidDel="00766D2B">
              <w:rPr>
                <w:rPrChange w:id="190" w:author="Quan Tran Duc (CV Phat trien Core Cap 2 - TT Phat trien - Khoi CNTT)" w:date="2026-09-22T10:38:00Z" w16du:dateUtc="2026-09-22T03:38:00Z">
                  <w:rPr>
                    <w:rStyle w:val="Hyperlink"/>
                    <w:i/>
                    <w:noProof/>
                  </w:rPr>
                </w:rPrChange>
              </w:rPr>
              <w:delText>2.2</w:delText>
            </w:r>
            <w:r w:rsidDel="00766D2B">
              <w:rPr>
                <w:rFonts w:asciiTheme="minorHAnsi" w:eastAsiaTheme="minorEastAsia" w:hAnsiTheme="minorHAnsi" w:cstheme="minorBidi"/>
                <w:noProof/>
                <w:kern w:val="2"/>
                <w:szCs w:val="24"/>
                <w14:ligatures w14:val="standardContextual"/>
              </w:rPr>
              <w:tab/>
            </w:r>
            <w:r w:rsidRPr="00766D2B" w:rsidDel="00766D2B">
              <w:rPr>
                <w:rPrChange w:id="191" w:author="Quan Tran Duc (CV Phat trien Core Cap 2 - TT Phat trien - Khoi CNTT)" w:date="2026-09-22T10:38:00Z" w16du:dateUtc="2026-09-22T03:38:00Z">
                  <w:rPr>
                    <w:rStyle w:val="Hyperlink"/>
                    <w:noProof/>
                  </w:rPr>
                </w:rPrChange>
              </w:rPr>
              <w:delText>Services</w:delText>
            </w:r>
            <w:r w:rsidDel="00766D2B">
              <w:rPr>
                <w:noProof/>
                <w:webHidden/>
              </w:rPr>
              <w:tab/>
            </w:r>
            <w:r w:rsidR="00F63270" w:rsidDel="00766D2B">
              <w:rPr>
                <w:noProof/>
                <w:webHidden/>
              </w:rPr>
              <w:delText>20</w:delText>
            </w:r>
          </w:del>
        </w:p>
        <w:p w14:paraId="4AC8622C" w14:textId="1604998A" w:rsidR="00FF0EA3" w:rsidDel="00766D2B" w:rsidRDefault="00FF0EA3">
          <w:pPr>
            <w:pStyle w:val="TOC3"/>
            <w:tabs>
              <w:tab w:val="left" w:pos="1320"/>
              <w:tab w:val="right" w:leader="dot" w:pos="9347"/>
            </w:tabs>
            <w:rPr>
              <w:del w:id="192"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193" w:author="Quan Tran Duc (CV Phat trien Core Cap 2 - TT Phat trien - Khoi CNTT)" w:date="2026-09-22T10:38:00Z" w16du:dateUtc="2026-09-22T03:38:00Z">
            <w:r w:rsidRPr="00766D2B" w:rsidDel="00766D2B">
              <w:rPr>
                <w:rPrChange w:id="194" w:author="Quan Tran Duc (CV Phat trien Core Cap 2 - TT Phat trien - Khoi CNTT)" w:date="2026-09-22T10:38:00Z" w16du:dateUtc="2026-09-22T03:38:00Z">
                  <w:rPr>
                    <w:rStyle w:val="Hyperlink"/>
                    <w:i w:val="0"/>
                    <w:noProof/>
                  </w:rPr>
                </w:rPrChange>
              </w:rPr>
              <w:delText>2.2.1</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195" w:author="Quan Tran Duc (CV Phat trien Core Cap 2 - TT Phat trien - Khoi CNTT)" w:date="2026-09-22T10:38:00Z" w16du:dateUtc="2026-09-22T03:38:00Z">
                  <w:rPr>
                    <w:rStyle w:val="Hyperlink"/>
                    <w:i w:val="0"/>
                    <w:noProof/>
                  </w:rPr>
                </w:rPrChange>
              </w:rPr>
              <w:delText>API Gateway</w:delText>
            </w:r>
            <w:r w:rsidDel="00766D2B">
              <w:rPr>
                <w:noProof/>
                <w:webHidden/>
              </w:rPr>
              <w:tab/>
            </w:r>
            <w:r w:rsidR="00F63270" w:rsidDel="00766D2B">
              <w:rPr>
                <w:noProof/>
                <w:webHidden/>
              </w:rPr>
              <w:delText>20</w:delText>
            </w:r>
          </w:del>
        </w:p>
        <w:p w14:paraId="046B2108" w14:textId="5B016B9B" w:rsidR="00FF0EA3" w:rsidDel="00766D2B" w:rsidRDefault="00FF0EA3">
          <w:pPr>
            <w:pStyle w:val="TOC3"/>
            <w:tabs>
              <w:tab w:val="left" w:pos="1320"/>
              <w:tab w:val="right" w:leader="dot" w:pos="9347"/>
            </w:tabs>
            <w:rPr>
              <w:del w:id="196"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197" w:author="Quan Tran Duc (CV Phat trien Core Cap 2 - TT Phat trien - Khoi CNTT)" w:date="2026-09-22T10:38:00Z" w16du:dateUtc="2026-09-22T03:38:00Z">
            <w:r w:rsidRPr="00766D2B" w:rsidDel="00766D2B">
              <w:rPr>
                <w:rPrChange w:id="198" w:author="Quan Tran Duc (CV Phat trien Core Cap 2 - TT Phat trien - Khoi CNTT)" w:date="2026-09-22T10:38:00Z" w16du:dateUtc="2026-09-22T03:38:00Z">
                  <w:rPr>
                    <w:rStyle w:val="Hyperlink"/>
                    <w:i w:val="0"/>
                    <w:noProof/>
                  </w:rPr>
                </w:rPrChange>
              </w:rPr>
              <w:delText>2.2.2</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199" w:author="Quan Tran Duc (CV Phat trien Core Cap 2 - TT Phat trien - Khoi CNTT)" w:date="2026-09-22T10:38:00Z" w16du:dateUtc="2026-09-22T03:38:00Z">
                  <w:rPr>
                    <w:rStyle w:val="Hyperlink"/>
                    <w:i w:val="0"/>
                    <w:noProof/>
                  </w:rPr>
                </w:rPrChange>
              </w:rPr>
              <w:delText>Token Provision</w:delText>
            </w:r>
            <w:r w:rsidDel="00766D2B">
              <w:rPr>
                <w:noProof/>
                <w:webHidden/>
              </w:rPr>
              <w:tab/>
            </w:r>
            <w:r w:rsidR="00F63270" w:rsidDel="00766D2B">
              <w:rPr>
                <w:noProof/>
                <w:webHidden/>
              </w:rPr>
              <w:delText>20</w:delText>
            </w:r>
          </w:del>
        </w:p>
        <w:p w14:paraId="1CDEEABA" w14:textId="678095AF" w:rsidR="00FF0EA3" w:rsidDel="00766D2B" w:rsidRDefault="00FF0EA3">
          <w:pPr>
            <w:pStyle w:val="TOC3"/>
            <w:tabs>
              <w:tab w:val="left" w:pos="1320"/>
              <w:tab w:val="right" w:leader="dot" w:pos="9347"/>
            </w:tabs>
            <w:rPr>
              <w:del w:id="200"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01" w:author="Quan Tran Duc (CV Phat trien Core Cap 2 - TT Phat trien - Khoi CNTT)" w:date="2026-09-22T10:38:00Z" w16du:dateUtc="2026-09-22T03:38:00Z">
            <w:r w:rsidRPr="00766D2B" w:rsidDel="00766D2B">
              <w:rPr>
                <w:rPrChange w:id="202" w:author="Quan Tran Duc (CV Phat trien Core Cap 2 - TT Phat trien - Khoi CNTT)" w:date="2026-09-22T10:38:00Z" w16du:dateUtc="2026-09-22T03:38:00Z">
                  <w:rPr>
                    <w:rStyle w:val="Hyperlink"/>
                    <w:i w:val="0"/>
                    <w:noProof/>
                  </w:rPr>
                </w:rPrChange>
              </w:rPr>
              <w:delText>2.2.3</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03" w:author="Quan Tran Duc (CV Phat trien Core Cap 2 - TT Phat trien - Khoi CNTT)" w:date="2026-09-22T10:38:00Z" w16du:dateUtc="2026-09-22T03:38:00Z">
                  <w:rPr>
                    <w:rStyle w:val="Hyperlink"/>
                    <w:i w:val="0"/>
                    <w:noProof/>
                  </w:rPr>
                </w:rPrChange>
              </w:rPr>
              <w:delText>Token Manager</w:delText>
            </w:r>
            <w:r w:rsidDel="00766D2B">
              <w:rPr>
                <w:noProof/>
                <w:webHidden/>
              </w:rPr>
              <w:tab/>
            </w:r>
            <w:r w:rsidR="00F63270" w:rsidDel="00766D2B">
              <w:rPr>
                <w:noProof/>
                <w:webHidden/>
              </w:rPr>
              <w:delText>34</w:delText>
            </w:r>
          </w:del>
        </w:p>
        <w:p w14:paraId="2EDFAB9A" w14:textId="7D2FE567" w:rsidR="00FF0EA3" w:rsidDel="00766D2B" w:rsidRDefault="00FF0EA3">
          <w:pPr>
            <w:pStyle w:val="TOC3"/>
            <w:tabs>
              <w:tab w:val="left" w:pos="1320"/>
              <w:tab w:val="right" w:leader="dot" w:pos="9347"/>
            </w:tabs>
            <w:rPr>
              <w:del w:id="204"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05" w:author="Quan Tran Duc (CV Phat trien Core Cap 2 - TT Phat trien - Khoi CNTT)" w:date="2026-09-22T10:38:00Z" w16du:dateUtc="2026-09-22T03:38:00Z">
            <w:r w:rsidRPr="00766D2B" w:rsidDel="00766D2B">
              <w:rPr>
                <w:rPrChange w:id="206" w:author="Quan Tran Duc (CV Phat trien Core Cap 2 - TT Phat trien - Khoi CNTT)" w:date="2026-09-22T10:38:00Z" w16du:dateUtc="2026-09-22T03:38:00Z">
                  <w:rPr>
                    <w:rStyle w:val="Hyperlink"/>
                    <w:i w:val="0"/>
                    <w:noProof/>
                  </w:rPr>
                </w:rPrChange>
              </w:rPr>
              <w:delText>2.2.4</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07" w:author="Quan Tran Duc (CV Phat trien Core Cap 2 - TT Phat trien - Khoi CNTT)" w:date="2026-09-22T10:38:00Z" w16du:dateUtc="2026-09-22T03:38:00Z">
                  <w:rPr>
                    <w:rStyle w:val="Hyperlink"/>
                    <w:i w:val="0"/>
                    <w:noProof/>
                  </w:rPr>
                </w:rPrChange>
              </w:rPr>
              <w:delText>Decision Engine</w:delText>
            </w:r>
            <w:r w:rsidDel="00766D2B">
              <w:rPr>
                <w:noProof/>
                <w:webHidden/>
              </w:rPr>
              <w:tab/>
            </w:r>
            <w:r w:rsidR="00F63270" w:rsidDel="00766D2B">
              <w:rPr>
                <w:noProof/>
                <w:webHidden/>
              </w:rPr>
              <w:delText>45</w:delText>
            </w:r>
          </w:del>
        </w:p>
        <w:p w14:paraId="55C6F81A" w14:textId="7B5AFE93" w:rsidR="00FF0EA3" w:rsidDel="00766D2B" w:rsidRDefault="00FF0EA3">
          <w:pPr>
            <w:pStyle w:val="TOC3"/>
            <w:tabs>
              <w:tab w:val="left" w:pos="1320"/>
              <w:tab w:val="right" w:leader="dot" w:pos="9347"/>
            </w:tabs>
            <w:rPr>
              <w:del w:id="20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09" w:author="Quan Tran Duc (CV Phat trien Core Cap 2 - TT Phat trien - Khoi CNTT)" w:date="2026-09-22T10:38:00Z" w16du:dateUtc="2026-09-22T03:38:00Z">
            <w:r w:rsidRPr="00766D2B" w:rsidDel="00766D2B">
              <w:rPr>
                <w:rPrChange w:id="210" w:author="Quan Tran Duc (CV Phat trien Core Cap 2 - TT Phat trien - Khoi CNTT)" w:date="2026-09-22T10:38:00Z" w16du:dateUtc="2026-09-22T03:38:00Z">
                  <w:rPr>
                    <w:rStyle w:val="Hyperlink"/>
                    <w:i w:val="0"/>
                    <w:noProof/>
                  </w:rPr>
                </w:rPrChange>
              </w:rPr>
              <w:delText>2.2.5</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11" w:author="Quan Tran Duc (CV Phat trien Core Cap 2 - TT Phat trien - Khoi CNTT)" w:date="2026-09-22T10:38:00Z" w16du:dateUtc="2026-09-22T03:38:00Z">
                  <w:rPr>
                    <w:rStyle w:val="Hyperlink"/>
                    <w:i w:val="0"/>
                    <w:noProof/>
                  </w:rPr>
                </w:rPrChange>
              </w:rPr>
              <w:delText>Rule Validator</w:delText>
            </w:r>
            <w:r w:rsidDel="00766D2B">
              <w:rPr>
                <w:noProof/>
                <w:webHidden/>
              </w:rPr>
              <w:tab/>
            </w:r>
            <w:r w:rsidR="00F63270" w:rsidDel="00766D2B">
              <w:rPr>
                <w:noProof/>
                <w:webHidden/>
              </w:rPr>
              <w:delText>52</w:delText>
            </w:r>
          </w:del>
        </w:p>
        <w:p w14:paraId="4D28F063" w14:textId="6628A904" w:rsidR="00FF0EA3" w:rsidDel="00766D2B" w:rsidRDefault="00FF0EA3">
          <w:pPr>
            <w:pStyle w:val="TOC3"/>
            <w:tabs>
              <w:tab w:val="left" w:pos="1320"/>
              <w:tab w:val="right" w:leader="dot" w:pos="9347"/>
            </w:tabs>
            <w:rPr>
              <w:del w:id="212"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13" w:author="Quan Tran Duc (CV Phat trien Core Cap 2 - TT Phat trien - Khoi CNTT)" w:date="2026-09-22T10:38:00Z" w16du:dateUtc="2026-09-22T03:38:00Z">
            <w:r w:rsidRPr="00766D2B" w:rsidDel="00766D2B">
              <w:rPr>
                <w:rPrChange w:id="214" w:author="Quan Tran Duc (CV Phat trien Core Cap 2 - TT Phat trien - Khoi CNTT)" w:date="2026-09-22T10:38:00Z" w16du:dateUtc="2026-09-22T03:38:00Z">
                  <w:rPr>
                    <w:rStyle w:val="Hyperlink"/>
                    <w:i w:val="0"/>
                    <w:noProof/>
                  </w:rPr>
                </w:rPrChange>
              </w:rPr>
              <w:lastRenderedPageBreak/>
              <w:delText>2.2.6</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15" w:author="Quan Tran Duc (CV Phat trien Core Cap 2 - TT Phat trien - Khoi CNTT)" w:date="2026-09-22T10:38:00Z" w16du:dateUtc="2026-09-22T03:38:00Z">
                  <w:rPr>
                    <w:rStyle w:val="Hyperlink"/>
                    <w:i w:val="0"/>
                    <w:noProof/>
                  </w:rPr>
                </w:rPrChange>
              </w:rPr>
              <w:delText>Event</w:delText>
            </w:r>
            <w:r w:rsidDel="00766D2B">
              <w:rPr>
                <w:noProof/>
                <w:webHidden/>
              </w:rPr>
              <w:tab/>
            </w:r>
            <w:r w:rsidR="00F63270" w:rsidDel="00766D2B">
              <w:rPr>
                <w:noProof/>
                <w:webHidden/>
              </w:rPr>
              <w:delText>54</w:delText>
            </w:r>
          </w:del>
        </w:p>
        <w:p w14:paraId="369AD1DE" w14:textId="38D53817" w:rsidR="00FF0EA3" w:rsidDel="00766D2B" w:rsidRDefault="00FF0EA3">
          <w:pPr>
            <w:pStyle w:val="TOC3"/>
            <w:tabs>
              <w:tab w:val="left" w:pos="1320"/>
              <w:tab w:val="right" w:leader="dot" w:pos="9347"/>
            </w:tabs>
            <w:rPr>
              <w:del w:id="216"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17" w:author="Quan Tran Duc (CV Phat trien Core Cap 2 - TT Phat trien - Khoi CNTT)" w:date="2026-09-22T10:38:00Z" w16du:dateUtc="2026-09-22T03:38:00Z">
            <w:r w:rsidRPr="00766D2B" w:rsidDel="00766D2B">
              <w:rPr>
                <w:rPrChange w:id="218" w:author="Quan Tran Duc (CV Phat trien Core Cap 2 - TT Phat trien - Khoi CNTT)" w:date="2026-09-22T10:38:00Z" w16du:dateUtc="2026-09-22T03:38:00Z">
                  <w:rPr>
                    <w:rStyle w:val="Hyperlink"/>
                    <w:i w:val="0"/>
                    <w:noProof/>
                  </w:rPr>
                </w:rPrChange>
              </w:rPr>
              <w:delText>2.2.7</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19" w:author="Quan Tran Duc (CV Phat trien Core Cap 2 - TT Phat trien - Khoi CNTT)" w:date="2026-09-22T10:38:00Z" w16du:dateUtc="2026-09-22T03:38:00Z">
                  <w:rPr>
                    <w:rStyle w:val="Hyperlink"/>
                    <w:i w:val="0"/>
                    <w:noProof/>
                  </w:rPr>
                </w:rPrChange>
              </w:rPr>
              <w:delText>Notification</w:delText>
            </w:r>
            <w:r w:rsidDel="00766D2B">
              <w:rPr>
                <w:noProof/>
                <w:webHidden/>
              </w:rPr>
              <w:tab/>
            </w:r>
            <w:r w:rsidR="00F63270" w:rsidDel="00766D2B">
              <w:rPr>
                <w:noProof/>
                <w:webHidden/>
              </w:rPr>
              <w:delText>57</w:delText>
            </w:r>
          </w:del>
        </w:p>
        <w:p w14:paraId="6C720B8F" w14:textId="0149FA94" w:rsidR="00FF0EA3" w:rsidDel="00766D2B" w:rsidRDefault="00FF0EA3">
          <w:pPr>
            <w:pStyle w:val="TOC2"/>
            <w:tabs>
              <w:tab w:val="left" w:pos="880"/>
              <w:tab w:val="right" w:leader="dot" w:pos="9347"/>
            </w:tabs>
            <w:rPr>
              <w:del w:id="220"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del w:id="221" w:author="Quan Tran Duc (CV Phat trien Core Cap 2 - TT Phat trien - Khoi CNTT)" w:date="2026-09-22T10:38:00Z" w16du:dateUtc="2026-09-22T03:38:00Z">
            <w:r w:rsidRPr="00766D2B" w:rsidDel="00766D2B">
              <w:rPr>
                <w:rPrChange w:id="222" w:author="Quan Tran Duc (CV Phat trien Core Cap 2 - TT Phat trien - Khoi CNTT)" w:date="2026-09-22T10:38:00Z" w16du:dateUtc="2026-09-22T03:38:00Z">
                  <w:rPr>
                    <w:rStyle w:val="Hyperlink"/>
                    <w:i/>
                    <w:noProof/>
                  </w:rPr>
                </w:rPrChange>
              </w:rPr>
              <w:delText>2.3</w:delText>
            </w:r>
            <w:r w:rsidDel="00766D2B">
              <w:rPr>
                <w:rFonts w:asciiTheme="minorHAnsi" w:eastAsiaTheme="minorEastAsia" w:hAnsiTheme="minorHAnsi" w:cstheme="minorBidi"/>
                <w:noProof/>
                <w:kern w:val="2"/>
                <w:szCs w:val="24"/>
                <w14:ligatures w14:val="standardContextual"/>
              </w:rPr>
              <w:tab/>
            </w:r>
            <w:r w:rsidRPr="00766D2B" w:rsidDel="00766D2B">
              <w:rPr>
                <w:rPrChange w:id="223" w:author="Quan Tran Duc (CV Phat trien Core Cap 2 - TT Phat trien - Khoi CNTT)" w:date="2026-09-22T10:38:00Z" w16du:dateUtc="2026-09-22T03:38:00Z">
                  <w:rPr>
                    <w:rStyle w:val="Hyperlink"/>
                    <w:noProof/>
                  </w:rPr>
                </w:rPrChange>
              </w:rPr>
              <w:delText>Database</w:delText>
            </w:r>
            <w:r w:rsidDel="00766D2B">
              <w:rPr>
                <w:noProof/>
                <w:webHidden/>
              </w:rPr>
              <w:tab/>
            </w:r>
            <w:r w:rsidR="00F63270" w:rsidDel="00766D2B">
              <w:rPr>
                <w:noProof/>
                <w:webHidden/>
              </w:rPr>
              <w:delText>65</w:delText>
            </w:r>
          </w:del>
        </w:p>
        <w:p w14:paraId="6E326BF3" w14:textId="0C15F451" w:rsidR="00FF0EA3" w:rsidDel="00766D2B" w:rsidRDefault="00FF0EA3">
          <w:pPr>
            <w:pStyle w:val="TOC3"/>
            <w:tabs>
              <w:tab w:val="left" w:pos="1320"/>
              <w:tab w:val="right" w:leader="dot" w:pos="9347"/>
            </w:tabs>
            <w:rPr>
              <w:del w:id="224"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25" w:author="Quan Tran Duc (CV Phat trien Core Cap 2 - TT Phat trien - Khoi CNTT)" w:date="2026-09-22T10:38:00Z" w16du:dateUtc="2026-09-22T03:38:00Z">
            <w:r w:rsidRPr="00766D2B" w:rsidDel="00766D2B">
              <w:rPr>
                <w:rPrChange w:id="226" w:author="Quan Tran Duc (CV Phat trien Core Cap 2 - TT Phat trien - Khoi CNTT)" w:date="2026-09-22T10:38:00Z" w16du:dateUtc="2026-09-22T03:38:00Z">
                  <w:rPr>
                    <w:rStyle w:val="Hyperlink"/>
                    <w:i w:val="0"/>
                    <w:noProof/>
                  </w:rPr>
                </w:rPrChange>
              </w:rPr>
              <w:delText>2.3.1</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27" w:author="Quan Tran Duc (CV Phat trien Core Cap 2 - TT Phat trien - Khoi CNTT)" w:date="2026-09-22T10:38:00Z" w16du:dateUtc="2026-09-22T03:38:00Z">
                  <w:rPr>
                    <w:rStyle w:val="Hyperlink"/>
                    <w:i w:val="0"/>
                    <w:noProof/>
                  </w:rPr>
                </w:rPrChange>
              </w:rPr>
              <w:delText>Bảng</w:delText>
            </w:r>
            <w:r w:rsidDel="00766D2B">
              <w:rPr>
                <w:noProof/>
                <w:webHidden/>
              </w:rPr>
              <w:tab/>
            </w:r>
            <w:r w:rsidR="00F63270" w:rsidDel="00766D2B">
              <w:rPr>
                <w:noProof/>
                <w:webHidden/>
              </w:rPr>
              <w:delText>65</w:delText>
            </w:r>
          </w:del>
        </w:p>
        <w:p w14:paraId="1F6444FC" w14:textId="28251F4A" w:rsidR="00FF0EA3" w:rsidDel="00766D2B" w:rsidRDefault="00FF0EA3">
          <w:pPr>
            <w:pStyle w:val="TOC3"/>
            <w:tabs>
              <w:tab w:val="left" w:pos="1320"/>
              <w:tab w:val="right" w:leader="dot" w:pos="9347"/>
            </w:tabs>
            <w:rPr>
              <w:del w:id="22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29" w:author="Quan Tran Duc (CV Phat trien Core Cap 2 - TT Phat trien - Khoi CNTT)" w:date="2026-09-22T10:38:00Z" w16du:dateUtc="2026-09-22T03:38:00Z">
            <w:r w:rsidRPr="00766D2B" w:rsidDel="00766D2B">
              <w:rPr>
                <w:rPrChange w:id="230" w:author="Quan Tran Duc (CV Phat trien Core Cap 2 - TT Phat trien - Khoi CNTT)" w:date="2026-09-22T10:38:00Z" w16du:dateUtc="2026-09-22T03:38:00Z">
                  <w:rPr>
                    <w:rStyle w:val="Hyperlink"/>
                    <w:i w:val="0"/>
                    <w:noProof/>
                  </w:rPr>
                </w:rPrChange>
              </w:rPr>
              <w:delText>2.3.2</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31" w:author="Quan Tran Duc (CV Phat trien Core Cap 2 - TT Phat trien - Khoi CNTT)" w:date="2026-09-22T10:38:00Z" w16du:dateUtc="2026-09-22T03:38:00Z">
                  <w:rPr>
                    <w:rStyle w:val="Hyperlink"/>
                    <w:i w:val="0"/>
                    <w:noProof/>
                  </w:rPr>
                </w:rPrChange>
              </w:rPr>
              <w:delText>Thủ tục</w:delText>
            </w:r>
            <w:r w:rsidDel="00766D2B">
              <w:rPr>
                <w:noProof/>
                <w:webHidden/>
              </w:rPr>
              <w:tab/>
            </w:r>
            <w:r w:rsidR="00F63270" w:rsidDel="00766D2B">
              <w:rPr>
                <w:noProof/>
                <w:webHidden/>
              </w:rPr>
              <w:delText>79</w:delText>
            </w:r>
          </w:del>
        </w:p>
        <w:p w14:paraId="64B74D30" w14:textId="479989EF" w:rsidR="00FF0EA3" w:rsidDel="00766D2B" w:rsidRDefault="00FF0EA3">
          <w:pPr>
            <w:pStyle w:val="TOC3"/>
            <w:tabs>
              <w:tab w:val="left" w:pos="1320"/>
              <w:tab w:val="right" w:leader="dot" w:pos="9347"/>
            </w:tabs>
            <w:rPr>
              <w:del w:id="232"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33" w:author="Quan Tran Duc (CV Phat trien Core Cap 2 - TT Phat trien - Khoi CNTT)" w:date="2026-09-22T10:38:00Z" w16du:dateUtc="2026-09-22T03:38:00Z">
            <w:r w:rsidRPr="00766D2B" w:rsidDel="00766D2B">
              <w:rPr>
                <w:rPrChange w:id="234" w:author="Quan Tran Duc (CV Phat trien Core Cap 2 - TT Phat trien - Khoi CNTT)" w:date="2026-09-22T10:38:00Z" w16du:dateUtc="2026-09-22T03:38:00Z">
                  <w:rPr>
                    <w:rStyle w:val="Hyperlink"/>
                    <w:i w:val="0"/>
                    <w:noProof/>
                  </w:rPr>
                </w:rPrChange>
              </w:rPr>
              <w:delText>2.3.3</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35" w:author="Quan Tran Duc (CV Phat trien Core Cap 2 - TT Phat trien - Khoi CNTT)" w:date="2026-09-22T10:38:00Z" w16du:dateUtc="2026-09-22T03:38:00Z">
                  <w:rPr>
                    <w:rStyle w:val="Hyperlink"/>
                    <w:i w:val="0"/>
                    <w:noProof/>
                  </w:rPr>
                </w:rPrChange>
              </w:rPr>
              <w:delText>Script cấu hình</w:delText>
            </w:r>
            <w:r w:rsidDel="00766D2B">
              <w:rPr>
                <w:noProof/>
                <w:webHidden/>
              </w:rPr>
              <w:tab/>
            </w:r>
            <w:r w:rsidR="00F63270" w:rsidDel="00766D2B">
              <w:rPr>
                <w:noProof/>
                <w:webHidden/>
              </w:rPr>
              <w:delText>83</w:delText>
            </w:r>
          </w:del>
        </w:p>
        <w:p w14:paraId="67191BE0" w14:textId="54A5275C" w:rsidR="00FF0EA3" w:rsidDel="00766D2B" w:rsidRDefault="00FF0EA3">
          <w:pPr>
            <w:pStyle w:val="TOC2"/>
            <w:tabs>
              <w:tab w:val="left" w:pos="880"/>
              <w:tab w:val="right" w:leader="dot" w:pos="9347"/>
            </w:tabs>
            <w:rPr>
              <w:del w:id="236" w:author="Quan Tran Duc (CV Phat trien Core Cap 2 - TT Phat trien - Khoi CNTT)" w:date="2026-09-22T10:38:00Z" w16du:dateUtc="2026-09-22T03:38:00Z"/>
              <w:rFonts w:asciiTheme="minorHAnsi" w:eastAsiaTheme="minorEastAsia" w:hAnsiTheme="minorHAnsi" w:cstheme="minorBidi"/>
              <w:noProof/>
              <w:kern w:val="2"/>
              <w:szCs w:val="24"/>
              <w14:ligatures w14:val="standardContextual"/>
            </w:rPr>
          </w:pPr>
          <w:del w:id="237" w:author="Quan Tran Duc (CV Phat trien Core Cap 2 - TT Phat trien - Khoi CNTT)" w:date="2026-09-22T10:38:00Z" w16du:dateUtc="2026-09-22T03:38:00Z">
            <w:r w:rsidRPr="00766D2B" w:rsidDel="00766D2B">
              <w:rPr>
                <w:rPrChange w:id="238" w:author="Quan Tran Duc (CV Phat trien Core Cap 2 - TT Phat trien - Khoi CNTT)" w:date="2026-09-22T10:38:00Z" w16du:dateUtc="2026-09-22T03:38:00Z">
                  <w:rPr>
                    <w:rStyle w:val="Hyperlink"/>
                    <w:i/>
                    <w:noProof/>
                  </w:rPr>
                </w:rPrChange>
              </w:rPr>
              <w:delText>2.4</w:delText>
            </w:r>
            <w:r w:rsidDel="00766D2B">
              <w:rPr>
                <w:rFonts w:asciiTheme="minorHAnsi" w:eastAsiaTheme="minorEastAsia" w:hAnsiTheme="minorHAnsi" w:cstheme="minorBidi"/>
                <w:noProof/>
                <w:kern w:val="2"/>
                <w:szCs w:val="24"/>
                <w14:ligatures w14:val="standardContextual"/>
              </w:rPr>
              <w:tab/>
            </w:r>
            <w:r w:rsidRPr="00766D2B" w:rsidDel="00766D2B">
              <w:rPr>
                <w:rPrChange w:id="239" w:author="Quan Tran Duc (CV Phat trien Core Cap 2 - TT Phat trien - Khoi CNTT)" w:date="2026-09-22T10:38:00Z" w16du:dateUtc="2026-09-22T03:38:00Z">
                  <w:rPr>
                    <w:rStyle w:val="Hyperlink"/>
                    <w:noProof/>
                  </w:rPr>
                </w:rPrChange>
              </w:rPr>
              <w:delText>Integration Services</w:delText>
            </w:r>
            <w:r w:rsidDel="00766D2B">
              <w:rPr>
                <w:noProof/>
                <w:webHidden/>
              </w:rPr>
              <w:tab/>
            </w:r>
            <w:r w:rsidR="00F63270" w:rsidDel="00766D2B">
              <w:rPr>
                <w:noProof/>
                <w:webHidden/>
              </w:rPr>
              <w:delText>83</w:delText>
            </w:r>
          </w:del>
        </w:p>
        <w:p w14:paraId="494F60BA" w14:textId="0CAD21F3" w:rsidR="00FF0EA3" w:rsidDel="00766D2B" w:rsidRDefault="00FF0EA3">
          <w:pPr>
            <w:pStyle w:val="TOC3"/>
            <w:tabs>
              <w:tab w:val="left" w:pos="1320"/>
              <w:tab w:val="right" w:leader="dot" w:pos="9347"/>
            </w:tabs>
            <w:rPr>
              <w:del w:id="240"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41" w:author="Quan Tran Duc (CV Phat trien Core Cap 2 - TT Phat trien - Khoi CNTT)" w:date="2026-09-22T10:38:00Z" w16du:dateUtc="2026-09-22T03:38:00Z">
            <w:r w:rsidRPr="00766D2B" w:rsidDel="00766D2B">
              <w:rPr>
                <w:rPrChange w:id="242" w:author="Quan Tran Duc (CV Phat trien Core Cap 2 - TT Phat trien - Khoi CNTT)" w:date="2026-09-22T10:38:00Z" w16du:dateUtc="2026-09-22T03:38:00Z">
                  <w:rPr>
                    <w:rStyle w:val="Hyperlink"/>
                    <w:i w:val="0"/>
                    <w:noProof/>
                  </w:rPr>
                </w:rPrChange>
              </w:rPr>
              <w:delText>2.4.1</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43" w:author="Quan Tran Duc (CV Phat trien Core Cap 2 - TT Phat trien - Khoi CNTT)" w:date="2026-09-22T10:38:00Z" w16du:dateUtc="2026-09-22T03:38:00Z">
                  <w:rPr>
                    <w:rStyle w:val="Hyperlink"/>
                    <w:i w:val="0"/>
                    <w:noProof/>
                  </w:rPr>
                </w:rPrChange>
              </w:rPr>
              <w:delText>WS02 Internal - SHB-CTM</w:delText>
            </w:r>
            <w:r w:rsidDel="00766D2B">
              <w:rPr>
                <w:noProof/>
                <w:webHidden/>
              </w:rPr>
              <w:tab/>
            </w:r>
            <w:r w:rsidR="00F63270" w:rsidDel="00766D2B">
              <w:rPr>
                <w:noProof/>
                <w:webHidden/>
              </w:rPr>
              <w:delText>83</w:delText>
            </w:r>
          </w:del>
        </w:p>
        <w:p w14:paraId="053E9F2F" w14:textId="38150356" w:rsidR="00FF0EA3" w:rsidDel="00766D2B" w:rsidRDefault="00FF0EA3">
          <w:pPr>
            <w:pStyle w:val="TOC3"/>
            <w:tabs>
              <w:tab w:val="left" w:pos="1320"/>
              <w:tab w:val="right" w:leader="dot" w:pos="9347"/>
            </w:tabs>
            <w:rPr>
              <w:del w:id="244"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45" w:author="Quan Tran Duc (CV Phat trien Core Cap 2 - TT Phat trien - Khoi CNTT)" w:date="2026-09-22T10:38:00Z" w16du:dateUtc="2026-09-22T03:38:00Z">
            <w:r w:rsidRPr="00766D2B" w:rsidDel="00766D2B">
              <w:rPr>
                <w:rPrChange w:id="246" w:author="Quan Tran Duc (CV Phat trien Core Cap 2 - TT Phat trien - Khoi CNTT)" w:date="2026-09-22T10:38:00Z" w16du:dateUtc="2026-09-22T03:38:00Z">
                  <w:rPr>
                    <w:rStyle w:val="Hyperlink"/>
                    <w:i w:val="0"/>
                    <w:noProof/>
                  </w:rPr>
                </w:rPrChange>
              </w:rPr>
              <w:delText>2.4.2</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47" w:author="Quan Tran Duc (CV Phat trien Core Cap 2 - TT Phat trien - Khoi CNTT)" w:date="2026-09-22T10:38:00Z" w16du:dateUtc="2026-09-22T03:38:00Z">
                  <w:rPr>
                    <w:rStyle w:val="Hyperlink"/>
                    <w:i w:val="0"/>
                    <w:noProof/>
                  </w:rPr>
                </w:rPrChange>
              </w:rPr>
              <w:delText>WS02 External - ENTRUST-SHB</w:delText>
            </w:r>
            <w:r w:rsidDel="00766D2B">
              <w:rPr>
                <w:noProof/>
                <w:webHidden/>
              </w:rPr>
              <w:tab/>
            </w:r>
            <w:r w:rsidR="00F63270" w:rsidDel="00766D2B">
              <w:rPr>
                <w:noProof/>
                <w:webHidden/>
              </w:rPr>
              <w:delText>83</w:delText>
            </w:r>
          </w:del>
        </w:p>
        <w:p w14:paraId="4E6D78DC" w14:textId="7369AA4D" w:rsidR="00FF0EA3" w:rsidDel="00766D2B" w:rsidRDefault="00FF0EA3">
          <w:pPr>
            <w:pStyle w:val="TOC3"/>
            <w:tabs>
              <w:tab w:val="left" w:pos="1320"/>
              <w:tab w:val="right" w:leader="dot" w:pos="9347"/>
            </w:tabs>
            <w:rPr>
              <w:del w:id="248"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49" w:author="Quan Tran Duc (CV Phat trien Core Cap 2 - TT Phat trien - Khoi CNTT)" w:date="2026-09-22T10:38:00Z" w16du:dateUtc="2026-09-22T03:38:00Z">
            <w:r w:rsidRPr="00766D2B" w:rsidDel="00766D2B">
              <w:rPr>
                <w:rPrChange w:id="250" w:author="Quan Tran Duc (CV Phat trien Core Cap 2 - TT Phat trien - Khoi CNTT)" w:date="2026-09-22T10:38:00Z" w16du:dateUtc="2026-09-22T03:38:00Z">
                  <w:rPr>
                    <w:rStyle w:val="Hyperlink"/>
                    <w:i w:val="0"/>
                    <w:noProof/>
                  </w:rPr>
                </w:rPrChange>
              </w:rPr>
              <w:delText>2.4.3</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51" w:author="Quan Tran Duc (CV Phat trien Core Cap 2 - TT Phat trien - Khoi CNTT)" w:date="2026-09-22T10:38:00Z" w16du:dateUtc="2026-09-22T03:38:00Z">
                  <w:rPr>
                    <w:rStyle w:val="Hyperlink"/>
                    <w:i w:val="0"/>
                    <w:noProof/>
                  </w:rPr>
                </w:rPrChange>
              </w:rPr>
              <w:delText>WS02 External - SHB-ENTRUST</w:delText>
            </w:r>
            <w:r w:rsidDel="00766D2B">
              <w:rPr>
                <w:noProof/>
                <w:webHidden/>
              </w:rPr>
              <w:tab/>
            </w:r>
            <w:r w:rsidR="00F63270" w:rsidDel="00766D2B">
              <w:rPr>
                <w:noProof/>
                <w:webHidden/>
              </w:rPr>
              <w:delText>84</w:delText>
            </w:r>
          </w:del>
        </w:p>
        <w:p w14:paraId="58C25EE5" w14:textId="2A7060C1" w:rsidR="00FF0EA3" w:rsidDel="00766D2B" w:rsidRDefault="00FF0EA3">
          <w:pPr>
            <w:pStyle w:val="TOC3"/>
            <w:tabs>
              <w:tab w:val="left" w:pos="1320"/>
              <w:tab w:val="right" w:leader="dot" w:pos="9347"/>
            </w:tabs>
            <w:rPr>
              <w:del w:id="252" w:author="Quan Tran Duc (CV Phat trien Core Cap 2 - TT Phat trien - Khoi CNTT)" w:date="2026-09-22T10:38:00Z" w16du:dateUtc="2026-09-22T03:38:00Z"/>
              <w:rFonts w:asciiTheme="minorHAnsi" w:eastAsiaTheme="minorEastAsia" w:hAnsiTheme="minorHAnsi" w:cstheme="minorBidi"/>
              <w:i w:val="0"/>
              <w:noProof/>
              <w:kern w:val="2"/>
              <w:szCs w:val="24"/>
              <w14:ligatures w14:val="standardContextual"/>
            </w:rPr>
          </w:pPr>
          <w:del w:id="253" w:author="Quan Tran Duc (CV Phat trien Core Cap 2 - TT Phat trien - Khoi CNTT)" w:date="2026-09-22T10:38:00Z" w16du:dateUtc="2026-09-22T03:38:00Z">
            <w:r w:rsidRPr="00766D2B" w:rsidDel="00766D2B">
              <w:rPr>
                <w:rPrChange w:id="254" w:author="Quan Tran Duc (CV Phat trien Core Cap 2 - TT Phat trien - Khoi CNTT)" w:date="2026-09-22T10:38:00Z" w16du:dateUtc="2026-09-22T03:38:00Z">
                  <w:rPr>
                    <w:rStyle w:val="Hyperlink"/>
                    <w:i w:val="0"/>
                    <w:noProof/>
                  </w:rPr>
                </w:rPrChange>
              </w:rPr>
              <w:delText>2.4.4</w:delText>
            </w:r>
            <w:r w:rsidDel="00766D2B">
              <w:rPr>
                <w:rFonts w:asciiTheme="minorHAnsi" w:eastAsiaTheme="minorEastAsia" w:hAnsiTheme="minorHAnsi" w:cstheme="minorBidi"/>
                <w:i w:val="0"/>
                <w:noProof/>
                <w:kern w:val="2"/>
                <w:szCs w:val="24"/>
                <w14:ligatures w14:val="standardContextual"/>
              </w:rPr>
              <w:tab/>
            </w:r>
            <w:r w:rsidRPr="00766D2B" w:rsidDel="00766D2B">
              <w:rPr>
                <w:rPrChange w:id="255" w:author="Quan Tran Duc (CV Phat trien Core Cap 2 - TT Phat trien - Khoi CNTT)" w:date="2026-09-22T10:38:00Z" w16du:dateUtc="2026-09-22T03:38:00Z">
                  <w:rPr>
                    <w:rStyle w:val="Hyperlink"/>
                    <w:i w:val="0"/>
                    <w:noProof/>
                  </w:rPr>
                </w:rPrChange>
              </w:rPr>
              <w:delText>ESB – CmsSVNGConnect</w:delText>
            </w:r>
            <w:r w:rsidDel="00766D2B">
              <w:rPr>
                <w:noProof/>
                <w:webHidden/>
              </w:rPr>
              <w:tab/>
            </w:r>
            <w:r w:rsidR="00F63270" w:rsidDel="00766D2B">
              <w:rPr>
                <w:noProof/>
                <w:webHidden/>
              </w:rPr>
              <w:delText>85</w:delText>
            </w:r>
          </w:del>
        </w:p>
        <w:p w14:paraId="79472806" w14:textId="33BF6244" w:rsidR="00596C49" w:rsidRPr="00B60E1A" w:rsidRDefault="00B55B38" w:rsidP="00F41EF8">
          <w:pPr>
            <w:ind w:firstLine="0"/>
            <w:rPr>
              <w:sz w:val="26"/>
              <w:szCs w:val="26"/>
            </w:rPr>
          </w:pPr>
          <w:r w:rsidRPr="00B60E1A">
            <w:rPr>
              <w:b/>
              <w:bCs/>
              <w:noProof/>
              <w:sz w:val="26"/>
              <w:szCs w:val="26"/>
            </w:rPr>
            <w:fldChar w:fldCharType="end"/>
          </w:r>
        </w:p>
      </w:sdtContent>
    </w:sdt>
    <w:p w14:paraId="39D75AAD" w14:textId="77777777" w:rsidR="00596C49" w:rsidRPr="00B60E1A" w:rsidRDefault="00596C49" w:rsidP="00F56120">
      <w:pPr>
        <w:pStyle w:val="Heading1"/>
        <w:rPr>
          <w:rFonts w:cs="Times New Roman"/>
          <w:sz w:val="26"/>
          <w:szCs w:val="26"/>
        </w:rPr>
      </w:pPr>
      <w:bookmarkStart w:id="256" w:name="_Toc164842709"/>
      <w:bookmarkStart w:id="257" w:name="_Toc240965937"/>
      <w:r w:rsidRPr="00B60E1A">
        <w:rPr>
          <w:rFonts w:eastAsia="Times New Roman" w:cs="Times New Roman"/>
          <w:szCs w:val="26"/>
        </w:rPr>
        <w:lastRenderedPageBreak/>
        <w:t>GIỚI THIỆU CHUNG</w:t>
      </w:r>
      <w:r w:rsidR="006364E9" w:rsidRPr="00B60E1A">
        <w:rPr>
          <w:rFonts w:eastAsia="Times New Roman" w:cs="Times New Roman"/>
          <w:szCs w:val="26"/>
        </w:rPr>
        <w:t>.</w:t>
      </w:r>
      <w:bookmarkEnd w:id="256"/>
      <w:bookmarkEnd w:id="257"/>
    </w:p>
    <w:p w14:paraId="15BE794A" w14:textId="77777777" w:rsidR="00596C49" w:rsidRPr="00B60E1A" w:rsidRDefault="00596C49" w:rsidP="00F56120">
      <w:pPr>
        <w:pStyle w:val="Heading2"/>
        <w:rPr>
          <w:rFonts w:cs="Times New Roman"/>
          <w:sz w:val="26"/>
        </w:rPr>
      </w:pPr>
      <w:bookmarkStart w:id="258" w:name="_Toc164842710"/>
      <w:bookmarkStart w:id="259" w:name="_Toc240965938"/>
      <w:bookmarkStart w:id="260" w:name="_Toc342922852"/>
      <w:bookmarkStart w:id="261" w:name="_Toc343672647"/>
      <w:bookmarkStart w:id="262" w:name="_Toc343846486"/>
      <w:bookmarkStart w:id="263" w:name="_Toc480445871"/>
      <w:r w:rsidRPr="00B60E1A">
        <w:rPr>
          <w:rFonts w:eastAsia="Times New Roman" w:cs="Times New Roman"/>
        </w:rPr>
        <w:t>Mục đích yêu cầu</w:t>
      </w:r>
      <w:r w:rsidR="00554D28" w:rsidRPr="00B60E1A">
        <w:rPr>
          <w:rFonts w:eastAsia="Times New Roman" w:cs="Times New Roman"/>
        </w:rPr>
        <w:t>.</w:t>
      </w:r>
      <w:bookmarkEnd w:id="258"/>
      <w:bookmarkEnd w:id="259"/>
    </w:p>
    <w:p w14:paraId="473FC893" w14:textId="77777777" w:rsidR="001B2BCC" w:rsidRPr="00470967" w:rsidRDefault="00CF78F6" w:rsidP="00470967">
      <w:pPr>
        <w:rPr>
          <w:sz w:val="26"/>
          <w:szCs w:val="26"/>
        </w:rPr>
      </w:pPr>
      <w:r>
        <w:rPr>
          <w:szCs w:val="26"/>
        </w:rPr>
        <w:t xml:space="preserve">Xây dựng hệ thống Card Token Management, trung gian tích hợp giữa </w:t>
      </w:r>
      <w:r w:rsidR="007E0759">
        <w:rPr>
          <w:szCs w:val="26"/>
        </w:rPr>
        <w:t>đối tác Tokenization và Hệ thống core thẻ SHB</w:t>
      </w:r>
    </w:p>
    <w:p w14:paraId="74FE8E2F" w14:textId="77777777" w:rsidR="009824CF" w:rsidRPr="00B60E1A" w:rsidRDefault="009824CF" w:rsidP="009824CF">
      <w:pPr>
        <w:pStyle w:val="Heading2"/>
        <w:rPr>
          <w:rFonts w:cs="Times New Roman"/>
          <w:sz w:val="26"/>
        </w:rPr>
      </w:pPr>
      <w:bookmarkStart w:id="264" w:name="_Toc77175632"/>
      <w:bookmarkStart w:id="265" w:name="_Toc164842711"/>
      <w:bookmarkStart w:id="266" w:name="_Toc240965939"/>
      <w:bookmarkStart w:id="267" w:name="_Toc342922853"/>
      <w:bookmarkStart w:id="268" w:name="_Toc343672648"/>
      <w:bookmarkStart w:id="269" w:name="_Toc343846487"/>
      <w:bookmarkStart w:id="270" w:name="_Toc480445872"/>
      <w:bookmarkStart w:id="271" w:name="_Toc93747556"/>
      <w:bookmarkStart w:id="272" w:name="_Toc340310335"/>
      <w:bookmarkStart w:id="273" w:name="_Toc342922855"/>
      <w:bookmarkStart w:id="274" w:name="_Toc343672650"/>
      <w:bookmarkStart w:id="275" w:name="_Toc343846489"/>
      <w:bookmarkStart w:id="276" w:name="_Toc480445875"/>
      <w:r w:rsidRPr="00B60E1A">
        <w:rPr>
          <w:rFonts w:eastAsia="Times New Roman" w:cs="Times New Roman"/>
        </w:rPr>
        <w:t>Đối tượng sử dụng</w:t>
      </w:r>
      <w:bookmarkEnd w:id="264"/>
      <w:r w:rsidR="00554D28" w:rsidRPr="00B60E1A">
        <w:rPr>
          <w:rFonts w:eastAsia="Times New Roman" w:cs="Times New Roman"/>
        </w:rPr>
        <w:t>.</w:t>
      </w:r>
      <w:bookmarkEnd w:id="265"/>
      <w:bookmarkEnd w:id="266"/>
    </w:p>
    <w:p w14:paraId="64A198A8" w14:textId="77777777" w:rsidR="009824CF" w:rsidRPr="00B60E1A" w:rsidRDefault="007E0759" w:rsidP="00553237">
      <w:pPr>
        <w:rPr>
          <w:sz w:val="26"/>
          <w:szCs w:val="26"/>
        </w:rPr>
      </w:pPr>
      <w:r>
        <w:rPr>
          <w:szCs w:val="26"/>
        </w:rPr>
        <w:t>Dự án tokenization</w:t>
      </w:r>
    </w:p>
    <w:p w14:paraId="266A6157" w14:textId="77777777" w:rsidR="0044599C" w:rsidRPr="00720838" w:rsidRDefault="00116352" w:rsidP="00720838">
      <w:pPr>
        <w:pStyle w:val="Heading2"/>
        <w:rPr>
          <w:rFonts w:cs="Times New Roman"/>
          <w:sz w:val="26"/>
        </w:rPr>
      </w:pPr>
      <w:bookmarkStart w:id="277" w:name="_Toc164842712"/>
      <w:bookmarkStart w:id="278" w:name="_Toc240965940"/>
      <w:r w:rsidRPr="00B60E1A">
        <w:rPr>
          <w:rFonts w:eastAsia="Times New Roman" w:cs="Times New Roman"/>
        </w:rPr>
        <w:t>Thành phần triển khai</w:t>
      </w:r>
      <w:r w:rsidR="00554D28" w:rsidRPr="00B60E1A">
        <w:rPr>
          <w:rFonts w:eastAsia="Times New Roman" w:cs="Times New Roman"/>
        </w:rPr>
        <w:t>.</w:t>
      </w:r>
      <w:bookmarkEnd w:id="277"/>
      <w:bookmarkEnd w:id="278"/>
      <w:r w:rsidR="0044599C" w:rsidRPr="00720838">
        <w:rPr>
          <w:rFonts w:eastAsia="Times New Roman" w:cs="Times New Roman"/>
        </w:rPr>
        <w:tab/>
      </w:r>
    </w:p>
    <w:p w14:paraId="5A250731" w14:textId="77777777" w:rsidR="000148C9" w:rsidRDefault="000148C9" w:rsidP="000148C9">
      <w:pPr>
        <w:rPr>
          <w:sz w:val="26"/>
          <w:szCs w:val="26"/>
        </w:rPr>
      </w:pPr>
      <w:r>
        <w:rPr>
          <w:szCs w:val="26"/>
        </w:rPr>
        <w:t xml:space="preserve"> Database:</w:t>
      </w:r>
    </w:p>
    <w:p w14:paraId="5991D2AB" w14:textId="77777777" w:rsidR="00B60E1A" w:rsidRDefault="000148C9" w:rsidP="004D320E">
      <w:pPr>
        <w:pStyle w:val="ListParagraph"/>
        <w:numPr>
          <w:ilvl w:val="0"/>
          <w:numId w:val="9"/>
        </w:numPr>
        <w:rPr>
          <w:sz w:val="26"/>
          <w:szCs w:val="26"/>
        </w:rPr>
      </w:pPr>
      <w:r>
        <w:rPr>
          <w:szCs w:val="26"/>
        </w:rPr>
        <w:t xml:space="preserve">Schema </w:t>
      </w:r>
      <w:r w:rsidR="007E0759">
        <w:rPr>
          <w:szCs w:val="26"/>
        </w:rPr>
        <w:t>CTM (schema mới)</w:t>
      </w:r>
    </w:p>
    <w:p w14:paraId="4A4BCB3A" w14:textId="77777777" w:rsidR="00C26571" w:rsidRDefault="00C26571" w:rsidP="00C26571">
      <w:pPr>
        <w:rPr>
          <w:sz w:val="26"/>
          <w:szCs w:val="26"/>
        </w:rPr>
      </w:pPr>
      <w:r>
        <w:rPr>
          <w:szCs w:val="26"/>
        </w:rPr>
        <w:t>K8s:</w:t>
      </w:r>
    </w:p>
    <w:p w14:paraId="58C0597E" w14:textId="77777777" w:rsidR="00C26571" w:rsidRDefault="007E0759" w:rsidP="00806170">
      <w:pPr>
        <w:pStyle w:val="ListParagraph"/>
        <w:numPr>
          <w:ilvl w:val="0"/>
          <w:numId w:val="9"/>
        </w:numPr>
        <w:rPr>
          <w:sz w:val="26"/>
          <w:szCs w:val="26"/>
        </w:rPr>
      </w:pPr>
      <w:r>
        <w:rPr>
          <w:szCs w:val="26"/>
        </w:rPr>
        <w:t>token-provision-service</w:t>
      </w:r>
    </w:p>
    <w:p w14:paraId="6636266A" w14:textId="77777777" w:rsidR="007E0759" w:rsidRDefault="007E0759" w:rsidP="00806170">
      <w:pPr>
        <w:pStyle w:val="ListParagraph"/>
        <w:numPr>
          <w:ilvl w:val="0"/>
          <w:numId w:val="9"/>
        </w:numPr>
        <w:rPr>
          <w:sz w:val="26"/>
          <w:szCs w:val="26"/>
        </w:rPr>
      </w:pPr>
      <w:r>
        <w:rPr>
          <w:szCs w:val="26"/>
        </w:rPr>
        <w:t>token-manager-service</w:t>
      </w:r>
    </w:p>
    <w:p w14:paraId="466CA313" w14:textId="77777777" w:rsidR="007E0759" w:rsidRDefault="007E0759" w:rsidP="00806170">
      <w:pPr>
        <w:pStyle w:val="ListParagraph"/>
        <w:numPr>
          <w:ilvl w:val="0"/>
          <w:numId w:val="9"/>
        </w:numPr>
        <w:rPr>
          <w:sz w:val="26"/>
          <w:szCs w:val="26"/>
        </w:rPr>
      </w:pPr>
      <w:r>
        <w:rPr>
          <w:szCs w:val="26"/>
        </w:rPr>
        <w:t>decision-engine</w:t>
      </w:r>
    </w:p>
    <w:p w14:paraId="50B8DF53" w14:textId="77777777" w:rsidR="007E0759" w:rsidRDefault="007E0759" w:rsidP="00806170">
      <w:pPr>
        <w:pStyle w:val="ListParagraph"/>
        <w:numPr>
          <w:ilvl w:val="0"/>
          <w:numId w:val="9"/>
        </w:numPr>
        <w:rPr>
          <w:sz w:val="26"/>
          <w:szCs w:val="26"/>
        </w:rPr>
      </w:pPr>
      <w:r>
        <w:rPr>
          <w:szCs w:val="26"/>
        </w:rPr>
        <w:t>rule-validator-service</w:t>
      </w:r>
    </w:p>
    <w:p w14:paraId="5F5C61AC" w14:textId="77777777" w:rsidR="007E0759" w:rsidRDefault="007E0759" w:rsidP="00806170">
      <w:pPr>
        <w:pStyle w:val="ListParagraph"/>
        <w:numPr>
          <w:ilvl w:val="0"/>
          <w:numId w:val="9"/>
        </w:numPr>
        <w:rPr>
          <w:sz w:val="26"/>
          <w:szCs w:val="26"/>
        </w:rPr>
      </w:pPr>
      <w:r>
        <w:rPr>
          <w:szCs w:val="26"/>
        </w:rPr>
        <w:t>event-service</w:t>
      </w:r>
    </w:p>
    <w:p w14:paraId="761BDA40" w14:textId="77777777" w:rsidR="007E0759" w:rsidRDefault="007E0759" w:rsidP="00806170">
      <w:pPr>
        <w:pStyle w:val="ListParagraph"/>
        <w:numPr>
          <w:ilvl w:val="0"/>
          <w:numId w:val="9"/>
        </w:numPr>
        <w:rPr>
          <w:sz w:val="26"/>
          <w:szCs w:val="26"/>
        </w:rPr>
      </w:pPr>
      <w:r>
        <w:rPr>
          <w:szCs w:val="26"/>
        </w:rPr>
        <w:t>notification-service</w:t>
      </w:r>
    </w:p>
    <w:p w14:paraId="2590B021" w14:textId="77777777" w:rsidR="007E0759" w:rsidRPr="004D320E" w:rsidRDefault="007E0759" w:rsidP="00806170">
      <w:pPr>
        <w:pStyle w:val="ListParagraph"/>
        <w:numPr>
          <w:ilvl w:val="0"/>
          <w:numId w:val="9"/>
        </w:numPr>
        <w:rPr>
          <w:sz w:val="26"/>
          <w:szCs w:val="26"/>
        </w:rPr>
      </w:pPr>
      <w:r>
        <w:rPr>
          <w:szCs w:val="26"/>
        </w:rPr>
        <w:t>api-gateway</w:t>
      </w:r>
    </w:p>
    <w:p w14:paraId="3AC1A49A" w14:textId="77777777" w:rsidR="009824CF" w:rsidRDefault="009824CF" w:rsidP="009824CF">
      <w:pPr>
        <w:pStyle w:val="Heading1"/>
        <w:rPr>
          <w:rFonts w:cs="Times New Roman"/>
          <w:sz w:val="26"/>
          <w:szCs w:val="26"/>
        </w:rPr>
      </w:pPr>
      <w:bookmarkStart w:id="279" w:name="_Toc164842713"/>
      <w:bookmarkStart w:id="280" w:name="_Toc240965941"/>
      <w:bookmarkEnd w:id="0"/>
      <w:bookmarkEnd w:id="1"/>
      <w:bookmarkEnd w:id="2"/>
      <w:bookmarkEnd w:id="3"/>
      <w:bookmarkEnd w:id="4"/>
      <w:bookmarkEnd w:id="5"/>
      <w:bookmarkEnd w:id="260"/>
      <w:bookmarkEnd w:id="261"/>
      <w:bookmarkEnd w:id="262"/>
      <w:bookmarkEnd w:id="263"/>
      <w:bookmarkEnd w:id="267"/>
      <w:bookmarkEnd w:id="268"/>
      <w:bookmarkEnd w:id="269"/>
      <w:bookmarkEnd w:id="270"/>
      <w:bookmarkEnd w:id="271"/>
      <w:bookmarkEnd w:id="272"/>
      <w:bookmarkEnd w:id="273"/>
      <w:bookmarkEnd w:id="274"/>
      <w:bookmarkEnd w:id="275"/>
      <w:bookmarkEnd w:id="276"/>
      <w:r w:rsidRPr="00B60E1A">
        <w:rPr>
          <w:rFonts w:eastAsia="Times New Roman" w:cs="Times New Roman"/>
          <w:szCs w:val="26"/>
        </w:rPr>
        <w:lastRenderedPageBreak/>
        <w:t>ĐẶC TẢ KỸ THUẬT</w:t>
      </w:r>
      <w:r w:rsidR="006364E9" w:rsidRPr="00B60E1A">
        <w:rPr>
          <w:rFonts w:eastAsia="Times New Roman" w:cs="Times New Roman"/>
          <w:szCs w:val="26"/>
        </w:rPr>
        <w:t>.</w:t>
      </w:r>
      <w:bookmarkEnd w:id="279"/>
      <w:bookmarkEnd w:id="280"/>
    </w:p>
    <w:p w14:paraId="31D46DC8" w14:textId="77777777" w:rsidR="00453CC4" w:rsidRDefault="00453CC4" w:rsidP="00453CC4">
      <w:pPr>
        <w:pStyle w:val="BodyText"/>
        <w:numPr>
          <w:ilvl w:val="0"/>
          <w:numId w:val="22"/>
        </w:numPr>
      </w:pPr>
      <w:r>
        <w:t xml:space="preserve">Mô tả chung: </w:t>
      </w:r>
    </w:p>
    <w:p w14:paraId="3D845039" w14:textId="77777777" w:rsidR="00453CC4" w:rsidRDefault="00453CC4" w:rsidP="00453CC4">
      <w:pPr>
        <w:pStyle w:val="BodyText"/>
      </w:pPr>
      <w:r>
        <w:t>Card Token Management (CTM) là hệ thống ứng dụng trung gian tích hợp giữa đối tác Tokenization và hệ thống core thẻ SHB. Sử dụng cho mục đích xác thực yêu cầu đăng ký token ví điện tử (Apple Pay, Google Pay, v.v..) của KH và quản lý vòng đời của token.</w:t>
      </w:r>
    </w:p>
    <w:p w14:paraId="180667E3" w14:textId="77777777" w:rsidR="00453CC4" w:rsidRDefault="00453CC4" w:rsidP="00453CC4">
      <w:pPr>
        <w:pStyle w:val="BodyText"/>
        <w:numPr>
          <w:ilvl w:val="0"/>
          <w:numId w:val="22"/>
        </w:numPr>
      </w:pPr>
      <w:r>
        <w:t>Techstack: Java Spring Boot, Oracle, K8s</w:t>
      </w:r>
    </w:p>
    <w:p w14:paraId="48CC2663" w14:textId="77777777" w:rsidR="009A05B6" w:rsidRPr="00453CC4" w:rsidRDefault="009A05B6" w:rsidP="009A05B6">
      <w:pPr>
        <w:spacing w:after="200" w:line="276" w:lineRule="auto"/>
        <w:ind w:firstLine="0"/>
        <w:jc w:val="left"/>
      </w:pPr>
      <w:r>
        <w:br w:type="page"/>
      </w:r>
    </w:p>
    <w:p w14:paraId="5AE98346" w14:textId="77777777" w:rsidR="00805AB7" w:rsidRDefault="000E1B67" w:rsidP="009A05B6">
      <w:pPr>
        <w:pStyle w:val="Heading2"/>
      </w:pPr>
      <w:bookmarkStart w:id="281" w:name="_Toc240965942"/>
      <w:r w:rsidRPr="00BB5156">
        <w:rPr>
          <w:rFonts w:eastAsia="Times New Roman" w:cs="Times New Roman"/>
        </w:rPr>
        <w:lastRenderedPageBreak/>
        <w:t>Luồng hoạt động</w:t>
      </w:r>
      <w:bookmarkEnd w:id="281"/>
    </w:p>
    <w:p w14:paraId="4B5DF011" w14:textId="77777777" w:rsidR="00515A44" w:rsidRDefault="00515A44" w:rsidP="00515A44">
      <w:pPr>
        <w:pStyle w:val="Heading3"/>
        <w:rPr>
          <w:rFonts w:eastAsia="Times New Roman" w:cs="Times New Roman"/>
        </w:rPr>
      </w:pPr>
      <w:bookmarkStart w:id="282" w:name="_Toc240965943"/>
      <w:r>
        <w:rPr>
          <w:rFonts w:eastAsia="Times New Roman" w:cs="Times New Roman"/>
        </w:rPr>
        <w:t>Manual Provisioning</w:t>
      </w:r>
      <w:bookmarkEnd w:id="282"/>
    </w:p>
    <w:p w14:paraId="6DCF9BA2" w14:textId="77777777" w:rsidR="009A05B6" w:rsidRPr="009A05B6" w:rsidRDefault="009A05B6" w:rsidP="009A05B6">
      <w:pPr>
        <w:ind w:firstLine="0"/>
      </w:pPr>
      <w:r>
        <w:rPr>
          <w:noProof/>
        </w:rPr>
        <w:drawing>
          <wp:inline distT="0" distB="0" distL="0" distR="0" wp14:anchorId="7E84F03F" wp14:editId="4D01A8E2">
            <wp:extent cx="5941695" cy="5937885"/>
            <wp:effectExtent l="0" t="0" r="1905" b="5715"/>
            <wp:docPr id="38254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5937885"/>
                    </a:xfrm>
                    <a:prstGeom prst="rect">
                      <a:avLst/>
                    </a:prstGeom>
                    <a:noFill/>
                    <a:ln>
                      <a:noFill/>
                    </a:ln>
                  </pic:spPr>
                </pic:pic>
              </a:graphicData>
            </a:graphic>
          </wp:inline>
        </w:drawing>
      </w:r>
    </w:p>
    <w:p w14:paraId="50927F6D" w14:textId="77777777" w:rsidR="00C9009B" w:rsidRDefault="006E2142">
      <w:pPr>
        <w:spacing w:after="60" w:line="276" w:lineRule="auto"/>
        <w:ind w:firstLine="0"/>
        <w:jc w:val="left"/>
      </w:pPr>
      <w:r>
        <w:rPr>
          <w:szCs w:val="24"/>
        </w:rPr>
        <w:t>1. User → Wallet: Người dùng nhập thông tin thẻ gồm PAN, ngày hết hạn và CVV để bắt đầu thêm thẻ vào ví.</w:t>
      </w:r>
    </w:p>
    <w:p w14:paraId="1F2F4FE4" w14:textId="77777777" w:rsidR="00C9009B" w:rsidRDefault="006E2142">
      <w:pPr>
        <w:spacing w:after="60" w:line="276" w:lineRule="auto"/>
        <w:ind w:firstLine="0"/>
        <w:jc w:val="left"/>
      </w:pPr>
      <w:r>
        <w:rPr>
          <w:szCs w:val="24"/>
        </w:rPr>
        <w:lastRenderedPageBreak/>
        <w:t>2. Wallet → TSP: Ví điện tử gửi yêu cầu tới TSP.</w:t>
      </w:r>
    </w:p>
    <w:p w14:paraId="7518A8C1" w14:textId="77777777" w:rsidR="00C9009B" w:rsidRDefault="006E2142">
      <w:pPr>
        <w:spacing w:after="60" w:line="276" w:lineRule="auto"/>
        <w:ind w:firstLine="0"/>
        <w:jc w:val="left"/>
      </w:pPr>
      <w:r>
        <w:rPr>
          <w:szCs w:val="24"/>
        </w:rPr>
        <w:t>3. TSP → iTSP: TSP yêu cầu Entrust lấy thông tin mô tả thẻ.</w:t>
      </w:r>
    </w:p>
    <w:p w14:paraId="4E0EE687" w14:textId="77777777" w:rsidR="00C9009B" w:rsidRDefault="006E2142">
      <w:pPr>
        <w:spacing w:after="60" w:line="276" w:lineRule="auto"/>
        <w:ind w:firstLine="0"/>
        <w:jc w:val="left"/>
      </w:pPr>
      <w:r>
        <w:rPr>
          <w:szCs w:val="24"/>
        </w:rPr>
        <w:t>4. iTSP → WSO2: Entrust chuyển tiếp yêu cầu lấy thông tin thẻ qua WSO2.</w:t>
      </w:r>
    </w:p>
    <w:p w14:paraId="2CAEB0F8" w14:textId="77777777" w:rsidR="00C9009B" w:rsidRDefault="006E2142">
      <w:pPr>
        <w:spacing w:after="60" w:line="276" w:lineRule="auto"/>
        <w:ind w:firstLine="0"/>
        <w:jc w:val="left"/>
      </w:pPr>
      <w:r>
        <w:rPr>
          <w:szCs w:val="24"/>
        </w:rPr>
        <w:t>5. WSO2 → token-provision-service: WSO2 định tuyến yêu cầu tới API POST /api/v1/tokens/getCardDescription.</w:t>
      </w:r>
    </w:p>
    <w:p w14:paraId="44C7F176" w14:textId="77777777" w:rsidR="00C9009B" w:rsidRDefault="006E2142">
      <w:pPr>
        <w:spacing w:after="60" w:line="276" w:lineRule="auto"/>
        <w:ind w:firstLine="0"/>
        <w:jc w:val="left"/>
      </w:pPr>
      <w:r>
        <w:rPr>
          <w:szCs w:val="24"/>
        </w:rPr>
        <w:t>6. token-provision-service → rule-validator-service</w:t>
      </w:r>
      <w:r w:rsidR="006040A8">
        <w:rPr>
          <w:szCs w:val="24"/>
        </w:rPr>
        <w:t>: Gửi</w:t>
      </w:r>
      <w:r>
        <w:rPr>
          <w:szCs w:val="24"/>
        </w:rPr>
        <w:t xml:space="preserve"> yêu cầu kiểm tra tính hợp lệ của thẻ qua API POST /api/v1/cards/verify.</w:t>
      </w:r>
    </w:p>
    <w:p w14:paraId="45870DC4" w14:textId="77777777" w:rsidR="00C9009B" w:rsidRDefault="006E2142">
      <w:pPr>
        <w:spacing w:after="60" w:line="276" w:lineRule="auto"/>
        <w:ind w:firstLine="0"/>
        <w:jc w:val="left"/>
      </w:pPr>
      <w:r>
        <w:rPr>
          <w:szCs w:val="24"/>
        </w:rPr>
        <w:t>7. rule-validator-service → SVNG DB: Thực thi SP_CTM_verifyCard để kiểm tra trạng thái và ngày hết hạn của thẻ.</w:t>
      </w:r>
    </w:p>
    <w:p w14:paraId="6927E022" w14:textId="77777777" w:rsidR="00C9009B" w:rsidRDefault="006E2142">
      <w:pPr>
        <w:spacing w:after="60" w:line="276" w:lineRule="auto"/>
        <w:ind w:firstLine="0"/>
        <w:jc w:val="left"/>
      </w:pPr>
      <w:r>
        <w:rPr>
          <w:szCs w:val="24"/>
        </w:rPr>
        <w:t>8. rule-validator-service → ESB: Gửi yêu cầu xác thực CVV2; đồng thời kiểm tra BIN và sản phẩm trong CTM_TOKEN_ELIGIBLE_CONFIG.</w:t>
      </w:r>
    </w:p>
    <w:p w14:paraId="39CE6094" w14:textId="77777777" w:rsidR="00C9009B" w:rsidRDefault="006E2142">
      <w:pPr>
        <w:spacing w:after="60" w:line="276" w:lineRule="auto"/>
        <w:ind w:firstLine="0"/>
        <w:jc w:val="left"/>
      </w:pPr>
      <w:r>
        <w:rPr>
          <w:szCs w:val="24"/>
        </w:rPr>
        <w:t>9. rule-validator-service → token-provision-service: Trả về productConfigurationId và issuerCardId của thẻ hợp lệ.</w:t>
      </w:r>
    </w:p>
    <w:p w14:paraId="3D5BDAA4" w14:textId="77777777" w:rsidR="00C9009B" w:rsidRDefault="006E2142">
      <w:pPr>
        <w:spacing w:after="60" w:line="276" w:lineRule="auto"/>
        <w:ind w:firstLine="0"/>
        <w:jc w:val="left"/>
      </w:pPr>
      <w:r>
        <w:rPr>
          <w:szCs w:val="24"/>
        </w:rPr>
        <w:t>10. token-provision-service → WSO2: Trả quyết định CONTINUE, cho phép tiếp tục quy trình.</w:t>
      </w:r>
    </w:p>
    <w:p w14:paraId="07DFAD5C" w14:textId="77777777" w:rsidR="00C9009B" w:rsidRDefault="006E2142">
      <w:pPr>
        <w:spacing w:after="60" w:line="276" w:lineRule="auto"/>
        <w:ind w:firstLine="0"/>
        <w:jc w:val="left"/>
      </w:pPr>
      <w:r>
        <w:rPr>
          <w:szCs w:val="24"/>
        </w:rPr>
        <w:t>11. WSO2 → iTSP: WSO2 trả thông tin mô tả thẻ cho Entrust.</w:t>
      </w:r>
    </w:p>
    <w:p w14:paraId="2B0A457D" w14:textId="77777777" w:rsidR="00C9009B" w:rsidRDefault="006E2142">
      <w:pPr>
        <w:spacing w:after="60" w:line="276" w:lineRule="auto"/>
        <w:ind w:firstLine="0"/>
        <w:jc w:val="left"/>
      </w:pPr>
      <w:r>
        <w:rPr>
          <w:szCs w:val="24"/>
        </w:rPr>
        <w:t>12. iTSP → TSP: Entrust chuyển thông tin mô tả thẻ về TSP.</w:t>
      </w:r>
    </w:p>
    <w:p w14:paraId="4418A68D" w14:textId="77777777" w:rsidR="00C9009B" w:rsidRDefault="006E2142">
      <w:pPr>
        <w:spacing w:after="60" w:line="276" w:lineRule="auto"/>
        <w:ind w:firstLine="0"/>
        <w:jc w:val="left"/>
      </w:pPr>
      <w:r>
        <w:rPr>
          <w:szCs w:val="24"/>
        </w:rPr>
        <w:t>13. TSP → Wallet: TSP trả Điều khoản và Điều kiện cùng hình ảnh thẻ.</w:t>
      </w:r>
    </w:p>
    <w:p w14:paraId="00BA3669" w14:textId="77777777" w:rsidR="00C9009B" w:rsidRDefault="006E2142">
      <w:pPr>
        <w:spacing w:after="60" w:line="276" w:lineRule="auto"/>
        <w:ind w:firstLine="0"/>
        <w:jc w:val="left"/>
      </w:pPr>
      <w:r>
        <w:rPr>
          <w:szCs w:val="24"/>
        </w:rPr>
        <w:t>14. Wallet → User: Ví hiển thị Điều khoản và Điều kiện cho người dùng.</w:t>
      </w:r>
    </w:p>
    <w:p w14:paraId="02C5FCB1" w14:textId="77777777" w:rsidR="00C9009B" w:rsidRDefault="006E2142">
      <w:pPr>
        <w:spacing w:after="60" w:line="276" w:lineRule="auto"/>
        <w:ind w:firstLine="0"/>
        <w:jc w:val="left"/>
      </w:pPr>
      <w:r>
        <w:rPr>
          <w:szCs w:val="24"/>
        </w:rPr>
        <w:t>15. User → Wallet: Người dùng chấp nhận Điều khoản và Điều kiện.</w:t>
      </w:r>
    </w:p>
    <w:p w14:paraId="007BBBAB" w14:textId="77777777" w:rsidR="00C9009B" w:rsidRDefault="006E2142">
      <w:pPr>
        <w:spacing w:after="60" w:line="276" w:lineRule="auto"/>
        <w:ind w:firstLine="0"/>
        <w:jc w:val="left"/>
      </w:pPr>
      <w:r>
        <w:rPr>
          <w:szCs w:val="24"/>
        </w:rPr>
        <w:t>16. Wallet → TSP: Ví gửi yêu cầu ghi danh thẻ cho thiết bị.</w:t>
      </w:r>
    </w:p>
    <w:p w14:paraId="25DB31ED" w14:textId="77777777" w:rsidR="00C9009B" w:rsidRDefault="006E2142">
      <w:pPr>
        <w:spacing w:after="60" w:line="276" w:lineRule="auto"/>
        <w:ind w:firstLine="0"/>
        <w:jc w:val="left"/>
      </w:pPr>
      <w:r>
        <w:rPr>
          <w:szCs w:val="24"/>
        </w:rPr>
        <w:t>17. TSP → iTSP: TSP gửi yêu cầu phê duyệt token</w:t>
      </w:r>
      <w:r w:rsidR="006040A8">
        <w:rPr>
          <w:szCs w:val="24"/>
        </w:rPr>
        <w:t>ization</w:t>
      </w:r>
      <w:r>
        <w:rPr>
          <w:szCs w:val="24"/>
        </w:rPr>
        <w:t xml:space="preserve"> ApproveTokenization.</w:t>
      </w:r>
    </w:p>
    <w:p w14:paraId="65170F08" w14:textId="77777777" w:rsidR="00C9009B" w:rsidRDefault="006E2142">
      <w:pPr>
        <w:spacing w:after="60" w:line="276" w:lineRule="auto"/>
        <w:ind w:firstLine="0"/>
        <w:jc w:val="left"/>
      </w:pPr>
      <w:r>
        <w:rPr>
          <w:szCs w:val="24"/>
        </w:rPr>
        <w:t>18. iTSP → WSO2: Entrust chuyển tiếp yêu cầu ApproveTokenization qua WSO2.</w:t>
      </w:r>
    </w:p>
    <w:p w14:paraId="40A89B82" w14:textId="77777777" w:rsidR="00C9009B" w:rsidRDefault="006E2142">
      <w:pPr>
        <w:spacing w:after="60" w:line="276" w:lineRule="auto"/>
        <w:ind w:firstLine="0"/>
        <w:jc w:val="left"/>
      </w:pPr>
      <w:r>
        <w:rPr>
          <w:szCs w:val="24"/>
        </w:rPr>
        <w:t>19. WSO2 → decision-engine: WSO2 định tuyến yêu cầu tới API POST /api/v1/tokens/{id}/approveTokenization.</w:t>
      </w:r>
    </w:p>
    <w:p w14:paraId="1F62941C" w14:textId="77777777" w:rsidR="00C9009B" w:rsidRDefault="006E2142">
      <w:pPr>
        <w:spacing w:after="60" w:line="276" w:lineRule="auto"/>
        <w:ind w:firstLine="0"/>
        <w:jc w:val="left"/>
      </w:pPr>
      <w:r>
        <w:rPr>
          <w:szCs w:val="24"/>
        </w:rPr>
        <w:t>20. decision-engine → SVNG DB: Thực thi SP_CTM_getCardDetail hoặc SP_CTM_getCardDetailByCardClear để lấy thông tin thẻ.</w:t>
      </w:r>
    </w:p>
    <w:p w14:paraId="23D8AD65" w14:textId="77777777" w:rsidR="00C9009B" w:rsidRDefault="006E2142">
      <w:pPr>
        <w:spacing w:after="60" w:line="276" w:lineRule="auto"/>
        <w:ind w:firstLine="0"/>
        <w:jc w:val="left"/>
      </w:pPr>
      <w:r>
        <w:rPr>
          <w:szCs w:val="24"/>
        </w:rPr>
        <w:t>21. decision-engine → WSO2: Đánh giá rủi ro, lưu dữ liệu vào CTM_TOKEN và trả quyết định APPROVE, REQUIRE_FURTHER_AUTH hoặc DECLINE.</w:t>
      </w:r>
    </w:p>
    <w:p w14:paraId="4A80D083" w14:textId="77777777" w:rsidR="00C9009B" w:rsidRDefault="006E2142">
      <w:pPr>
        <w:spacing w:after="60" w:line="276" w:lineRule="auto"/>
        <w:ind w:firstLine="0"/>
        <w:jc w:val="left"/>
      </w:pPr>
      <w:r>
        <w:rPr>
          <w:szCs w:val="24"/>
        </w:rPr>
        <w:t>22. WSO2 → iTSP: WSO2 chuyển kết quả phê duyệt cho Entrust.</w:t>
      </w:r>
    </w:p>
    <w:p w14:paraId="4ACBFCBE" w14:textId="77777777" w:rsidR="00C9009B" w:rsidRDefault="006E2142">
      <w:pPr>
        <w:spacing w:after="60" w:line="276" w:lineRule="auto"/>
        <w:ind w:firstLine="0"/>
        <w:jc w:val="left"/>
      </w:pPr>
      <w:r>
        <w:rPr>
          <w:szCs w:val="24"/>
        </w:rPr>
        <w:t>23. iTSP → TSP: Entrust trả quyết định token hóa cho TSP.</w:t>
      </w:r>
    </w:p>
    <w:p w14:paraId="0EABE5FC" w14:textId="77777777" w:rsidR="00C9009B" w:rsidRDefault="006E2142">
      <w:pPr>
        <w:spacing w:after="60" w:line="276" w:lineRule="auto"/>
        <w:ind w:firstLine="0"/>
        <w:jc w:val="left"/>
      </w:pPr>
      <w:r>
        <w:rPr>
          <w:szCs w:val="24"/>
        </w:rPr>
        <w:t>24. TSP → Wallet: Nếu quyết định là DECLINE, TSP thông báo ghi danh thẻ thất bại.</w:t>
      </w:r>
    </w:p>
    <w:p w14:paraId="73A2A9AB" w14:textId="77777777" w:rsidR="00C9009B" w:rsidRDefault="006E2142">
      <w:pPr>
        <w:spacing w:after="60" w:line="276" w:lineRule="auto"/>
        <w:ind w:firstLine="0"/>
        <w:jc w:val="left"/>
      </w:pPr>
      <w:r>
        <w:rPr>
          <w:szCs w:val="24"/>
        </w:rPr>
        <w:t>25. Wallet → User: Ví hiển thị thông báo không thể thêm thẻ.</w:t>
      </w:r>
    </w:p>
    <w:p w14:paraId="4253FD02" w14:textId="77777777" w:rsidR="00C9009B" w:rsidRDefault="006E2142">
      <w:pPr>
        <w:spacing w:after="60" w:line="276" w:lineRule="auto"/>
        <w:ind w:firstLine="0"/>
        <w:jc w:val="left"/>
      </w:pPr>
      <w:r>
        <w:rPr>
          <w:szCs w:val="24"/>
        </w:rPr>
        <w:lastRenderedPageBreak/>
        <w:t>26. TSP → iTSP: Nếu cần xác thực bổ sung, TSP tạo token chưa kích hoạt và yêu cầu danh sách phương thức kích hoạt.</w:t>
      </w:r>
    </w:p>
    <w:p w14:paraId="2B1E012E" w14:textId="77777777" w:rsidR="00C9009B" w:rsidRDefault="006E2142">
      <w:pPr>
        <w:spacing w:after="60" w:line="276" w:lineRule="auto"/>
        <w:ind w:firstLine="0"/>
        <w:jc w:val="left"/>
      </w:pPr>
      <w:r>
        <w:rPr>
          <w:szCs w:val="24"/>
        </w:rPr>
        <w:t>27. iTSP → WSO2: Entrust chuyển tiếp yêu cầu requestActivationMethods qua WSO2.</w:t>
      </w:r>
    </w:p>
    <w:p w14:paraId="3920182E" w14:textId="77777777" w:rsidR="00C9009B" w:rsidRDefault="006E2142">
      <w:pPr>
        <w:spacing w:after="60" w:line="276" w:lineRule="auto"/>
        <w:ind w:firstLine="0"/>
        <w:jc w:val="left"/>
      </w:pPr>
      <w:r>
        <w:rPr>
          <w:szCs w:val="24"/>
        </w:rPr>
        <w:t>28. WSO2 → token-provision-service: WSO2 định tuyến yêu cầu tới API POST /api/v1/tokens/{id}/requestActivationMethods.</w:t>
      </w:r>
    </w:p>
    <w:p w14:paraId="1F4C67B7" w14:textId="77777777" w:rsidR="00C9009B" w:rsidRDefault="006E2142">
      <w:pPr>
        <w:spacing w:after="60" w:line="276" w:lineRule="auto"/>
        <w:ind w:firstLine="0"/>
        <w:jc w:val="left"/>
      </w:pPr>
      <w:r>
        <w:rPr>
          <w:szCs w:val="24"/>
        </w:rPr>
        <w:t>29. token-provision-service → SVNG DB: Thực thi SP_CTM_getActivationMethod để lấy các phương thức kích hoạt đã đăng ký.</w:t>
      </w:r>
    </w:p>
    <w:p w14:paraId="5133AA80" w14:textId="77777777" w:rsidR="00C9009B" w:rsidRDefault="006E2142">
      <w:pPr>
        <w:spacing w:after="60" w:line="276" w:lineRule="auto"/>
        <w:ind w:firstLine="0"/>
        <w:jc w:val="left"/>
      </w:pPr>
      <w:r>
        <w:rPr>
          <w:szCs w:val="24"/>
        </w:rPr>
        <w:t>30. token-provision-service → WSO2: Trả danh sách phương thức SMS và email.</w:t>
      </w:r>
    </w:p>
    <w:p w14:paraId="4620D43B" w14:textId="77777777" w:rsidR="00C9009B" w:rsidRDefault="006E2142">
      <w:pPr>
        <w:spacing w:after="60" w:line="276" w:lineRule="auto"/>
        <w:ind w:firstLine="0"/>
        <w:jc w:val="left"/>
      </w:pPr>
      <w:r>
        <w:rPr>
          <w:szCs w:val="24"/>
        </w:rPr>
        <w:t>31. WSO2 → iTSP: WSO2 chuyển danh sách phương thức kích hoạt cho Entrust.</w:t>
      </w:r>
    </w:p>
    <w:p w14:paraId="747AAC34" w14:textId="77777777" w:rsidR="00C9009B" w:rsidRDefault="006E2142">
      <w:pPr>
        <w:spacing w:after="60" w:line="276" w:lineRule="auto"/>
        <w:ind w:firstLine="0"/>
        <w:jc w:val="left"/>
      </w:pPr>
      <w:r>
        <w:rPr>
          <w:szCs w:val="24"/>
        </w:rPr>
        <w:t>32. iTSP → TSP: Entrust trả danh sách phương thức kích hoạt cho TSP.</w:t>
      </w:r>
    </w:p>
    <w:p w14:paraId="212D3FC1" w14:textId="77777777" w:rsidR="00C9009B" w:rsidRDefault="006E2142">
      <w:pPr>
        <w:spacing w:after="60" w:line="276" w:lineRule="auto"/>
        <w:ind w:firstLine="0"/>
        <w:jc w:val="left"/>
      </w:pPr>
      <w:r>
        <w:rPr>
          <w:szCs w:val="24"/>
        </w:rPr>
        <w:t>33. TSP → Wallet: TSP gửi các phương thức kích hoạt khả dụng tới ví.</w:t>
      </w:r>
    </w:p>
    <w:p w14:paraId="5FF38223" w14:textId="77777777" w:rsidR="00C9009B" w:rsidRDefault="006E2142">
      <w:pPr>
        <w:spacing w:after="60" w:line="276" w:lineRule="auto"/>
        <w:ind w:firstLine="0"/>
        <w:jc w:val="left"/>
      </w:pPr>
      <w:r>
        <w:rPr>
          <w:szCs w:val="24"/>
        </w:rPr>
        <w:t>34. Wallet → User: Ví hiển thị các phương thức kích hoạt để người dùng lựa chọn.</w:t>
      </w:r>
    </w:p>
    <w:p w14:paraId="1BD46D4E" w14:textId="77777777" w:rsidR="00C9009B" w:rsidRDefault="006E2142">
      <w:pPr>
        <w:spacing w:after="60" w:line="276" w:lineRule="auto"/>
        <w:ind w:firstLine="0"/>
        <w:jc w:val="left"/>
      </w:pPr>
      <w:r>
        <w:rPr>
          <w:szCs w:val="24"/>
        </w:rPr>
        <w:t>35. User → Wallet: Người dùng chọn phương thức nhận mã kích hoạt.</w:t>
      </w:r>
    </w:p>
    <w:p w14:paraId="3F721517" w14:textId="77777777" w:rsidR="00C9009B" w:rsidRDefault="006E2142">
      <w:pPr>
        <w:spacing w:after="60" w:line="276" w:lineRule="auto"/>
        <w:ind w:firstLine="0"/>
        <w:jc w:val="left"/>
      </w:pPr>
      <w:r>
        <w:rPr>
          <w:szCs w:val="24"/>
        </w:rPr>
        <w:t>36. Wallet → TSP: Ví gửi phương thức kích hoạt được chọn tới TSP.</w:t>
      </w:r>
    </w:p>
    <w:p w14:paraId="169FDF56" w14:textId="77777777" w:rsidR="00C9009B" w:rsidRDefault="006E2142">
      <w:pPr>
        <w:spacing w:after="60" w:line="276" w:lineRule="auto"/>
        <w:ind w:firstLine="0"/>
        <w:jc w:val="left"/>
      </w:pPr>
      <w:r>
        <w:rPr>
          <w:szCs w:val="24"/>
        </w:rPr>
        <w:t>37. TSP → iTSP: TSP tạo OTP và yêu cầu Entrust gửi mã kích hoạt.</w:t>
      </w:r>
    </w:p>
    <w:p w14:paraId="0E47A0C4" w14:textId="77777777" w:rsidR="00C9009B" w:rsidRDefault="006E2142">
      <w:pPr>
        <w:spacing w:after="60" w:line="276" w:lineRule="auto"/>
        <w:ind w:firstLine="0"/>
        <w:jc w:val="left"/>
      </w:pPr>
      <w:r>
        <w:rPr>
          <w:szCs w:val="24"/>
        </w:rPr>
        <w:t>38. iTSP → WSO2: Entrust chuyển tiếp yêu cầu sendActivationCode qua WSO2.</w:t>
      </w:r>
    </w:p>
    <w:p w14:paraId="6CEF2D5B" w14:textId="77777777" w:rsidR="00C9009B" w:rsidRDefault="006E2142">
      <w:pPr>
        <w:spacing w:after="60" w:line="276" w:lineRule="auto"/>
        <w:ind w:firstLine="0"/>
        <w:jc w:val="left"/>
      </w:pPr>
      <w:r>
        <w:rPr>
          <w:szCs w:val="24"/>
        </w:rPr>
        <w:t>39. WSO2 → token-provision-service: WSO2 định tuyến yêu cầu tới API POST /api/v1/tokens/{id}/sendActivationCode.</w:t>
      </w:r>
    </w:p>
    <w:p w14:paraId="2EABF811" w14:textId="77777777" w:rsidR="00C9009B" w:rsidRDefault="006E2142">
      <w:pPr>
        <w:spacing w:after="60" w:line="276" w:lineRule="auto"/>
        <w:ind w:firstLine="0"/>
        <w:jc w:val="left"/>
      </w:pPr>
      <w:r>
        <w:rPr>
          <w:szCs w:val="24"/>
        </w:rPr>
        <w:t>40. token-provision-service → notification-service: Yêu cầu gửi OTP qua API POST /api/v1/ntf/send-otp.</w:t>
      </w:r>
    </w:p>
    <w:p w14:paraId="16586F55" w14:textId="77777777" w:rsidR="00C9009B" w:rsidRDefault="006E2142">
      <w:pPr>
        <w:spacing w:after="60" w:line="276" w:lineRule="auto"/>
        <w:ind w:firstLine="0"/>
        <w:jc w:val="left"/>
      </w:pPr>
      <w:r>
        <w:rPr>
          <w:szCs w:val="24"/>
        </w:rPr>
        <w:t>41. notification-service → Notification Hub: Notification Service gửi OTP qua kênh SMS hoặc email đã chọn.</w:t>
      </w:r>
    </w:p>
    <w:p w14:paraId="59B3CA79" w14:textId="77777777" w:rsidR="00C9009B" w:rsidRDefault="006E2142">
      <w:pPr>
        <w:spacing w:after="60" w:line="276" w:lineRule="auto"/>
        <w:ind w:firstLine="0"/>
        <w:jc w:val="left"/>
      </w:pPr>
      <w:r>
        <w:rPr>
          <w:szCs w:val="24"/>
        </w:rPr>
        <w:t>42. Notification Hub → User: Notification Hub chuyển OTP tới người dùng.</w:t>
      </w:r>
    </w:p>
    <w:p w14:paraId="616B5F71" w14:textId="77777777" w:rsidR="00C9009B" w:rsidRDefault="006E2142">
      <w:pPr>
        <w:spacing w:after="60" w:line="276" w:lineRule="auto"/>
        <w:ind w:firstLine="0"/>
        <w:jc w:val="left"/>
      </w:pPr>
      <w:r>
        <w:rPr>
          <w:szCs w:val="24"/>
        </w:rPr>
        <w:t>43. User → Wallet: Người dùng nhập OTP vào ví.</w:t>
      </w:r>
    </w:p>
    <w:p w14:paraId="6F3969EF" w14:textId="77777777" w:rsidR="00C9009B" w:rsidRDefault="006E2142">
      <w:pPr>
        <w:spacing w:after="60" w:line="276" w:lineRule="auto"/>
        <w:ind w:firstLine="0"/>
        <w:jc w:val="left"/>
      </w:pPr>
      <w:r>
        <w:rPr>
          <w:szCs w:val="24"/>
        </w:rPr>
        <w:t>44. Wallet → TSP: Ví gửi OTP tới TSP để xác thực và kích hoạt token.</w:t>
      </w:r>
    </w:p>
    <w:p w14:paraId="08A1E7A5" w14:textId="77777777" w:rsidR="00C9009B" w:rsidRDefault="006E2142">
      <w:pPr>
        <w:spacing w:after="60" w:line="276" w:lineRule="auto"/>
        <w:ind w:firstLine="0"/>
        <w:jc w:val="left"/>
      </w:pPr>
      <w:r>
        <w:rPr>
          <w:szCs w:val="24"/>
        </w:rPr>
        <w:t>45. TSP → iTSP: Sau khi token được kích hoạt trực tiếp hoặc qua xác thực bổ sung, TSP gửi thông báo NotifyServiceActivated.</w:t>
      </w:r>
    </w:p>
    <w:p w14:paraId="4640551F" w14:textId="77777777" w:rsidR="00C9009B" w:rsidRDefault="006E2142">
      <w:pPr>
        <w:spacing w:after="60" w:line="276" w:lineRule="auto"/>
        <w:ind w:firstLine="0"/>
        <w:jc w:val="left"/>
      </w:pPr>
      <w:r>
        <w:rPr>
          <w:szCs w:val="24"/>
        </w:rPr>
        <w:t>46. iTSP → WSO2: Entrust chuyển tiếp thông báo notifyServiceActivated qua WSO2.</w:t>
      </w:r>
    </w:p>
    <w:p w14:paraId="2D0E583C" w14:textId="77777777" w:rsidR="00C9009B" w:rsidRDefault="006E2142">
      <w:pPr>
        <w:spacing w:after="60" w:line="276" w:lineRule="auto"/>
        <w:ind w:firstLine="0"/>
        <w:jc w:val="left"/>
      </w:pPr>
      <w:r>
        <w:rPr>
          <w:szCs w:val="24"/>
        </w:rPr>
        <w:t>47. WSO2 → token-manager-service: WSO2 định tuyến thông báo tới API POST /api/v1/tokens/{id}/notifyServiceActivated.</w:t>
      </w:r>
    </w:p>
    <w:p w14:paraId="1A5BC4B3" w14:textId="77777777" w:rsidR="00C9009B" w:rsidRDefault="006E2142">
      <w:pPr>
        <w:spacing w:after="60" w:line="276" w:lineRule="auto"/>
        <w:ind w:firstLine="0"/>
        <w:jc w:val="left"/>
      </w:pPr>
      <w:r>
        <w:rPr>
          <w:szCs w:val="24"/>
        </w:rPr>
        <w:t xml:space="preserve">48. token-manager-service → WSO2: </w:t>
      </w:r>
      <w:r w:rsidR="00D976FE">
        <w:rPr>
          <w:szCs w:val="24"/>
        </w:rPr>
        <w:t>Gửi y</w:t>
      </w:r>
      <w:r>
        <w:rPr>
          <w:szCs w:val="24"/>
        </w:rPr>
        <w:t>êu cầu lấy đầy đủ thông tin token qua API GET token detail?fields=all</w:t>
      </w:r>
      <w:r w:rsidR="00D976FE">
        <w:rPr>
          <w:szCs w:val="24"/>
        </w:rPr>
        <w:t xml:space="preserve"> của Entrust</w:t>
      </w:r>
    </w:p>
    <w:p w14:paraId="4D95C4C5" w14:textId="77777777" w:rsidR="00C9009B" w:rsidRDefault="006E2142">
      <w:pPr>
        <w:spacing w:after="60" w:line="276" w:lineRule="auto"/>
        <w:ind w:firstLine="0"/>
        <w:jc w:val="left"/>
      </w:pPr>
      <w:r>
        <w:rPr>
          <w:szCs w:val="24"/>
        </w:rPr>
        <w:lastRenderedPageBreak/>
        <w:t>49. WSO2 → iTSP: WSO2 chuyển tiếp yêu cầu lấy thông tin token tới Entrust.</w:t>
      </w:r>
    </w:p>
    <w:p w14:paraId="05AA86D2" w14:textId="77777777" w:rsidR="00C9009B" w:rsidRDefault="006E2142">
      <w:pPr>
        <w:spacing w:after="60" w:line="276" w:lineRule="auto"/>
        <w:ind w:firstLine="0"/>
        <w:jc w:val="left"/>
      </w:pPr>
      <w:r>
        <w:rPr>
          <w:szCs w:val="24"/>
        </w:rPr>
        <w:t>50. iTSP → WSO2: Entrust trả đầy đủ thông tin token.</w:t>
      </w:r>
    </w:p>
    <w:p w14:paraId="7A02E42D" w14:textId="77777777" w:rsidR="00C9009B" w:rsidRDefault="006E2142">
      <w:pPr>
        <w:spacing w:after="60" w:line="276" w:lineRule="auto"/>
        <w:ind w:firstLine="0"/>
        <w:jc w:val="left"/>
      </w:pPr>
      <w:r>
        <w:rPr>
          <w:szCs w:val="24"/>
        </w:rPr>
        <w:t>51. WSO2 → token-manager-service: WSO2 chuyển thông tin token về Token Manager.</w:t>
      </w:r>
    </w:p>
    <w:p w14:paraId="5BF893E6" w14:textId="77777777" w:rsidR="00C9009B" w:rsidRDefault="006E2142">
      <w:pPr>
        <w:spacing w:after="60" w:line="276" w:lineRule="auto"/>
        <w:ind w:firstLine="0"/>
        <w:jc w:val="left"/>
      </w:pPr>
      <w:r>
        <w:rPr>
          <w:szCs w:val="24"/>
        </w:rPr>
        <w:t>52. token-manager-service → notification-service: Cập nhật CTM_TOKEN sang SERVICE_ACTIVATED và ACTIVE, đồng bộ dữ liệu rủi ro, thiết bị, STIP, sau đó gọi POST /api/v1/ntf/card-linked.</w:t>
      </w:r>
    </w:p>
    <w:p w14:paraId="6A4EBAA4" w14:textId="11E05D67" w:rsidR="00C9009B" w:rsidRDefault="006E2142">
      <w:pPr>
        <w:spacing w:after="60" w:line="276" w:lineRule="auto"/>
        <w:ind w:firstLine="0"/>
        <w:jc w:val="left"/>
      </w:pPr>
      <w:r>
        <w:rPr>
          <w:szCs w:val="24"/>
        </w:rPr>
        <w:t xml:space="preserve">53. notification-service → Notification Hub: </w:t>
      </w:r>
      <w:ins w:id="283" w:author="Quan Tran Duc (CV Phat trien Core Cap 2 - TT Phat trien - Khoi CNTT)" w:date="2026-09-22T10:34:00Z" w16du:dateUtc="2026-09-22T03:34:00Z">
        <w:r w:rsidR="00F8470C" w:rsidRPr="00F8470C">
          <w:rPr>
            <w:b/>
            <w:bCs/>
            <w:szCs w:val="24"/>
            <w:rPrChange w:id="284" w:author="Quan Tran Duc (CV Phat trien Core Cap 2 - TT Phat trien - Khoi CNTT)" w:date="2026-09-22T10:34:00Z" w16du:dateUtc="2026-09-22T03:34:00Z">
              <w:rPr>
                <w:szCs w:val="24"/>
              </w:rPr>
            </w:rPrChange>
          </w:rPr>
          <w:t>(v1.1 Kiểm tra flag bảng  CTM_TOKEN_TSP_WALLET xem có được gửi notification cho tokenRequestor này không</w:t>
        </w:r>
      </w:ins>
      <w:ins w:id="285" w:author="Quan Tran Duc (CV Phat trien Core Cap 2 - TT Phat trien - Khoi CNTT)" w:date="2026-09-22T10:35:00Z" w16du:dateUtc="2026-09-22T03:35:00Z">
        <w:r w:rsidR="00F8470C">
          <w:rPr>
            <w:b/>
            <w:bCs/>
            <w:szCs w:val="24"/>
          </w:rPr>
          <w:t>, nếu không thì bỏ qua notification này</w:t>
        </w:r>
      </w:ins>
      <w:ins w:id="286" w:author="Quan Tran Duc (CV Phat trien Core Cap 2 - TT Phat trien - Khoi CNTT)" w:date="2026-09-22T10:34:00Z" w16du:dateUtc="2026-09-22T03:34:00Z">
        <w:r w:rsidR="00F8470C" w:rsidRPr="00F8470C">
          <w:rPr>
            <w:b/>
            <w:bCs/>
            <w:szCs w:val="24"/>
            <w:rPrChange w:id="287" w:author="Quan Tran Duc (CV Phat trien Core Cap 2 - TT Phat trien - Khoi CNTT)" w:date="2026-09-22T10:34:00Z" w16du:dateUtc="2026-09-22T03:34:00Z">
              <w:rPr>
                <w:szCs w:val="24"/>
              </w:rPr>
            </w:rPrChange>
          </w:rPr>
          <w:t>)</w:t>
        </w:r>
        <w:r w:rsidR="00F8470C">
          <w:rPr>
            <w:szCs w:val="24"/>
          </w:rPr>
          <w:t xml:space="preserve"> </w:t>
        </w:r>
      </w:ins>
      <w:r>
        <w:rPr>
          <w:szCs w:val="24"/>
        </w:rPr>
        <w:t>Gửi yêu cầu phát thông báo liên kết thẻ thành công.</w:t>
      </w:r>
    </w:p>
    <w:p w14:paraId="695B087B" w14:textId="77777777" w:rsidR="00C9009B" w:rsidRDefault="006E2142">
      <w:pPr>
        <w:spacing w:after="60" w:line="276" w:lineRule="auto"/>
        <w:ind w:firstLine="0"/>
        <w:jc w:val="left"/>
      </w:pPr>
      <w:r>
        <w:rPr>
          <w:szCs w:val="24"/>
        </w:rPr>
        <w:t>54. Notification Hub → User: Chuyển thông báo liên kết thẻ thành công tới người dùng.</w:t>
      </w:r>
    </w:p>
    <w:p w14:paraId="64614DE5" w14:textId="77777777" w:rsidR="00C9009B" w:rsidRDefault="006E2142">
      <w:pPr>
        <w:spacing w:after="60" w:line="276" w:lineRule="auto"/>
        <w:ind w:firstLine="0"/>
        <w:jc w:val="left"/>
      </w:pPr>
      <w:r>
        <w:rPr>
          <w:szCs w:val="24"/>
        </w:rPr>
        <w:t>55. token-manager-service → WSO2: Trả phản hồi 200 OK, xác nhận đã xử lý thông báo kích hoạt.</w:t>
      </w:r>
    </w:p>
    <w:p w14:paraId="03F623A9" w14:textId="77777777" w:rsidR="00C9009B" w:rsidRDefault="006E2142">
      <w:pPr>
        <w:spacing w:after="60" w:line="276" w:lineRule="auto"/>
        <w:ind w:firstLine="0"/>
        <w:jc w:val="left"/>
      </w:pPr>
      <w:r>
        <w:rPr>
          <w:szCs w:val="24"/>
        </w:rPr>
        <w:t>56. WSO2 → iTSP: WSO2 chuyển xác nhận xử lý thành công cho Entrust.</w:t>
      </w:r>
    </w:p>
    <w:p w14:paraId="14C2B93A" w14:textId="77777777" w:rsidR="00C9009B" w:rsidRDefault="006E2142">
      <w:pPr>
        <w:spacing w:after="60" w:line="276" w:lineRule="auto"/>
        <w:ind w:firstLine="0"/>
        <w:jc w:val="left"/>
      </w:pPr>
      <w:r>
        <w:rPr>
          <w:szCs w:val="24"/>
        </w:rPr>
        <w:t>57. iTSP → TSP: Entrust trả xác nhận cuối cùng cho TSP.</w:t>
      </w:r>
    </w:p>
    <w:p w14:paraId="0D48ADB5" w14:textId="77777777" w:rsidR="00515A44" w:rsidRDefault="00515A44">
      <w:pPr>
        <w:pStyle w:val="Heading3"/>
        <w:rPr>
          <w:rFonts w:eastAsia="Times New Roman" w:cs="Times New Roman"/>
        </w:rPr>
      </w:pPr>
      <w:bookmarkStart w:id="288" w:name="_Toc240965944"/>
      <w:r>
        <w:rPr>
          <w:rFonts w:eastAsia="Times New Roman" w:cs="Times New Roman"/>
        </w:rPr>
        <w:t>Push Provisioning</w:t>
      </w:r>
      <w:bookmarkEnd w:id="288"/>
    </w:p>
    <w:p w14:paraId="383C9EBE" w14:textId="77777777" w:rsidR="00C9009B" w:rsidRDefault="006725CE">
      <w:pPr>
        <w:spacing w:after="60" w:line="276" w:lineRule="auto"/>
        <w:ind w:firstLine="0"/>
        <w:jc w:val="left"/>
      </w:pPr>
      <w:r>
        <w:rPr>
          <w:noProof/>
        </w:rPr>
        <w:drawing>
          <wp:inline distT="0" distB="0" distL="0" distR="0" wp14:anchorId="53B8B3A7" wp14:editId="6FD0E76E">
            <wp:extent cx="5941695" cy="2622550"/>
            <wp:effectExtent l="0" t="0" r="1905" b="6350"/>
            <wp:docPr id="736778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2622550"/>
                    </a:xfrm>
                    <a:prstGeom prst="rect">
                      <a:avLst/>
                    </a:prstGeom>
                    <a:noFill/>
                    <a:ln>
                      <a:noFill/>
                    </a:ln>
                  </pic:spPr>
                </pic:pic>
              </a:graphicData>
            </a:graphic>
          </wp:inline>
        </w:drawing>
      </w:r>
      <w:r w:rsidR="006E2142">
        <w:t>1. Người dùng đăng nhập ứng dụng SHB SAHA, mở danh sách thẻ và chọn Add to wallet cho thẻ cần tokenization.</w:t>
      </w:r>
    </w:p>
    <w:p w14:paraId="08A2BC63" w14:textId="77777777" w:rsidR="00C9009B" w:rsidRDefault="006E2142">
      <w:pPr>
        <w:spacing w:after="60" w:line="276" w:lineRule="auto"/>
        <w:ind w:firstLine="0"/>
        <w:jc w:val="left"/>
      </w:pPr>
      <w:r>
        <w:t>2. SHB SAHA gọi API POST /api/v1/tokens/push/prepareWalletDigitization qua WSO2, gửi issuerCardId cùng dữ liệu định danh wallet/device đã được mã hóa dạng opaque.</w:t>
      </w:r>
    </w:p>
    <w:p w14:paraId="6621E1E0" w14:textId="77777777" w:rsidR="00C9009B" w:rsidRDefault="006E2142">
      <w:pPr>
        <w:spacing w:after="60" w:line="276" w:lineRule="auto"/>
        <w:ind w:firstLine="0"/>
        <w:jc w:val="left"/>
      </w:pPr>
      <w:r>
        <w:t>3. WSO2 xác thực và chuyển tiếp request prepareWalletDigitization đến token-provision-service.</w:t>
      </w:r>
    </w:p>
    <w:p w14:paraId="3CE34C41" w14:textId="77777777" w:rsidR="00C9009B" w:rsidRDefault="006E2142">
      <w:pPr>
        <w:spacing w:after="60" w:line="276" w:lineRule="auto"/>
        <w:ind w:firstLine="0"/>
        <w:jc w:val="left"/>
      </w:pPr>
      <w:r>
        <w:lastRenderedPageBreak/>
        <w:t>4. token-provision-service gọi stored procedure SP_CTM_getCardDetail trên SVNG để lấy PAN, ngày hết hạn và tên chủ thẻ.</w:t>
      </w:r>
    </w:p>
    <w:p w14:paraId="76F13972" w14:textId="77777777" w:rsidR="00C9009B" w:rsidRDefault="006E2142">
      <w:pPr>
        <w:spacing w:after="60" w:line="276" w:lineRule="auto"/>
        <w:ind w:firstLine="0"/>
        <w:jc w:val="left"/>
      </w:pPr>
      <w:r>
        <w:t>5. token-provision-service kiểm tra các trường bắt buộc, mã hóa PAN bằng JWE, sau đó gọi PUT /api/v1/dcs/cards/prepareWalletDigitization qua WSO2 với thông tin thẻ và wallet.</w:t>
      </w:r>
    </w:p>
    <w:p w14:paraId="1F35B078" w14:textId="77777777" w:rsidR="00C9009B" w:rsidRDefault="006E2142">
      <w:pPr>
        <w:spacing w:after="60" w:line="276" w:lineRule="auto"/>
        <w:ind w:firstLine="0"/>
        <w:jc w:val="left"/>
      </w:pPr>
      <w:r>
        <w:t>6. WSO2 chuyển tiếp request prepareWalletDigitization đến iTSP Entrust.</w:t>
      </w:r>
    </w:p>
    <w:p w14:paraId="69BFAE5A" w14:textId="77777777" w:rsidR="00C9009B" w:rsidRDefault="006E2142">
      <w:pPr>
        <w:spacing w:after="60" w:line="276" w:lineRule="auto"/>
        <w:ind w:firstLine="0"/>
        <w:jc w:val="left"/>
      </w:pPr>
      <w:r>
        <w:t>7. Entrust xử lý request và trả về dữ liệu push digitization, gồm pushOpaqueData và dữ liệu tương ứng với Apple Pay, Google Pay, Samsung Pay hoặc issuer.</w:t>
      </w:r>
    </w:p>
    <w:p w14:paraId="7990ACD3" w14:textId="77777777" w:rsidR="00C9009B" w:rsidRDefault="006E2142">
      <w:pPr>
        <w:spacing w:after="60" w:line="276" w:lineRule="auto"/>
        <w:ind w:firstLine="0"/>
        <w:jc w:val="left"/>
      </w:pPr>
      <w:r>
        <w:t>8. WSO2 chuyển response prepareWalletDigitization từ Entrust về token-provision-service.</w:t>
      </w:r>
    </w:p>
    <w:p w14:paraId="3E431DB4" w14:textId="77777777" w:rsidR="00C9009B" w:rsidRDefault="006E2142">
      <w:pPr>
        <w:spacing w:after="60" w:line="276" w:lineRule="auto"/>
        <w:ind w:firstLine="0"/>
        <w:jc w:val="left"/>
      </w:pPr>
      <w:r>
        <w:t>9. token-provision-service trả dữ liệu push provisioning cho WSO2.</w:t>
      </w:r>
    </w:p>
    <w:p w14:paraId="2FD75064" w14:textId="77777777" w:rsidR="00C9009B" w:rsidRDefault="006E2142">
      <w:pPr>
        <w:spacing w:after="60" w:line="276" w:lineRule="auto"/>
        <w:ind w:firstLine="0"/>
        <w:jc w:val="left"/>
      </w:pPr>
      <w:r>
        <w:t>10. WSO2 trả dữ liệu push provisioning về ứng dụng SHB SAHA.</w:t>
      </w:r>
    </w:p>
    <w:p w14:paraId="7233E989" w14:textId="77777777" w:rsidR="00C9009B" w:rsidRDefault="006E2142">
      <w:pPr>
        <w:spacing w:after="60" w:line="276" w:lineRule="auto"/>
        <w:ind w:firstLine="0"/>
        <w:jc w:val="left"/>
      </w:pPr>
      <w:r>
        <w:t>11. SHB SAHA truyền dữ liệu push provisioning vào Entrust SDK được tích hợp trong ứng dụng để tiếp tục quá trình thêm thẻ vào wallet.</w:t>
      </w:r>
    </w:p>
    <w:p w14:paraId="4C932B79" w14:textId="77777777" w:rsidR="00C9009B" w:rsidRDefault="006E2142">
      <w:pPr>
        <w:spacing w:after="60" w:line="276" w:lineRule="auto"/>
        <w:ind w:firstLine="0"/>
        <w:jc w:val="left"/>
      </w:pPr>
      <w:r>
        <w:t>12. Entrust khởi tạo yêu cầu tokenization với TSP; từ bước này, quá trình tiếp tục theo luồng Manual Provisioning, bắt đầu bằng nghiệp vụ get-card-description.</w:t>
      </w:r>
    </w:p>
    <w:p w14:paraId="44F7A0CA" w14:textId="77777777" w:rsidR="00515A44" w:rsidRDefault="00515A44">
      <w:pPr>
        <w:pStyle w:val="Heading3"/>
        <w:rPr>
          <w:rFonts w:eastAsia="Times New Roman" w:cs="Times New Roman"/>
        </w:rPr>
      </w:pPr>
      <w:bookmarkStart w:id="289" w:name="_Toc240965945"/>
      <w:r>
        <w:rPr>
          <w:rFonts w:eastAsia="Times New Roman" w:cs="Times New Roman"/>
        </w:rPr>
        <w:lastRenderedPageBreak/>
        <w:t>Token Update webhook</w:t>
      </w:r>
      <w:bookmarkEnd w:id="289"/>
    </w:p>
    <w:p w14:paraId="6AE04B6F" w14:textId="77777777" w:rsidR="00B3497E" w:rsidRPr="00B3497E" w:rsidRDefault="00B3497E" w:rsidP="00B3497E">
      <w:pPr>
        <w:ind w:firstLine="0"/>
      </w:pPr>
      <w:r>
        <w:rPr>
          <w:noProof/>
        </w:rPr>
        <w:drawing>
          <wp:inline distT="0" distB="0" distL="0" distR="0" wp14:anchorId="3C4B5807" wp14:editId="317CE221">
            <wp:extent cx="5941695" cy="4377690"/>
            <wp:effectExtent l="0" t="0" r="1905" b="3810"/>
            <wp:docPr id="477465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4377690"/>
                    </a:xfrm>
                    <a:prstGeom prst="rect">
                      <a:avLst/>
                    </a:prstGeom>
                    <a:noFill/>
                    <a:ln>
                      <a:noFill/>
                    </a:ln>
                  </pic:spPr>
                </pic:pic>
              </a:graphicData>
            </a:graphic>
          </wp:inline>
        </w:drawing>
      </w:r>
    </w:p>
    <w:p w14:paraId="39BACA4D" w14:textId="77777777" w:rsidR="00C9009B" w:rsidRDefault="006E2142">
      <w:pPr>
        <w:ind w:firstLine="0"/>
        <w:jc w:val="left"/>
      </w:pPr>
      <w:r>
        <w:t>1. TSP → Entrust: TSP thông báo cho Entrust khi trạng thái token thay đổi ngoài CTM, ví dụ do thao tác trên wallet hoặc cập nhật trực tiếp từ người dùng.</w:t>
      </w:r>
    </w:p>
    <w:p w14:paraId="4DEFB1E1" w14:textId="77777777" w:rsidR="00C9009B" w:rsidRDefault="006E2142">
      <w:pPr>
        <w:ind w:firstLine="0"/>
        <w:jc w:val="left"/>
      </w:pPr>
      <w:r>
        <w:t>2. Entrust → token-manager-service: Entrust gọi POST /api/v1/tokens/{id}/notifyUpdate, gửi thông tin token và trạng thái mới cho CTM.</w:t>
      </w:r>
    </w:p>
    <w:p w14:paraId="7F87F0A2" w14:textId="77777777" w:rsidR="00C9009B" w:rsidRDefault="006E2142">
      <w:pPr>
        <w:ind w:firstLine="0"/>
        <w:jc w:val="left"/>
      </w:pPr>
      <w:r>
        <w:t>3. token-manager-service → SVNG DB: CTM ghi nhận toàn bộ nội dung cập nhật vào bảng CTM_TOKEN_UPDATE_HIS để lưu lịch sử xử lý webhook.</w:t>
      </w:r>
    </w:p>
    <w:p w14:paraId="1D276646" w14:textId="77777777" w:rsidR="00C9009B" w:rsidRDefault="006E2142">
      <w:pPr>
        <w:ind w:firstLine="0"/>
        <w:jc w:val="left"/>
      </w:pPr>
      <w:r>
        <w:t>4. SVNG DB → token-manager-service: Database trả về ID của bản ghi lịch sử vừa được tạo.</w:t>
      </w:r>
    </w:p>
    <w:p w14:paraId="0B8B42CE" w14:textId="77777777" w:rsidR="00C9009B" w:rsidRDefault="006E2142">
      <w:pPr>
        <w:ind w:firstLine="0"/>
        <w:jc w:val="left"/>
      </w:pPr>
      <w:r>
        <w:lastRenderedPageBreak/>
        <w:t>5. token-manager-service → SVNG DB: CTM truy vấn bảng CTM_TOKEN theo Token ID của Entrust để lấy thông tin và trạng thái hiện tại của token.</w:t>
      </w:r>
    </w:p>
    <w:p w14:paraId="788E953A" w14:textId="77777777" w:rsidR="00C9009B" w:rsidRDefault="006E2142">
      <w:pPr>
        <w:ind w:firstLine="0"/>
        <w:jc w:val="left"/>
      </w:pPr>
      <w:r>
        <w:t>6. SVNG DB → token-manager-service: Database trả về dữ liệu token hiện tại để CTM xác định hướng xử lý.</w:t>
      </w:r>
    </w:p>
    <w:p w14:paraId="10FFBB59" w14:textId="77777777" w:rsidR="00C9009B" w:rsidRDefault="006E2142">
      <w:pPr>
        <w:ind w:firstLine="0"/>
        <w:jc w:val="left"/>
      </w:pPr>
      <w:r>
        <w:rPr>
          <w:b/>
        </w:rPr>
        <w:t>Trường hợp token đã ở trạng thái DELETED nhưng action nhận được không phải TOKEN_DELETED:</w:t>
      </w:r>
    </w:p>
    <w:p w14:paraId="3DC300C0" w14:textId="77777777" w:rsidR="00C9009B" w:rsidRDefault="006E2142">
      <w:pPr>
        <w:ind w:firstLine="0"/>
        <w:jc w:val="left"/>
      </w:pPr>
      <w:r>
        <w:t>7A. token-manager-service → SVNG DB: CTM không cập nhật token và ghi bản ghi FAILED vào bảng CTM_AUDIT_LOG, với nội dung cập nhật bị bỏ qua.</w:t>
      </w:r>
    </w:p>
    <w:p w14:paraId="7D00A129" w14:textId="77777777" w:rsidR="00C9009B" w:rsidRDefault="006E2142">
      <w:pPr>
        <w:ind w:firstLine="0"/>
        <w:jc w:val="left"/>
      </w:pPr>
      <w:r>
        <w:t>8A. token-manager-service → Entrust: CTM trả về 200 OK để xác nhận đã tiếp nhận webhook, tránh Entrust gửi lại request không cần thiết.</w:t>
      </w:r>
    </w:p>
    <w:p w14:paraId="1C3392D0" w14:textId="77777777" w:rsidR="00C9009B" w:rsidRDefault="006E2142">
      <w:pPr>
        <w:ind w:firstLine="0"/>
        <w:jc w:val="left"/>
      </w:pPr>
      <w:r>
        <w:rPr>
          <w:b/>
        </w:rPr>
        <w:t>Trường hợp cập nhật token hợp lệ:</w:t>
      </w:r>
    </w:p>
    <w:p w14:paraId="01940537" w14:textId="77777777" w:rsidR="00C9009B" w:rsidRDefault="006E2142">
      <w:pPr>
        <w:ind w:firstLine="0"/>
        <w:jc w:val="left"/>
      </w:pPr>
      <w:r>
        <w:t>7B. token-manager-service → SVNG DB: CTM cập nhật bảng CTM_TOKEN, bao gồm trạng thái token và các trường liên quan theo action như ngày hết hạn, ngày xóa hoặc cờ xóa khỏi ứng dụng người dùng.</w:t>
      </w:r>
    </w:p>
    <w:p w14:paraId="2698C5AE" w14:textId="77777777" w:rsidR="00C9009B" w:rsidRDefault="006E2142">
      <w:pPr>
        <w:ind w:firstLine="0"/>
        <w:jc w:val="left"/>
      </w:pPr>
      <w:r>
        <w:t>8B. token-manager-service → SVNG DB: CTM ghi bản ghi SUCCESS vào bảng CTM_AUDIT_LOG để lưu kết quả xử lý thành công.</w:t>
      </w:r>
    </w:p>
    <w:p w14:paraId="4DE46E9E" w14:textId="77777777" w:rsidR="00C9009B" w:rsidRDefault="006E2142">
      <w:pPr>
        <w:ind w:firstLine="0"/>
        <w:jc w:val="left"/>
      </w:pPr>
      <w:r>
        <w:t>9B. token-manager-service → Entrust: CTM trả về 200 OK, xác nhận webhook đã được xử lý thành công.</w:t>
      </w:r>
    </w:p>
    <w:p w14:paraId="4F747089" w14:textId="77777777" w:rsidR="00515A44" w:rsidRPr="00515A44" w:rsidRDefault="00515A44" w:rsidP="00515A44"/>
    <w:p w14:paraId="410E24B7" w14:textId="77777777" w:rsidR="00515A44" w:rsidRDefault="00515A44">
      <w:pPr>
        <w:pStyle w:val="Heading3"/>
      </w:pPr>
      <w:bookmarkStart w:id="290" w:name="_Toc240965946"/>
      <w:r>
        <w:rPr>
          <w:rFonts w:eastAsia="Times New Roman" w:cs="Times New Roman"/>
        </w:rPr>
        <w:lastRenderedPageBreak/>
        <w:t>Token Update từ SmartVista</w:t>
      </w:r>
      <w:bookmarkEnd w:id="290"/>
    </w:p>
    <w:p w14:paraId="56A35E5D" w14:textId="77777777" w:rsidR="00C9009B" w:rsidRDefault="006E2142">
      <w:pPr>
        <w:pStyle w:val="Heading4"/>
        <w:rPr>
          <w:rFonts w:eastAsia="Times New Roman" w:cs="Times New Roman"/>
        </w:rPr>
      </w:pPr>
      <w:r>
        <w:rPr>
          <w:rFonts w:eastAsia="Times New Roman" w:cs="Times New Roman"/>
        </w:rPr>
        <w:t>Thay đổi trạng thái thẻ</w:t>
      </w:r>
    </w:p>
    <w:p w14:paraId="5468067A" w14:textId="77777777" w:rsidR="008117ED" w:rsidRPr="008117ED" w:rsidRDefault="00FA2343" w:rsidP="008117ED">
      <w:pPr>
        <w:ind w:firstLine="0"/>
      </w:pPr>
      <w:r>
        <w:rPr>
          <w:noProof/>
        </w:rPr>
        <w:drawing>
          <wp:inline distT="0" distB="0" distL="0" distR="0" wp14:anchorId="1EFBE0CF" wp14:editId="3FEC305A">
            <wp:extent cx="5941695" cy="4201795"/>
            <wp:effectExtent l="0" t="0" r="1905" b="8255"/>
            <wp:docPr id="1644616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695" cy="4201795"/>
                    </a:xfrm>
                    <a:prstGeom prst="rect">
                      <a:avLst/>
                    </a:prstGeom>
                    <a:noFill/>
                    <a:ln>
                      <a:noFill/>
                    </a:ln>
                  </pic:spPr>
                </pic:pic>
              </a:graphicData>
            </a:graphic>
          </wp:inline>
        </w:drawing>
      </w:r>
    </w:p>
    <w:p w14:paraId="35CD575A" w14:textId="77777777" w:rsidR="005D0FF8" w:rsidRDefault="005D0FF8" w:rsidP="005D0FF8">
      <w:pPr>
        <w:spacing w:after="200" w:line="276" w:lineRule="auto"/>
        <w:ind w:firstLine="0"/>
        <w:jc w:val="left"/>
      </w:pPr>
      <w:r>
        <w:t>1. SmartVista Event Gate → WSO2: SmartVista Event Gate gửi sự kiện thay đổi trạng</w:t>
      </w:r>
    </w:p>
    <w:p w14:paraId="219CFA27" w14:textId="77777777" w:rsidR="005D0FF8" w:rsidRDefault="005D0FF8" w:rsidP="005D0FF8">
      <w:pPr>
        <w:spacing w:after="200" w:line="276" w:lineRule="auto"/>
        <w:ind w:firstLine="0"/>
        <w:jc w:val="left"/>
      </w:pPr>
      <w:r>
        <w:t xml:space="preserve">  thái thẻ CSTS_CHANGE_FE hoặc CSTS_CHANGE_BO tới WSO2 qua API POST</w:t>
      </w:r>
    </w:p>
    <w:p w14:paraId="1E357792" w14:textId="77777777" w:rsidR="005D0FF8" w:rsidRDefault="005D0FF8" w:rsidP="005D0FF8">
      <w:pPr>
        <w:spacing w:after="200" w:line="276" w:lineRule="auto"/>
        <w:ind w:firstLine="0"/>
        <w:jc w:val="left"/>
      </w:pPr>
      <w:r>
        <w:t xml:space="preserve">  /api/v1/events/sv/incoming.</w:t>
      </w:r>
    </w:p>
    <w:p w14:paraId="0438E7DF" w14:textId="77777777" w:rsidR="005D0FF8" w:rsidRDefault="005D0FF8" w:rsidP="005D0FF8">
      <w:pPr>
        <w:spacing w:after="200" w:line="276" w:lineRule="auto"/>
        <w:ind w:firstLine="0"/>
        <w:jc w:val="left"/>
      </w:pPr>
      <w:r>
        <w:t xml:space="preserve">  2. WSO2 → event-service: WSO2 chuyển tiếp request tới API POST</w:t>
      </w:r>
    </w:p>
    <w:p w14:paraId="16240299" w14:textId="77777777" w:rsidR="005D0FF8" w:rsidRDefault="005D0FF8" w:rsidP="005D0FF8">
      <w:pPr>
        <w:spacing w:after="200" w:line="276" w:lineRule="auto"/>
        <w:ind w:firstLine="0"/>
        <w:jc w:val="left"/>
      </w:pPr>
      <w:r>
        <w:t xml:space="preserve">  /api/v1/events/sv/incoming của event-service.</w:t>
      </w:r>
    </w:p>
    <w:p w14:paraId="7E845DFA" w14:textId="77777777" w:rsidR="005D0FF8" w:rsidRDefault="005D0FF8" w:rsidP="005D0FF8">
      <w:pPr>
        <w:spacing w:after="200" w:line="276" w:lineRule="auto"/>
        <w:ind w:firstLine="0"/>
        <w:jc w:val="left"/>
      </w:pPr>
      <w:r>
        <w:t xml:space="preserve">  3. event-service → WSO2: event-service tiếp nhận sự kiện và trả HTTP 200 – event</w:t>
      </w:r>
    </w:p>
    <w:p w14:paraId="37163B14" w14:textId="77777777" w:rsidR="005D0FF8" w:rsidRDefault="005D0FF8" w:rsidP="005D0FF8">
      <w:pPr>
        <w:spacing w:after="200" w:line="276" w:lineRule="auto"/>
        <w:ind w:firstLine="0"/>
        <w:jc w:val="left"/>
      </w:pPr>
      <w:r>
        <w:lastRenderedPageBreak/>
        <w:t xml:space="preserve">  accepted cho WSO2. Sự kiện được lưu vào bảng CTM_SV_RAW_EVENT để xử lý bất đồng bộ.</w:t>
      </w:r>
    </w:p>
    <w:p w14:paraId="6AE54076" w14:textId="77777777" w:rsidR="005D0FF8" w:rsidRDefault="005D0FF8" w:rsidP="005D0FF8">
      <w:pPr>
        <w:spacing w:after="200" w:line="276" w:lineRule="auto"/>
        <w:ind w:firstLine="0"/>
        <w:jc w:val="left"/>
      </w:pPr>
      <w:r>
        <w:t xml:space="preserve">  4. WSO2 → SmartVista Event Gate: WSO2 trả HTTP 200 – event accepted cho SmartVista</w:t>
      </w:r>
    </w:p>
    <w:p w14:paraId="77E6D2AB" w14:textId="77777777" w:rsidR="005D0FF8" w:rsidRDefault="005D0FF8" w:rsidP="005D0FF8">
      <w:pPr>
        <w:spacing w:after="200" w:line="276" w:lineRule="auto"/>
        <w:ind w:firstLine="0"/>
        <w:jc w:val="left"/>
      </w:pPr>
      <w:r>
        <w:t xml:space="preserve">  Event Gate, xác nhận sự kiện đã được tiếp nhận.</w:t>
      </w:r>
    </w:p>
    <w:p w14:paraId="6D2CE839" w14:textId="77777777" w:rsidR="005D0FF8" w:rsidRDefault="005D0FF8" w:rsidP="005D0FF8">
      <w:pPr>
        <w:spacing w:after="200" w:line="276" w:lineRule="auto"/>
        <w:ind w:firstLine="0"/>
        <w:jc w:val="left"/>
      </w:pPr>
      <w:r>
        <w:t xml:space="preserve">  5. event-service → CTM DB: Trong quá trình xử lý bất đồng bộ, event-service kiểm</w:t>
      </w:r>
    </w:p>
    <w:p w14:paraId="6ED5C785" w14:textId="77777777" w:rsidR="005D0FF8" w:rsidRDefault="005D0FF8" w:rsidP="005D0FF8">
      <w:pPr>
        <w:spacing w:after="200" w:line="276" w:lineRule="auto"/>
        <w:ind w:firstLine="0"/>
        <w:jc w:val="left"/>
      </w:pPr>
      <w:r>
        <w:t xml:space="preserve">  tra trong CTM DB xem thẻ có token đã liên kết hay không. Sự kiện trùng lặp, không</w:t>
      </w:r>
    </w:p>
    <w:p w14:paraId="1A541A0D" w14:textId="77777777" w:rsidR="005D0FF8" w:rsidRDefault="005D0FF8" w:rsidP="005D0FF8">
      <w:pPr>
        <w:spacing w:after="200" w:line="276" w:lineRule="auto"/>
        <w:ind w:firstLine="0"/>
        <w:jc w:val="left"/>
      </w:pPr>
      <w:r>
        <w:t xml:space="preserve">  có cấu hình ánh xạ hoặc cũ hơn trạng thái đã xử lý sẽ bị bỏ qua.</w:t>
      </w:r>
    </w:p>
    <w:p w14:paraId="27782B62" w14:textId="77777777" w:rsidR="005D0FF8" w:rsidRDefault="005D0FF8" w:rsidP="005D0FF8">
      <w:pPr>
        <w:spacing w:after="200" w:line="276" w:lineRule="auto"/>
        <w:ind w:firstLine="0"/>
        <w:jc w:val="left"/>
      </w:pPr>
      <w:r>
        <w:t xml:space="preserve">  6. CTM DB → event-service: CTM DB trả kết quả tra cứu quan hệ giữa thẻ và token.</w:t>
      </w:r>
    </w:p>
    <w:p w14:paraId="48250D17" w14:textId="77777777" w:rsidR="005D0FF8" w:rsidRDefault="005D0FF8" w:rsidP="005D0FF8">
      <w:pPr>
        <w:spacing w:after="200" w:line="276" w:lineRule="auto"/>
        <w:ind w:firstLine="0"/>
        <w:jc w:val="left"/>
      </w:pPr>
      <w:r>
        <w:t xml:space="preserve">  Nếu thẻ không có token đã liên kết, luồng kết thúc và không thực hiện thao tác</w:t>
      </w:r>
    </w:p>
    <w:p w14:paraId="507417ED" w14:textId="77777777" w:rsidR="005D0FF8" w:rsidRDefault="005D0FF8" w:rsidP="005D0FF8">
      <w:pPr>
        <w:spacing w:after="200" w:line="276" w:lineRule="auto"/>
        <w:ind w:firstLine="0"/>
        <w:jc w:val="left"/>
      </w:pPr>
      <w:r>
        <w:t xml:space="preserve">  token lifecycle.</w:t>
      </w:r>
    </w:p>
    <w:p w14:paraId="10C6C082" w14:textId="77777777" w:rsidR="005D0FF8" w:rsidRDefault="005D0FF8" w:rsidP="005D0FF8">
      <w:pPr>
        <w:spacing w:after="200" w:line="276" w:lineRule="auto"/>
        <w:ind w:firstLine="0"/>
        <w:jc w:val="left"/>
      </w:pPr>
      <w:r>
        <w:t xml:space="preserve">  7. event-service → token-manager-service: Nếu thẻ có token đã liên kết,</w:t>
      </w:r>
    </w:p>
    <w:p w14:paraId="33D3F3CC" w14:textId="77777777" w:rsidR="005D0FF8" w:rsidRDefault="005D0FF8" w:rsidP="005D0FF8">
      <w:pPr>
        <w:spacing w:after="200" w:line="276" w:lineRule="auto"/>
        <w:ind w:firstLine="0"/>
        <w:jc w:val="left"/>
      </w:pPr>
      <w:r>
        <w:t xml:space="preserve">  event-service gọi API POST /api/v1/tokens/lifecycle/card-status-change của</w:t>
      </w:r>
    </w:p>
    <w:p w14:paraId="653CB844" w14:textId="77777777" w:rsidR="005D0FF8" w:rsidRDefault="005D0FF8" w:rsidP="005D0FF8">
      <w:pPr>
        <w:spacing w:after="200" w:line="276" w:lineRule="auto"/>
        <w:ind w:firstLine="0"/>
        <w:jc w:val="left"/>
      </w:pPr>
      <w:r>
        <w:t xml:space="preserve">  token-manager-service để xử lý token theo trạng thái mới của thẻ.</w:t>
      </w:r>
    </w:p>
    <w:p w14:paraId="6575FCC4" w14:textId="77777777" w:rsidR="005D0FF8" w:rsidRDefault="005D0FF8" w:rsidP="005D0FF8">
      <w:pPr>
        <w:spacing w:after="200" w:line="276" w:lineRule="auto"/>
        <w:ind w:firstLine="0"/>
        <w:jc w:val="left"/>
      </w:pPr>
      <w:r>
        <w:t xml:space="preserve">  8. token-manager-service → CTM DB: token-manager-service truy vấn bảng CTM_TOKEN để</w:t>
      </w:r>
    </w:p>
    <w:p w14:paraId="7A6ED2E7" w14:textId="77777777" w:rsidR="005D0FF8" w:rsidRDefault="005D0FF8" w:rsidP="005D0FF8">
      <w:pPr>
        <w:spacing w:after="200" w:line="276" w:lineRule="auto"/>
        <w:ind w:firstLine="0"/>
        <w:jc w:val="left"/>
      </w:pPr>
      <w:r>
        <w:t xml:space="preserve">  tìm các token liên kết với thẻ, loại trừ token có trạng thái DELETED.</w:t>
      </w:r>
    </w:p>
    <w:p w14:paraId="089DD0BF" w14:textId="77777777" w:rsidR="005D0FF8" w:rsidRDefault="005D0FF8" w:rsidP="005D0FF8">
      <w:pPr>
        <w:spacing w:after="200" w:line="276" w:lineRule="auto"/>
        <w:ind w:firstLine="0"/>
        <w:jc w:val="left"/>
      </w:pPr>
      <w:r>
        <w:t xml:space="preserve">  9. CTM DB → token-manager-service: CTM DB trả danh sách token liên kết cần xử lý.</w:t>
      </w:r>
    </w:p>
    <w:p w14:paraId="295DE75C" w14:textId="77777777" w:rsidR="005D0FF8" w:rsidRDefault="005D0FF8" w:rsidP="005D0FF8">
      <w:pPr>
        <w:spacing w:after="200" w:line="276" w:lineRule="auto"/>
        <w:ind w:firstLine="0"/>
        <w:jc w:val="left"/>
      </w:pPr>
      <w:r>
        <w:t xml:space="preserve">  10. token-manager-service → CTM DB: token-manager-service tra cứu bảng</w:t>
      </w:r>
    </w:p>
    <w:p w14:paraId="12818233" w14:textId="77777777" w:rsidR="005D0FF8" w:rsidRDefault="005D0FF8" w:rsidP="005D0FF8">
      <w:pPr>
        <w:spacing w:after="200" w:line="276" w:lineRule="auto"/>
        <w:ind w:firstLine="0"/>
        <w:jc w:val="left"/>
      </w:pPr>
      <w:r>
        <w:t xml:space="preserve">  CTM_EVENT_ACTION_MAPPING để xác định thao tác token lifecycle tương ứng với trạng</w:t>
      </w:r>
    </w:p>
    <w:p w14:paraId="0D6CA6D6" w14:textId="77777777" w:rsidR="005D0FF8" w:rsidRDefault="005D0FF8" w:rsidP="005D0FF8">
      <w:pPr>
        <w:spacing w:after="200" w:line="276" w:lineRule="auto"/>
        <w:ind w:firstLine="0"/>
        <w:jc w:val="left"/>
      </w:pPr>
      <w:r>
        <w:t xml:space="preserve">  thái mới của thẻ.</w:t>
      </w:r>
    </w:p>
    <w:p w14:paraId="1C491E16" w14:textId="77777777" w:rsidR="005D0FF8" w:rsidRDefault="005D0FF8" w:rsidP="005D0FF8">
      <w:pPr>
        <w:spacing w:after="200" w:line="276" w:lineRule="auto"/>
        <w:ind w:firstLine="0"/>
        <w:jc w:val="left"/>
      </w:pPr>
      <w:r>
        <w:t xml:space="preserve">  11. CTM DB → token-manager-service: CTM DB trả thao tác cần thực hiện gồm suspend,</w:t>
      </w:r>
    </w:p>
    <w:p w14:paraId="3C13EA44" w14:textId="77777777" w:rsidR="005D0FF8" w:rsidRDefault="005D0FF8" w:rsidP="005D0FF8">
      <w:pPr>
        <w:spacing w:after="200" w:line="276" w:lineRule="auto"/>
        <w:ind w:firstLine="0"/>
        <w:jc w:val="left"/>
      </w:pPr>
      <w:r>
        <w:t xml:space="preserve">  resume hoặc delete, cùng mã lý do và nội dung mô tả.</w:t>
      </w:r>
    </w:p>
    <w:p w14:paraId="630EF5FD" w14:textId="77777777" w:rsidR="005D0FF8" w:rsidRDefault="005D0FF8" w:rsidP="005D0FF8">
      <w:pPr>
        <w:spacing w:after="200" w:line="276" w:lineRule="auto"/>
        <w:ind w:firstLine="0"/>
        <w:jc w:val="left"/>
      </w:pPr>
      <w:r>
        <w:t xml:space="preserve">  12. token-manager-service → WSO2: Với từng token trong danh sách,</w:t>
      </w:r>
    </w:p>
    <w:p w14:paraId="4FFFC918" w14:textId="77777777" w:rsidR="005D0FF8" w:rsidRDefault="005D0FF8" w:rsidP="005D0FF8">
      <w:pPr>
        <w:spacing w:after="200" w:line="276" w:lineRule="auto"/>
        <w:ind w:firstLine="0"/>
        <w:jc w:val="left"/>
      </w:pPr>
      <w:r>
        <w:t xml:space="preserve">  token-manager-service gửi request qua WSO2 bằng API PUT</w:t>
      </w:r>
    </w:p>
    <w:p w14:paraId="22D283EC" w14:textId="77777777" w:rsidR="005D0FF8" w:rsidRDefault="005D0FF8" w:rsidP="005D0FF8">
      <w:pPr>
        <w:spacing w:after="200" w:line="276" w:lineRule="auto"/>
        <w:ind w:firstLine="0"/>
        <w:jc w:val="left"/>
      </w:pPr>
      <w:r>
        <w:lastRenderedPageBreak/>
        <w:t xml:space="preserve">  /api/v1/itsp/tokens/{id}/{suspend|resume|delete}. Trong đó, {id} là Token ID của</w:t>
      </w:r>
    </w:p>
    <w:p w14:paraId="011BC549" w14:textId="77777777" w:rsidR="005D0FF8" w:rsidRDefault="005D0FF8" w:rsidP="005D0FF8">
      <w:pPr>
        <w:spacing w:after="200" w:line="276" w:lineRule="auto"/>
        <w:ind w:firstLine="0"/>
        <w:jc w:val="left"/>
      </w:pPr>
      <w:r>
        <w:t xml:space="preserve">  Entrust; thao tác cuối URL được xác định từ cấu hình ánh xạ trạng thái thẻ.</w:t>
      </w:r>
    </w:p>
    <w:p w14:paraId="216C3F1D" w14:textId="77777777" w:rsidR="005D0FF8" w:rsidRDefault="005D0FF8" w:rsidP="005D0FF8">
      <w:pPr>
        <w:spacing w:after="200" w:line="276" w:lineRule="auto"/>
        <w:ind w:firstLine="0"/>
        <w:jc w:val="left"/>
      </w:pPr>
      <w:r>
        <w:t xml:space="preserve">  13. WSO2 → iTSP (Entrust): WSO2 chuyển tiếp request token lifecycle tới iTSP</w:t>
      </w:r>
    </w:p>
    <w:p w14:paraId="50BDFADA" w14:textId="77777777" w:rsidR="005D0FF8" w:rsidRDefault="005D0FF8" w:rsidP="005D0FF8">
      <w:pPr>
        <w:spacing w:after="200" w:line="276" w:lineRule="auto"/>
        <w:ind w:firstLine="0"/>
        <w:jc w:val="left"/>
      </w:pPr>
      <w:r>
        <w:t xml:space="preserve">  (Entrust).</w:t>
      </w:r>
    </w:p>
    <w:p w14:paraId="234D4ED5" w14:textId="77777777" w:rsidR="005D0FF8" w:rsidRDefault="005D0FF8" w:rsidP="005D0FF8">
      <w:pPr>
        <w:spacing w:after="200" w:line="276" w:lineRule="auto"/>
        <w:ind w:firstLine="0"/>
        <w:jc w:val="left"/>
      </w:pPr>
      <w:r>
        <w:t xml:space="preserve">  14. iTSP (Entrust) → WSO2: iTSP thực hiện thao tác trên token và trả kết quả token</w:t>
      </w:r>
    </w:p>
    <w:p w14:paraId="67D60410" w14:textId="77777777" w:rsidR="005D0FF8" w:rsidRDefault="005D0FF8" w:rsidP="005D0FF8">
      <w:pPr>
        <w:spacing w:after="200" w:line="276" w:lineRule="auto"/>
        <w:ind w:firstLine="0"/>
        <w:jc w:val="left"/>
      </w:pPr>
      <w:r>
        <w:t xml:space="preserve">  lifecycle về WSO2.</w:t>
      </w:r>
    </w:p>
    <w:p w14:paraId="1866CCFB" w14:textId="77777777" w:rsidR="005D0FF8" w:rsidRDefault="005D0FF8" w:rsidP="005D0FF8">
      <w:pPr>
        <w:spacing w:after="200" w:line="276" w:lineRule="auto"/>
        <w:ind w:firstLine="0"/>
        <w:jc w:val="left"/>
      </w:pPr>
      <w:r>
        <w:t xml:space="preserve">  15. WSO2 → token-manager-service: WSO2 chuyển kết quả xử lý token về</w:t>
      </w:r>
    </w:p>
    <w:p w14:paraId="3AD273A1" w14:textId="77777777" w:rsidR="005D0FF8" w:rsidRDefault="005D0FF8" w:rsidP="005D0FF8">
      <w:pPr>
        <w:spacing w:after="200" w:line="276" w:lineRule="auto"/>
        <w:ind w:firstLine="0"/>
        <w:jc w:val="left"/>
      </w:pPr>
      <w:r>
        <w:t xml:space="preserve">  token-manager-service. Kết quả thành công hoặc thất bại được ghi nhận riêng cho</w:t>
      </w:r>
    </w:p>
    <w:p w14:paraId="36AAB50A" w14:textId="77777777" w:rsidR="005D0FF8" w:rsidRDefault="005D0FF8" w:rsidP="005D0FF8">
      <w:pPr>
        <w:spacing w:after="200" w:line="276" w:lineRule="auto"/>
        <w:ind w:firstLine="0"/>
        <w:jc w:val="left"/>
      </w:pPr>
      <w:r>
        <w:t xml:space="preserve">  từng token.</w:t>
      </w:r>
    </w:p>
    <w:p w14:paraId="4DF01A65" w14:textId="77777777" w:rsidR="005D0FF8" w:rsidRDefault="005D0FF8" w:rsidP="005D0FF8">
      <w:pPr>
        <w:spacing w:after="200" w:line="276" w:lineRule="auto"/>
        <w:ind w:firstLine="0"/>
        <w:jc w:val="left"/>
      </w:pPr>
      <w:r>
        <w:t xml:space="preserve">  16. token-manager-service → event-service: Sau khi xử lý toàn bộ token,</w:t>
      </w:r>
    </w:p>
    <w:p w14:paraId="0F3185C3" w14:textId="77777777" w:rsidR="005D0FF8" w:rsidRDefault="005D0FF8" w:rsidP="005D0FF8">
      <w:pPr>
        <w:spacing w:after="200" w:line="276" w:lineRule="auto"/>
        <w:ind w:firstLine="0"/>
        <w:jc w:val="left"/>
      </w:pPr>
      <w:r>
        <w:t xml:space="preserve">  token-manager-service trả HTTP 200 cho event-service, kèm kết quả xử lý của từng</w:t>
      </w:r>
    </w:p>
    <w:p w14:paraId="79E540FC" w14:textId="77777777" w:rsidR="005D0FF8" w:rsidRDefault="005D0FF8" w:rsidP="005D0FF8">
      <w:pPr>
        <w:spacing w:after="200" w:line="276" w:lineRule="auto"/>
        <w:ind w:firstLine="0"/>
        <w:jc w:val="left"/>
      </w:pPr>
      <w:r>
        <w:t xml:space="preserve">  token. Trạng thái token trong CTM không được cập nhật trực tiếp từ request này mà</w:t>
      </w:r>
    </w:p>
    <w:p w14:paraId="6AFAF7C2" w14:textId="77777777" w:rsidR="005D0FF8" w:rsidRDefault="005D0FF8" w:rsidP="005D0FF8">
      <w:pPr>
        <w:spacing w:after="200" w:line="276" w:lineRule="auto"/>
        <w:ind w:firstLine="0"/>
        <w:jc w:val="left"/>
      </w:pPr>
      <w:r>
        <w:t xml:space="preserve">  được cập nhật sau từ notification của Entrust hoặc quá trình reconciliation.</w:t>
      </w:r>
    </w:p>
    <w:p w14:paraId="38FFC331" w14:textId="77777777" w:rsidR="005D0FF8" w:rsidRDefault="005D0FF8" w:rsidP="005D0FF8">
      <w:pPr>
        <w:spacing w:after="200" w:line="276" w:lineRule="auto"/>
        <w:ind w:firstLine="0"/>
        <w:jc w:val="left"/>
      </w:pPr>
      <w:r>
        <w:t xml:space="preserve">  event-service lưu kết quả audit và cập nhật bản ghi CTM_SV_RAW_EVENT thành</w:t>
      </w:r>
    </w:p>
    <w:p w14:paraId="46EFF010" w14:textId="77777777" w:rsidR="00C9009B" w:rsidRDefault="005D0FF8" w:rsidP="005D0FF8">
      <w:pPr>
        <w:spacing w:after="200" w:line="276" w:lineRule="auto"/>
        <w:ind w:firstLine="0"/>
        <w:jc w:val="left"/>
      </w:pPr>
      <w:r>
        <w:t xml:space="preserve">  PROCESSED hoặc FAILED.</w:t>
      </w:r>
      <w:r w:rsidR="00815B5A">
        <w:br w:type="page"/>
      </w:r>
    </w:p>
    <w:p w14:paraId="7DD977AA" w14:textId="77777777" w:rsidR="00C9009B" w:rsidRDefault="006E2142">
      <w:pPr>
        <w:pStyle w:val="Heading4"/>
        <w:rPr>
          <w:rFonts w:eastAsia="Times New Roman" w:cs="Times New Roman"/>
        </w:rPr>
      </w:pPr>
      <w:r>
        <w:rPr>
          <w:rFonts w:eastAsia="Times New Roman" w:cs="Times New Roman"/>
        </w:rPr>
        <w:lastRenderedPageBreak/>
        <w:t>Gia hạn hoặc phát hành lại thẻ</w:t>
      </w:r>
    </w:p>
    <w:p w14:paraId="1AD0BD81" w14:textId="77777777" w:rsidR="00815B5A" w:rsidRDefault="00ED4623" w:rsidP="00815B5A">
      <w:pPr>
        <w:ind w:firstLine="0"/>
      </w:pPr>
      <w:r>
        <w:rPr>
          <w:noProof/>
        </w:rPr>
        <w:drawing>
          <wp:inline distT="0" distB="0" distL="0" distR="0" wp14:anchorId="6307CDA7" wp14:editId="3D695B28">
            <wp:extent cx="5941695" cy="5146675"/>
            <wp:effectExtent l="0" t="0" r="1905" b="0"/>
            <wp:docPr id="1635381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5146675"/>
                    </a:xfrm>
                    <a:prstGeom prst="rect">
                      <a:avLst/>
                    </a:prstGeom>
                    <a:noFill/>
                    <a:ln>
                      <a:noFill/>
                    </a:ln>
                  </pic:spPr>
                </pic:pic>
              </a:graphicData>
            </a:graphic>
          </wp:inline>
        </w:drawing>
      </w:r>
    </w:p>
    <w:p w14:paraId="5502C45F" w14:textId="77777777" w:rsidR="00D35058" w:rsidRDefault="00D35058" w:rsidP="00D35058">
      <w:pPr>
        <w:ind w:firstLine="0"/>
      </w:pPr>
      <w:r>
        <w:t>1. SmartVista Event Gate → WSO2: SmartVista Event Gate gửi sự kiện CARD_RENEW hoặc</w:t>
      </w:r>
    </w:p>
    <w:p w14:paraId="6634476D" w14:textId="77777777" w:rsidR="00D35058" w:rsidRDefault="00D35058" w:rsidP="00D35058">
      <w:pPr>
        <w:ind w:firstLine="0"/>
      </w:pPr>
      <w:r>
        <w:t xml:space="preserve">  CARD_REISSUE tới WSO2 qua API POST /api/v1/events/sv/incoming.</w:t>
      </w:r>
    </w:p>
    <w:p w14:paraId="7EA51568" w14:textId="77777777" w:rsidR="00D35058" w:rsidRDefault="00D35058" w:rsidP="00D35058">
      <w:pPr>
        <w:ind w:firstLine="0"/>
      </w:pPr>
      <w:r>
        <w:t xml:space="preserve">  2. WSO2 → event-service: WSO2 chuyển tiếp request tới API POST</w:t>
      </w:r>
    </w:p>
    <w:p w14:paraId="1E333DCE" w14:textId="77777777" w:rsidR="00D35058" w:rsidRDefault="00D35058" w:rsidP="00D35058">
      <w:pPr>
        <w:ind w:firstLine="0"/>
      </w:pPr>
      <w:r>
        <w:t xml:space="preserve">  /api/v1/events/sv/incoming của event-service.</w:t>
      </w:r>
    </w:p>
    <w:p w14:paraId="2ED6C79A" w14:textId="77777777" w:rsidR="00D35058" w:rsidRDefault="00D35058" w:rsidP="00D35058">
      <w:pPr>
        <w:ind w:firstLine="0"/>
      </w:pPr>
      <w:r>
        <w:t xml:space="preserve">  3. event-service → WSO2: event-service tiếp nhận sự kiện và trả HTTP 200 – event</w:t>
      </w:r>
    </w:p>
    <w:p w14:paraId="00B42887" w14:textId="77777777" w:rsidR="00D35058" w:rsidRDefault="00D35058" w:rsidP="00D35058">
      <w:pPr>
        <w:ind w:firstLine="0"/>
      </w:pPr>
      <w:r>
        <w:lastRenderedPageBreak/>
        <w:t xml:space="preserve">  accepted cho WSO2. Sự kiện được lưu vào bảng CTM_SV_RAW_EVENT để xử lý bất đồng bộ.</w:t>
      </w:r>
    </w:p>
    <w:p w14:paraId="1A8384C2" w14:textId="77777777" w:rsidR="00D35058" w:rsidRDefault="00D35058" w:rsidP="00D35058">
      <w:pPr>
        <w:ind w:firstLine="0"/>
      </w:pPr>
      <w:r>
        <w:t xml:space="preserve">  4. WSO2 → SmartVista Event Gate: WSO2 trả HTTP 200 – event accepted cho SmartVista</w:t>
      </w:r>
    </w:p>
    <w:p w14:paraId="4288C56B" w14:textId="77777777" w:rsidR="00D35058" w:rsidRDefault="00D35058" w:rsidP="00D35058">
      <w:pPr>
        <w:ind w:firstLine="0"/>
      </w:pPr>
      <w:r>
        <w:t xml:space="preserve">  Event Gate, xác nhận sự kiện đã được tiếp nhận.</w:t>
      </w:r>
    </w:p>
    <w:p w14:paraId="140A6F08" w14:textId="77777777" w:rsidR="00D35058" w:rsidRDefault="00D35058" w:rsidP="00D35058">
      <w:pPr>
        <w:ind w:firstLine="0"/>
      </w:pPr>
      <w:r>
        <w:t xml:space="preserve">  5. event-service → SmartVista/CTM DB: Trong quá trình xử lý bất đồng bộ,</w:t>
      </w:r>
    </w:p>
    <w:p w14:paraId="6F5236E8" w14:textId="77777777" w:rsidR="00D35058" w:rsidRDefault="00D35058" w:rsidP="00D35058">
      <w:pPr>
        <w:ind w:firstLine="0"/>
      </w:pPr>
      <w:r>
        <w:t xml:space="preserve">  event-service kiểm tra oldCardId có token đã liên kết hay không. Trước khi xử lý,</w:t>
      </w:r>
    </w:p>
    <w:p w14:paraId="40115A8B" w14:textId="77777777" w:rsidR="00D35058" w:rsidRDefault="00D35058" w:rsidP="00D35058">
      <w:pPr>
        <w:ind w:firstLine="0"/>
      </w:pPr>
      <w:r>
        <w:t xml:space="preserve">  hệ thống kiểm tra thông tin bắt buộc về thẻ cũ, thẻ mới và ngày hết hạn theo từng</w:t>
      </w:r>
    </w:p>
    <w:p w14:paraId="74CB4E80" w14:textId="77777777" w:rsidR="00D35058" w:rsidRDefault="00D35058" w:rsidP="00D35058">
      <w:pPr>
        <w:ind w:firstLine="0"/>
      </w:pPr>
      <w:r>
        <w:t xml:space="preserve">  loại sự kiện.</w:t>
      </w:r>
    </w:p>
    <w:p w14:paraId="368F73B2" w14:textId="77777777" w:rsidR="00D35058" w:rsidRDefault="00D35058" w:rsidP="00D35058">
      <w:pPr>
        <w:ind w:firstLine="0"/>
      </w:pPr>
      <w:r>
        <w:t xml:space="preserve">  6. SmartVista/CTM DB → event-service: Database trả kết quả tra cứu quan hệ giữa</w:t>
      </w:r>
    </w:p>
    <w:p w14:paraId="38563C6C" w14:textId="77777777" w:rsidR="00D35058" w:rsidRDefault="00D35058" w:rsidP="00D35058">
      <w:pPr>
        <w:ind w:firstLine="0"/>
      </w:pPr>
      <w:r>
        <w:t xml:space="preserve">  oldCardId và token. Nếu thẻ cũ không có token đã liên kết, luồng kết thúc và không</w:t>
      </w:r>
    </w:p>
    <w:p w14:paraId="5F58BD05" w14:textId="77777777" w:rsidR="00D35058" w:rsidRDefault="00D35058" w:rsidP="00D35058">
      <w:pPr>
        <w:ind w:firstLine="0"/>
      </w:pPr>
      <w:r>
        <w:t xml:space="preserve">  cần cập nhật thông tin thẻ của token.</w:t>
      </w:r>
    </w:p>
    <w:p w14:paraId="6A585516" w14:textId="77777777" w:rsidR="00D35058" w:rsidRDefault="00D35058" w:rsidP="00D35058">
      <w:pPr>
        <w:ind w:firstLine="0"/>
      </w:pPr>
      <w:r>
        <w:t xml:space="preserve">  7. event-service → token-manager-service: Nếu oldCardId có token đã liên kết,</w:t>
      </w:r>
    </w:p>
    <w:p w14:paraId="59C518E3" w14:textId="77777777" w:rsidR="00D35058" w:rsidRDefault="00D35058" w:rsidP="00D35058">
      <w:pPr>
        <w:ind w:firstLine="0"/>
      </w:pPr>
      <w:r>
        <w:t xml:space="preserve">  event-service gọi API POST /api/v1/tokens/lifecycle/reissue của</w:t>
      </w:r>
    </w:p>
    <w:p w14:paraId="7958ABE1" w14:textId="77777777" w:rsidR="00D35058" w:rsidRDefault="00D35058" w:rsidP="00D35058">
      <w:pPr>
        <w:ind w:firstLine="0"/>
      </w:pPr>
      <w:r>
        <w:t xml:space="preserve">  token-manager-service, truyền thông tin gia hạn hoặc phát hành lại thẻ.</w:t>
      </w:r>
    </w:p>
    <w:p w14:paraId="59C6DAC3" w14:textId="77777777" w:rsidR="00D35058" w:rsidRDefault="00D35058" w:rsidP="00D35058">
      <w:pPr>
        <w:ind w:firstLine="0"/>
      </w:pPr>
      <w:r>
        <w:t xml:space="preserve">  8. token-manager-service → SmartVista/CTM DB: Nếu Card ID thay đổi sau khi phát</w:t>
      </w:r>
    </w:p>
    <w:p w14:paraId="3CC346C7" w14:textId="77777777" w:rsidR="00D35058" w:rsidRDefault="00D35058" w:rsidP="00D35058">
      <w:pPr>
        <w:ind w:firstLine="0"/>
      </w:pPr>
      <w:r>
        <w:t xml:space="preserve">  hành lại thẻ, token-manager-service cập nhật các bản ghi token liên kết trong bảng</w:t>
      </w:r>
    </w:p>
    <w:p w14:paraId="2A7F1543" w14:textId="77777777" w:rsidR="00D35058" w:rsidRDefault="00D35058" w:rsidP="00D35058">
      <w:pPr>
        <w:ind w:firstLine="0"/>
      </w:pPr>
      <w:r>
        <w:t xml:space="preserve">  CTM_TOKEN từ oldCardId sang newCardId.</w:t>
      </w:r>
    </w:p>
    <w:p w14:paraId="685F846D" w14:textId="77777777" w:rsidR="00D35058" w:rsidRDefault="00D35058" w:rsidP="00D35058">
      <w:pPr>
        <w:ind w:firstLine="0"/>
      </w:pPr>
      <w:r>
        <w:t xml:space="preserve">  9. SmartVista/CTM DB → token-manager-service: Database trả kết quả cập nhật Card ID</w:t>
      </w:r>
    </w:p>
    <w:p w14:paraId="336848AD" w14:textId="77777777" w:rsidR="00D35058" w:rsidRDefault="00D35058" w:rsidP="00D35058">
      <w:pPr>
        <w:ind w:firstLine="0"/>
      </w:pPr>
      <w:r>
        <w:t xml:space="preserve">  cho các token liên kết.</w:t>
      </w:r>
    </w:p>
    <w:p w14:paraId="42B8F116" w14:textId="77777777" w:rsidR="00D35058" w:rsidRDefault="00D35058" w:rsidP="00D35058">
      <w:pPr>
        <w:ind w:firstLine="0"/>
      </w:pPr>
      <w:r>
        <w:t xml:space="preserve">  10. token-manager-service → SmartVista/CTM DB: token-manager-service gọi thủ tục</w:t>
      </w:r>
    </w:p>
    <w:p w14:paraId="4C05A378" w14:textId="77777777" w:rsidR="00D35058" w:rsidRDefault="00D35058" w:rsidP="00D35058">
      <w:pPr>
        <w:ind w:firstLine="0"/>
      </w:pPr>
      <w:r>
        <w:t xml:space="preserve">  SP_CTM_getCardDetail(oldCardId) để lấy thông tin thẻ cũ.</w:t>
      </w:r>
    </w:p>
    <w:p w14:paraId="0F5D2191" w14:textId="77777777" w:rsidR="00D35058" w:rsidRDefault="00D35058" w:rsidP="00D35058">
      <w:pPr>
        <w:ind w:firstLine="0"/>
      </w:pPr>
      <w:r>
        <w:t xml:space="preserve">  11. SmartVista/CTM DB → token-manager-service: Database trả PAN và ngày hết hạn của</w:t>
      </w:r>
    </w:p>
    <w:p w14:paraId="02DD6B88" w14:textId="77777777" w:rsidR="00D35058" w:rsidRDefault="00D35058" w:rsidP="00D35058">
      <w:pPr>
        <w:ind w:firstLine="0"/>
      </w:pPr>
      <w:r>
        <w:t xml:space="preserve">  thẻ cũ.</w:t>
      </w:r>
    </w:p>
    <w:p w14:paraId="0372E832" w14:textId="77777777" w:rsidR="00D35058" w:rsidRDefault="00D35058" w:rsidP="00D35058">
      <w:pPr>
        <w:ind w:firstLine="0"/>
      </w:pPr>
      <w:r>
        <w:lastRenderedPageBreak/>
        <w:t xml:space="preserve">  12. token-manager-service → SmartVista/CTM DB: Nếu sự kiện có newCardId,</w:t>
      </w:r>
    </w:p>
    <w:p w14:paraId="6A428AF3" w14:textId="77777777" w:rsidR="00D35058" w:rsidRDefault="00D35058" w:rsidP="00D35058">
      <w:pPr>
        <w:ind w:firstLine="0"/>
      </w:pPr>
      <w:r>
        <w:t xml:space="preserve">  token-manager-service gọi thủ tục SP_CTM_getCardDetail(newCardId) để lấy thông tin</w:t>
      </w:r>
    </w:p>
    <w:p w14:paraId="15D9735F" w14:textId="77777777" w:rsidR="00D35058" w:rsidRDefault="00D35058" w:rsidP="00D35058">
      <w:pPr>
        <w:ind w:firstLine="0"/>
      </w:pPr>
      <w:r>
        <w:t xml:space="preserve">  thẻ mới.</w:t>
      </w:r>
    </w:p>
    <w:p w14:paraId="522BCBAB" w14:textId="77777777" w:rsidR="00D35058" w:rsidRDefault="00D35058" w:rsidP="00D35058">
      <w:pPr>
        <w:ind w:firstLine="0"/>
      </w:pPr>
      <w:r>
        <w:t xml:space="preserve">  13. SmartVista/CTM DB → token-manager-service: Database trả PAN và ngày hết hạn của</w:t>
      </w:r>
    </w:p>
    <w:p w14:paraId="753135E3" w14:textId="77777777" w:rsidR="00D35058" w:rsidRDefault="00D35058" w:rsidP="00D35058">
      <w:pPr>
        <w:ind w:firstLine="0"/>
      </w:pPr>
      <w:r>
        <w:t xml:space="preserve">  thẻ mới.</w:t>
      </w:r>
    </w:p>
    <w:p w14:paraId="7BED2C57" w14:textId="77777777" w:rsidR="00D35058" w:rsidRDefault="00D35058" w:rsidP="00D35058">
      <w:pPr>
        <w:ind w:firstLine="0"/>
      </w:pPr>
      <w:r>
        <w:t xml:space="preserve">  14. token-manager-service → WSO2: token-manager-service mã hóa PAN của thẻ cũ và</w:t>
      </w:r>
    </w:p>
    <w:p w14:paraId="54CAEE94" w14:textId="77777777" w:rsidR="00D35058" w:rsidRDefault="00D35058" w:rsidP="00D35058">
      <w:pPr>
        <w:ind w:firstLine="0"/>
      </w:pPr>
      <w:r>
        <w:t xml:space="preserve">  PAN của thẻ mới, nếu có, bằng JWE; sau đó tạo request cập nhật thẻ từ thông tin gia</w:t>
      </w:r>
    </w:p>
    <w:p w14:paraId="082F900A" w14:textId="77777777" w:rsidR="00D35058" w:rsidRDefault="00D35058" w:rsidP="00D35058">
      <w:pPr>
        <w:ind w:firstLine="0"/>
      </w:pPr>
      <w:r>
        <w:t xml:space="preserve">  hạn hoặc phát hành lại do SmartVista cung cấp và gửi qua API PUT</w:t>
      </w:r>
    </w:p>
    <w:p w14:paraId="23B5952B" w14:textId="77777777" w:rsidR="00D35058" w:rsidRDefault="00D35058" w:rsidP="00D35058">
      <w:pPr>
        <w:ind w:firstLine="0"/>
      </w:pPr>
      <w:r>
        <w:t xml:space="preserve">  /api/v1/itsp/cards/update.</w:t>
      </w:r>
    </w:p>
    <w:p w14:paraId="08285BAE" w14:textId="77777777" w:rsidR="00D35058" w:rsidRDefault="00D35058" w:rsidP="00D35058">
      <w:pPr>
        <w:ind w:firstLine="0"/>
      </w:pPr>
      <w:r>
        <w:t xml:space="preserve">  15. WSO2 → iTSP (Entrust): WSO2 chuyển tiếp request PUT /api/v1/itsp/cards/update</w:t>
      </w:r>
    </w:p>
    <w:p w14:paraId="0F51D983" w14:textId="77777777" w:rsidR="00D35058" w:rsidRDefault="00D35058" w:rsidP="00D35058">
      <w:pPr>
        <w:ind w:firstLine="0"/>
      </w:pPr>
      <w:r>
        <w:t xml:space="preserve">  tới iTSP (Entrust).</w:t>
      </w:r>
    </w:p>
    <w:p w14:paraId="52122C03" w14:textId="77777777" w:rsidR="00D35058" w:rsidRDefault="00D35058" w:rsidP="00D35058">
      <w:pPr>
        <w:ind w:firstLine="0"/>
      </w:pPr>
      <w:r>
        <w:t xml:space="preserve">  16. iTSP (Entrust) → WSO2: iTSP xử lý yêu cầu cập nhật thẻ và trả kết quả về WSO2.</w:t>
      </w:r>
    </w:p>
    <w:p w14:paraId="1E2F5C7D" w14:textId="77777777" w:rsidR="00D35058" w:rsidRDefault="00D35058" w:rsidP="00D35058">
      <w:pPr>
        <w:ind w:firstLine="0"/>
      </w:pPr>
      <w:r>
        <w:t xml:space="preserve">  17. WSO2 → token-manager-service: WSO2 chuyển kết quả cập nhật thẻ về</w:t>
      </w:r>
    </w:p>
    <w:p w14:paraId="19FBE262" w14:textId="77777777" w:rsidR="00D35058" w:rsidRDefault="00D35058" w:rsidP="00D35058">
      <w:pPr>
        <w:ind w:firstLine="0"/>
      </w:pPr>
      <w:r>
        <w:t xml:space="preserve">  token-manager-service. Nếu cập nhật thẻ thất bại sau khi Card ID đã thay đổi,</w:t>
      </w:r>
    </w:p>
    <w:p w14:paraId="6F287B34" w14:textId="77777777" w:rsidR="00D35058" w:rsidRDefault="00D35058" w:rsidP="00D35058">
      <w:pPr>
        <w:ind w:firstLine="0"/>
      </w:pPr>
      <w:r>
        <w:t xml:space="preserve">  token-manager-service khôi phục các token liên kết từ newCardId về oldCardId.</w:t>
      </w:r>
    </w:p>
    <w:p w14:paraId="7F0B5D2B" w14:textId="77777777" w:rsidR="00D35058" w:rsidRDefault="00D35058" w:rsidP="00D35058">
      <w:pPr>
        <w:ind w:firstLine="0"/>
      </w:pPr>
      <w:r>
        <w:t xml:space="preserve">  18. token-manager-service → event-service: token-manager-service trả HTTP 200 cùng</w:t>
      </w:r>
    </w:p>
    <w:p w14:paraId="72022E62" w14:textId="77777777" w:rsidR="00D35058" w:rsidRDefault="00D35058" w:rsidP="00D35058">
      <w:pPr>
        <w:ind w:firstLine="0"/>
      </w:pPr>
      <w:r>
        <w:t xml:space="preserve">  kết quả xử lý gia hạn hoặc phát hành lại thẻ cho event-service. event-service lưu</w:t>
      </w:r>
    </w:p>
    <w:p w14:paraId="58BA57DE" w14:textId="77777777" w:rsidR="00D35058" w:rsidRDefault="00D35058" w:rsidP="00D35058">
      <w:pPr>
        <w:ind w:firstLine="0"/>
      </w:pPr>
      <w:r>
        <w:t xml:space="preserve">  kết quả audit và cập nhật bản ghi trong CTM_SV_RAW_EVENT thành PROCESSED hoặc</w:t>
      </w:r>
    </w:p>
    <w:p w14:paraId="7FC9B9A2" w14:textId="77777777" w:rsidR="00CA3A20" w:rsidRPr="00815B5A" w:rsidRDefault="00D35058" w:rsidP="00D35058">
      <w:pPr>
        <w:ind w:firstLine="0"/>
      </w:pPr>
      <w:r>
        <w:t xml:space="preserve">  FAILED.</w:t>
      </w:r>
    </w:p>
    <w:p w14:paraId="78E381D2" w14:textId="77777777" w:rsidR="00C9009B" w:rsidRDefault="00CF1022" w:rsidP="00CF1022">
      <w:pPr>
        <w:spacing w:after="200" w:line="276" w:lineRule="auto"/>
        <w:ind w:firstLine="0"/>
        <w:jc w:val="left"/>
      </w:pPr>
      <w:r>
        <w:br w:type="page"/>
      </w:r>
    </w:p>
    <w:p w14:paraId="4AF84CCD" w14:textId="77777777" w:rsidR="007C6D44" w:rsidRDefault="007C6D44" w:rsidP="007C6D44">
      <w:pPr>
        <w:pStyle w:val="Heading4"/>
      </w:pPr>
      <w:r>
        <w:lastRenderedPageBreak/>
        <w:t>Đóng thẻ</w:t>
      </w:r>
    </w:p>
    <w:p w14:paraId="32A72386" w14:textId="77777777" w:rsidR="007C6D44" w:rsidRDefault="00986239" w:rsidP="00986239">
      <w:pPr>
        <w:ind w:firstLine="0"/>
      </w:pPr>
      <w:r>
        <w:rPr>
          <w:noProof/>
        </w:rPr>
        <w:drawing>
          <wp:inline distT="0" distB="0" distL="0" distR="0" wp14:anchorId="0DDADF0E" wp14:editId="20ABE78A">
            <wp:extent cx="5941695" cy="5163185"/>
            <wp:effectExtent l="0" t="0" r="1905" b="0"/>
            <wp:docPr id="1390254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5163185"/>
                    </a:xfrm>
                    <a:prstGeom prst="rect">
                      <a:avLst/>
                    </a:prstGeom>
                    <a:noFill/>
                    <a:ln>
                      <a:noFill/>
                    </a:ln>
                  </pic:spPr>
                </pic:pic>
              </a:graphicData>
            </a:graphic>
          </wp:inline>
        </w:drawing>
      </w:r>
    </w:p>
    <w:p w14:paraId="510A975B" w14:textId="77777777" w:rsidR="00986239" w:rsidRDefault="00986239" w:rsidP="00986239">
      <w:pPr>
        <w:ind w:firstLine="0"/>
      </w:pPr>
      <w:r>
        <w:t>1. SmartVista Event Gate → WSO2</w:t>
      </w:r>
    </w:p>
    <w:p w14:paraId="1E5D696F" w14:textId="77777777" w:rsidR="00986239" w:rsidRDefault="00986239" w:rsidP="00986239">
      <w:pPr>
        <w:ind w:firstLine="0"/>
      </w:pPr>
      <w:r>
        <w:t xml:space="preserve">  SmartVista gửi sự kiện CARD_CLOSED qua API POST /api/v1/events/sv/incoming.</w:t>
      </w:r>
    </w:p>
    <w:p w14:paraId="00A285F8" w14:textId="77777777" w:rsidR="00986239" w:rsidRDefault="00986239" w:rsidP="00986239">
      <w:pPr>
        <w:ind w:firstLine="0"/>
      </w:pPr>
      <w:r>
        <w:t xml:space="preserve">  2. WSO2 → event-service</w:t>
      </w:r>
    </w:p>
    <w:p w14:paraId="75FA28DF" w14:textId="77777777" w:rsidR="00986239" w:rsidRDefault="00986239" w:rsidP="00986239">
      <w:pPr>
        <w:ind w:firstLine="0"/>
      </w:pPr>
      <w:r>
        <w:t xml:space="preserve">  WSO2 chuyển tiếp sự kiện CARD_CLOSED đến event-service.</w:t>
      </w:r>
    </w:p>
    <w:p w14:paraId="18FEF28B" w14:textId="77777777" w:rsidR="00986239" w:rsidRDefault="00986239" w:rsidP="00986239">
      <w:pPr>
        <w:ind w:firstLine="0"/>
      </w:pPr>
      <w:r>
        <w:t xml:space="preserve">  3. event-service → WSO2</w:t>
      </w:r>
    </w:p>
    <w:p w14:paraId="07AB835C" w14:textId="77777777" w:rsidR="00986239" w:rsidRDefault="00986239" w:rsidP="00986239">
      <w:pPr>
        <w:ind w:firstLine="0"/>
      </w:pPr>
      <w:r>
        <w:lastRenderedPageBreak/>
        <w:t xml:space="preserve">  event-service tiếp nhận sự kiện và trả về HTTP 200 event accepted.</w:t>
      </w:r>
    </w:p>
    <w:p w14:paraId="59DB1120" w14:textId="77777777" w:rsidR="00986239" w:rsidRDefault="00986239" w:rsidP="00986239">
      <w:pPr>
        <w:ind w:firstLine="0"/>
      </w:pPr>
      <w:r>
        <w:t xml:space="preserve">  4. WSO2 → SmartVista Event Gate</w:t>
      </w:r>
    </w:p>
    <w:p w14:paraId="442CD503" w14:textId="77777777" w:rsidR="00986239" w:rsidRDefault="00986239" w:rsidP="00986239">
      <w:pPr>
        <w:ind w:firstLine="0"/>
      </w:pPr>
      <w:r>
        <w:t xml:space="preserve">  WSO2 trả kết quả tiếp nhận thành công cho SmartVista.</w:t>
      </w:r>
    </w:p>
    <w:p w14:paraId="06F4AC82" w14:textId="77777777" w:rsidR="00986239" w:rsidRDefault="00986239" w:rsidP="00986239">
      <w:pPr>
        <w:ind w:firstLine="0"/>
      </w:pPr>
    </w:p>
    <w:p w14:paraId="738AB796" w14:textId="77777777" w:rsidR="00986239" w:rsidRDefault="00986239" w:rsidP="00986239">
      <w:pPr>
        <w:ind w:firstLine="0"/>
      </w:pPr>
      <w:r>
        <w:t xml:space="preserve">  Sau khi tiếp nhận, event-service lưu sự kiện vào CTM_SV_RAW_EVENT và xử lý bất đồng</w:t>
      </w:r>
    </w:p>
    <w:p w14:paraId="2BB1F6D2" w14:textId="77777777" w:rsidR="00986239" w:rsidRDefault="00986239" w:rsidP="00986239">
      <w:pPr>
        <w:ind w:firstLine="0"/>
      </w:pPr>
      <w:r>
        <w:t xml:space="preserve">  bộ. Hệ thống kiểm tra các thông tin bắt buộc gồm Card ID và card member number.</w:t>
      </w:r>
    </w:p>
    <w:p w14:paraId="65569D8B" w14:textId="77777777" w:rsidR="00986239" w:rsidRDefault="00986239" w:rsidP="00986239">
      <w:pPr>
        <w:ind w:firstLine="0"/>
      </w:pPr>
      <w:r>
        <w:t xml:space="preserve">  5. event-service → SmartVista / CTM DB</w:t>
      </w:r>
    </w:p>
    <w:p w14:paraId="46E6D3BC" w14:textId="77777777" w:rsidR="00986239" w:rsidRDefault="00986239" w:rsidP="00986239">
      <w:pPr>
        <w:ind w:firstLine="0"/>
      </w:pPr>
      <w:r>
        <w:t xml:space="preserve">  event-service gọi SP_CTM_checkCardIsReissueOrRenew để kiểm tra sự kiện CARD_CLOSED</w:t>
      </w:r>
    </w:p>
    <w:p w14:paraId="20559EE7" w14:textId="77777777" w:rsidR="00986239" w:rsidRDefault="00986239" w:rsidP="00986239">
      <w:pPr>
        <w:ind w:firstLine="0"/>
      </w:pPr>
      <w:r>
        <w:t xml:space="preserve">  có thuộc luồng CARD_RENEW hoặc CARD_REISSUE hay không.</w:t>
      </w:r>
    </w:p>
    <w:p w14:paraId="0FBDC1F6" w14:textId="77777777" w:rsidR="00986239" w:rsidRDefault="00986239" w:rsidP="00986239">
      <w:pPr>
        <w:ind w:firstLine="0"/>
      </w:pPr>
      <w:r>
        <w:t xml:space="preserve">  6. SmartVista / CTM DB → event-service</w:t>
      </w:r>
    </w:p>
    <w:p w14:paraId="7DC6BD20" w14:textId="77777777" w:rsidR="00986239" w:rsidRDefault="00986239" w:rsidP="00986239">
      <w:pPr>
        <w:ind w:firstLine="0"/>
      </w:pPr>
      <w:r>
        <w:t xml:space="preserve">  DB trả kết quả phân loại:</w:t>
      </w:r>
    </w:p>
    <w:p w14:paraId="4C526EC2" w14:textId="77777777" w:rsidR="00986239" w:rsidRDefault="00986239" w:rsidP="00986239">
      <w:pPr>
        <w:ind w:firstLine="0"/>
      </w:pPr>
      <w:r>
        <w:t xml:space="preserve">    - Nếu CARD_CLOSED thuộc luồng renew/reissue, event-service bỏ qua sự kiện đóng</w:t>
      </w:r>
    </w:p>
    <w:p w14:paraId="116FE551" w14:textId="77777777" w:rsidR="00986239" w:rsidRDefault="00986239" w:rsidP="00986239">
      <w:pPr>
        <w:ind w:firstLine="0"/>
      </w:pPr>
      <w:r>
        <w:t xml:space="preserve">  thẻ vì việc cập nhật token đã được xử lý trong luồng renew/reissue.</w:t>
      </w:r>
    </w:p>
    <w:p w14:paraId="0CBD09EE" w14:textId="77777777" w:rsidR="00986239" w:rsidRDefault="00986239" w:rsidP="00986239">
      <w:pPr>
        <w:ind w:firstLine="0"/>
      </w:pPr>
      <w:r>
        <w:t xml:space="preserve">    - Nếu đây là sự kiện CARD_CLOSED độc lập, hệ thống tiếp tục xóa các token liên</w:t>
      </w:r>
    </w:p>
    <w:p w14:paraId="4B329719" w14:textId="77777777" w:rsidR="00986239" w:rsidRDefault="00986239" w:rsidP="00986239">
      <w:pPr>
        <w:ind w:firstLine="0"/>
      </w:pPr>
      <w:r>
        <w:t xml:space="preserve">  kết với Card ID.</w:t>
      </w:r>
    </w:p>
    <w:p w14:paraId="6EDB774A" w14:textId="77777777" w:rsidR="00986239" w:rsidRDefault="00986239" w:rsidP="00986239">
      <w:pPr>
        <w:ind w:firstLine="0"/>
      </w:pPr>
      <w:r>
        <w:t xml:space="preserve">  7. event-service → token-manager-service</w:t>
      </w:r>
    </w:p>
    <w:p w14:paraId="747C5095" w14:textId="77777777" w:rsidR="00986239" w:rsidRDefault="00986239" w:rsidP="00986239">
      <w:pPr>
        <w:ind w:firstLine="0"/>
      </w:pPr>
      <w:r>
        <w:t xml:space="preserve">  event-service gọi API PUT /api/v1/tokens/lifecycle/cards/{cardId}/delete để yêu cầu</w:t>
      </w:r>
    </w:p>
    <w:p w14:paraId="602C6A53" w14:textId="77777777" w:rsidR="00986239" w:rsidRDefault="00986239" w:rsidP="00986239">
      <w:pPr>
        <w:ind w:firstLine="0"/>
      </w:pPr>
      <w:r>
        <w:t xml:space="preserve">  xóa các token liên kết với Card ID.</w:t>
      </w:r>
    </w:p>
    <w:p w14:paraId="22F7D848" w14:textId="77777777" w:rsidR="00986239" w:rsidRDefault="00986239" w:rsidP="00986239">
      <w:pPr>
        <w:ind w:firstLine="0"/>
      </w:pPr>
      <w:r>
        <w:t xml:space="preserve">  8. token-manager-service → SmartVista / CTM DB</w:t>
      </w:r>
    </w:p>
    <w:p w14:paraId="19310BBD" w14:textId="77777777" w:rsidR="00986239" w:rsidRDefault="00986239" w:rsidP="00986239">
      <w:pPr>
        <w:ind w:firstLine="0"/>
      </w:pPr>
      <w:r>
        <w:t xml:space="preserve">  token-manager-service truy vấn các token liên kết với Card ID và chưa có trạng thái</w:t>
      </w:r>
    </w:p>
    <w:p w14:paraId="099C1360" w14:textId="77777777" w:rsidR="00986239" w:rsidRDefault="00986239" w:rsidP="00986239">
      <w:pPr>
        <w:ind w:firstLine="0"/>
      </w:pPr>
      <w:r>
        <w:t xml:space="preserve">  DELETED.</w:t>
      </w:r>
    </w:p>
    <w:p w14:paraId="43A008D1" w14:textId="77777777" w:rsidR="00986239" w:rsidRDefault="00986239" w:rsidP="00986239">
      <w:pPr>
        <w:ind w:firstLine="0"/>
      </w:pPr>
      <w:r>
        <w:t xml:space="preserve">  9. SmartVista / CTM DB → token-manager-service</w:t>
      </w:r>
    </w:p>
    <w:p w14:paraId="6D7F0394" w14:textId="77777777" w:rsidR="00986239" w:rsidRDefault="00986239" w:rsidP="00986239">
      <w:pPr>
        <w:ind w:firstLine="0"/>
      </w:pPr>
      <w:r>
        <w:lastRenderedPageBreak/>
        <w:t xml:space="preserve">  DB trả danh sách token:</w:t>
      </w:r>
    </w:p>
    <w:p w14:paraId="3CB933CF" w14:textId="77777777" w:rsidR="00986239" w:rsidRDefault="00986239" w:rsidP="00986239">
      <w:pPr>
        <w:ind w:firstLine="0"/>
      </w:pPr>
      <w:r>
        <w:t xml:space="preserve">    - Nếu Card ID không có token liên kết, không cần thực hiện xóa token.</w:t>
      </w:r>
    </w:p>
    <w:p w14:paraId="28056D88" w14:textId="77777777" w:rsidR="00986239" w:rsidRDefault="00986239" w:rsidP="00986239">
      <w:pPr>
        <w:ind w:firstLine="0"/>
      </w:pPr>
      <w:r>
        <w:t xml:space="preserve">    - Nếu có token liên kết, hệ thống xử lý lần lượt từng token.</w:t>
      </w:r>
    </w:p>
    <w:p w14:paraId="7347D25F" w14:textId="77777777" w:rsidR="00986239" w:rsidRDefault="00986239" w:rsidP="00986239">
      <w:pPr>
        <w:ind w:firstLine="0"/>
      </w:pPr>
      <w:r>
        <w:t xml:space="preserve">  10. token-manager-service → WSO2</w:t>
      </w:r>
    </w:p>
    <w:p w14:paraId="255E69CB" w14:textId="77777777" w:rsidR="00986239" w:rsidRDefault="00986239" w:rsidP="00986239">
      <w:pPr>
        <w:ind w:firstLine="0"/>
      </w:pPr>
      <w:r>
        <w:t xml:space="preserve">  Với mỗi token, token-manager-service gửi yêu cầu xóa qua API PUT</w:t>
      </w:r>
    </w:p>
    <w:p w14:paraId="320D5E26" w14:textId="77777777" w:rsidR="00986239" w:rsidRDefault="00986239" w:rsidP="00986239">
      <w:pPr>
        <w:ind w:firstLine="0"/>
      </w:pPr>
      <w:r>
        <w:t xml:space="preserve">  /api/v1/itsp/tokens/{tokenId}/delete.</w:t>
      </w:r>
    </w:p>
    <w:p w14:paraId="45E1A3A2" w14:textId="77777777" w:rsidR="00986239" w:rsidRDefault="00986239" w:rsidP="00986239">
      <w:pPr>
        <w:ind w:firstLine="0"/>
      </w:pPr>
      <w:r>
        <w:t xml:space="preserve">  11. WSO2 → iTSP (Entrust)</w:t>
      </w:r>
    </w:p>
    <w:p w14:paraId="7C4F50CB" w14:textId="77777777" w:rsidR="00986239" w:rsidRDefault="00986239" w:rsidP="00986239">
      <w:pPr>
        <w:ind w:firstLine="0"/>
      </w:pPr>
      <w:r>
        <w:t xml:space="preserve">  WSO2 chuyển tiếp yêu cầu xóa token đến Entrust.</w:t>
      </w:r>
    </w:p>
    <w:p w14:paraId="09DB7EE0" w14:textId="77777777" w:rsidR="00986239" w:rsidRDefault="00986239" w:rsidP="00986239">
      <w:pPr>
        <w:ind w:firstLine="0"/>
      </w:pPr>
      <w:r>
        <w:t xml:space="preserve">  12. iTSP (Entrust) → WSO2</w:t>
      </w:r>
    </w:p>
    <w:p w14:paraId="449F060E" w14:textId="77777777" w:rsidR="00986239" w:rsidRDefault="00986239" w:rsidP="00986239">
      <w:pPr>
        <w:ind w:firstLine="0"/>
      </w:pPr>
      <w:r>
        <w:t xml:space="preserve">  Entrust trả kết quả tiếp nhận yêu cầu xóa token.</w:t>
      </w:r>
    </w:p>
    <w:p w14:paraId="23B82725" w14:textId="77777777" w:rsidR="00986239" w:rsidRDefault="00986239" w:rsidP="00986239">
      <w:pPr>
        <w:ind w:firstLine="0"/>
      </w:pPr>
      <w:r>
        <w:t xml:space="preserve">  13. WSO2 → token-manager-service</w:t>
      </w:r>
    </w:p>
    <w:p w14:paraId="6AC28B08" w14:textId="77777777" w:rsidR="00986239" w:rsidRDefault="00986239" w:rsidP="00986239">
      <w:pPr>
        <w:ind w:firstLine="0"/>
      </w:pPr>
      <w:r>
        <w:t xml:space="preserve">  WSO2 chuyển kết quả xóa token về token-manager-service.</w:t>
      </w:r>
    </w:p>
    <w:p w14:paraId="445CB4E2" w14:textId="77777777" w:rsidR="00986239" w:rsidRDefault="00986239" w:rsidP="00986239">
      <w:pPr>
        <w:ind w:firstLine="0"/>
      </w:pPr>
      <w:r>
        <w:t xml:space="preserve">  13. Nếu một token xử lý thất bại, hệ thống vẫn tiếp tục xử lý các token còn lại.</w:t>
      </w:r>
    </w:p>
    <w:p w14:paraId="3394090F" w14:textId="77777777" w:rsidR="00986239" w:rsidRDefault="00986239" w:rsidP="00986239">
      <w:pPr>
        <w:ind w:firstLine="0"/>
      </w:pPr>
      <w:r>
        <w:t xml:space="preserve">  14. token-manager-service → event-service</w:t>
      </w:r>
    </w:p>
    <w:p w14:paraId="512C5ED0" w14:textId="77777777" w:rsidR="00986239" w:rsidRDefault="00986239" w:rsidP="00986239">
      <w:pPr>
        <w:ind w:firstLine="0"/>
      </w:pPr>
      <w:r>
        <w:t xml:space="preserve">  token-manager-service trả HTTP 200 kèm kết quả tổng hợp việc xóa token.</w:t>
      </w:r>
    </w:p>
    <w:p w14:paraId="2E3E2DA7" w14:textId="77777777" w:rsidR="00986239" w:rsidRDefault="00986239" w:rsidP="00986239">
      <w:pPr>
        <w:ind w:firstLine="0"/>
      </w:pPr>
      <w:r>
        <w:t xml:space="preserve">  Sau khi hoàn tất, event-service lưu audit và cập nhật sự kiện trong</w:t>
      </w:r>
    </w:p>
    <w:p w14:paraId="226A1C36" w14:textId="77777777" w:rsidR="00986239" w:rsidRDefault="00986239" w:rsidP="00986239">
      <w:pPr>
        <w:ind w:firstLine="0"/>
      </w:pPr>
      <w:r>
        <w:t xml:space="preserve">  CTM_SV_RAW_EVENT thành:</w:t>
      </w:r>
    </w:p>
    <w:p w14:paraId="5BC91477" w14:textId="77777777" w:rsidR="00986239" w:rsidRDefault="00986239" w:rsidP="00986239">
      <w:pPr>
        <w:ind w:firstLine="0"/>
      </w:pPr>
      <w:r>
        <w:t xml:space="preserve">  - PROCESSED nếu xử lý thành công.</w:t>
      </w:r>
    </w:p>
    <w:p w14:paraId="4C22F2B2" w14:textId="77777777" w:rsidR="00986239" w:rsidRDefault="00986239" w:rsidP="00986239">
      <w:pPr>
        <w:ind w:firstLine="0"/>
      </w:pPr>
      <w:r>
        <w:t xml:space="preserve">  - FAILED nếu xử lý thất bại.</w:t>
      </w:r>
    </w:p>
    <w:p w14:paraId="73C56BDB" w14:textId="77777777" w:rsidR="00986239" w:rsidRDefault="00986239" w:rsidP="00986239">
      <w:pPr>
        <w:ind w:firstLine="0"/>
      </w:pPr>
      <w:r>
        <w:t xml:space="preserve">  Trạng thái cuối cùng của token được cập nhật sau khi Entrust gửi thông báo xác</w:t>
      </w:r>
    </w:p>
    <w:p w14:paraId="77C79E8D" w14:textId="77777777" w:rsidR="00986239" w:rsidRPr="007C6D44" w:rsidRDefault="00986239" w:rsidP="00986239">
      <w:pPr>
        <w:ind w:firstLine="0"/>
      </w:pPr>
      <w:r>
        <w:t xml:space="preserve">  nhận.</w:t>
      </w:r>
    </w:p>
    <w:p w14:paraId="401A79F0" w14:textId="77777777" w:rsidR="00312FAC" w:rsidRPr="005F4166" w:rsidRDefault="002D19D7" w:rsidP="00515DA7">
      <w:pPr>
        <w:pStyle w:val="Heading2"/>
        <w:ind w:hanging="576"/>
      </w:pPr>
      <w:bookmarkStart w:id="291" w:name="_Toc240965947"/>
      <w:r>
        <w:rPr>
          <w:rFonts w:eastAsia="Times New Roman" w:cs="Times New Roman"/>
        </w:rPr>
        <w:lastRenderedPageBreak/>
        <w:t>Services</w:t>
      </w:r>
      <w:bookmarkEnd w:id="291"/>
    </w:p>
    <w:p w14:paraId="52C4C99F" w14:textId="77777777" w:rsidR="00CF1022" w:rsidRPr="003805C4" w:rsidRDefault="00515DA7" w:rsidP="003805C4">
      <w:pPr>
        <w:pStyle w:val="Heading3"/>
        <w:rPr>
          <w:rFonts w:eastAsia="Times New Roman" w:cs="Times New Roman"/>
        </w:rPr>
      </w:pPr>
      <w:bookmarkStart w:id="292" w:name="_Toc240965948"/>
      <w:r>
        <w:rPr>
          <w:rFonts w:eastAsia="Times New Roman" w:cs="Times New Roman"/>
        </w:rPr>
        <w:t>API Gateway</w:t>
      </w:r>
      <w:bookmarkEnd w:id="292"/>
    </w:p>
    <w:p w14:paraId="6277C601" w14:textId="77777777" w:rsidR="00815B5A" w:rsidRDefault="00815B5A" w:rsidP="00CF1022">
      <w:pPr>
        <w:pStyle w:val="ListParagraph"/>
        <w:numPr>
          <w:ilvl w:val="0"/>
          <w:numId w:val="23"/>
        </w:numPr>
        <w:rPr>
          <w:b/>
          <w:bCs/>
          <w:i/>
          <w:iCs/>
        </w:rPr>
      </w:pPr>
      <w:r w:rsidRPr="00CF1022">
        <w:rPr>
          <w:b/>
          <w:bCs/>
          <w:i/>
          <w:iCs/>
        </w:rPr>
        <w:t>Mọi request</w:t>
      </w:r>
      <w:r w:rsidR="00CE7234">
        <w:rPr>
          <w:b/>
          <w:bCs/>
          <w:i/>
          <w:iCs/>
        </w:rPr>
        <w:t xml:space="preserve"> inbound</w:t>
      </w:r>
      <w:r w:rsidRPr="00CF1022">
        <w:rPr>
          <w:b/>
          <w:bCs/>
          <w:i/>
          <w:iCs/>
        </w:rPr>
        <w:t xml:space="preserve"> tới các API của CTM đều đi qua gateway này</w:t>
      </w:r>
    </w:p>
    <w:p w14:paraId="27F40E20" w14:textId="77777777" w:rsidR="00CF1022" w:rsidRPr="00CF1022" w:rsidRDefault="00CF1022" w:rsidP="00CF1022">
      <w:pPr>
        <w:pStyle w:val="ListParagraph"/>
        <w:numPr>
          <w:ilvl w:val="0"/>
          <w:numId w:val="23"/>
        </w:numPr>
        <w:rPr>
          <w:b/>
          <w:bCs/>
          <w:i/>
          <w:iCs/>
        </w:rPr>
      </w:pPr>
      <w:r>
        <w:rPr>
          <w:b/>
          <w:bCs/>
          <w:i/>
          <w:iCs/>
        </w:rPr>
        <w:t xml:space="preserve">Mọi request </w:t>
      </w:r>
      <w:r w:rsidR="00CE7234">
        <w:rPr>
          <w:b/>
          <w:bCs/>
          <w:i/>
          <w:iCs/>
        </w:rPr>
        <w:t>outbound</w:t>
      </w:r>
      <w:r>
        <w:rPr>
          <w:b/>
          <w:bCs/>
          <w:i/>
          <w:iCs/>
        </w:rPr>
        <w:t xml:space="preserve"> từ CTM ra ngoài các hệ thống khác đi qua WSO2</w:t>
      </w:r>
      <w:r w:rsidR="00526D0A">
        <w:rPr>
          <w:b/>
          <w:bCs/>
          <w:i/>
          <w:iCs/>
        </w:rPr>
        <w:t>, không đi qua API Gateway</w:t>
      </w:r>
    </w:p>
    <w:p w14:paraId="58CE9B78" w14:textId="77777777" w:rsidR="00815B5A" w:rsidRPr="00815B5A" w:rsidRDefault="00815B5A" w:rsidP="00815B5A">
      <w:r>
        <w:t xml:space="preserve">Source code: </w:t>
      </w:r>
      <w:r w:rsidRPr="00815B5A">
        <w:t>https://gitlab.shb.com.vn/core-card/card-token-management/api-gateway</w:t>
      </w:r>
    </w:p>
    <w:p w14:paraId="092F2D21" w14:textId="77777777" w:rsidR="00515DA7" w:rsidRDefault="00515DA7" w:rsidP="00515DA7">
      <w:pPr>
        <w:pStyle w:val="Heading3"/>
        <w:rPr>
          <w:rFonts w:eastAsia="Times New Roman" w:cs="Times New Roman"/>
        </w:rPr>
      </w:pPr>
      <w:bookmarkStart w:id="293" w:name="_Toc240965949"/>
      <w:r>
        <w:rPr>
          <w:rFonts w:eastAsia="Times New Roman" w:cs="Times New Roman"/>
        </w:rPr>
        <w:t>Token Provision</w:t>
      </w:r>
      <w:bookmarkEnd w:id="293"/>
    </w:p>
    <w:p w14:paraId="71E2F8FE" w14:textId="77777777" w:rsidR="00AF0E91" w:rsidRPr="00AF0E91" w:rsidRDefault="00AF0E91" w:rsidP="00AF0E91">
      <w:r>
        <w:t xml:space="preserve">Source code: </w:t>
      </w:r>
      <w:r w:rsidRPr="00AF0E91">
        <w:t>https://gitlab.shb.com.vn/core-card/card-token-management/token-provision-service</w:t>
      </w:r>
    </w:p>
    <w:p w14:paraId="2B771658" w14:textId="77777777" w:rsidR="00C9009B" w:rsidRDefault="006E2142">
      <w:pPr>
        <w:spacing w:before="120" w:after="0"/>
        <w:ind w:firstLine="0"/>
        <w:jc w:val="left"/>
      </w:pPr>
      <w:r>
        <w:rPr>
          <w:b/>
          <w:sz w:val="26"/>
        </w:rPr>
        <w:t>1. POST /api/v1/tokens/getCardDescription</w:t>
      </w:r>
    </w:p>
    <w:p w14:paraId="12A1015E" w14:textId="77777777" w:rsidR="00C9009B" w:rsidRDefault="006E2142">
      <w:pPr>
        <w:spacing w:after="0"/>
        <w:ind w:firstLine="0"/>
        <w:jc w:val="left"/>
      </w:pPr>
      <w:r>
        <w:t>Mô tả: API verify card theo thông tin do Entrust gửi và trả về card decision phục vụ tokenization.</w:t>
      </w:r>
    </w:p>
    <w:p w14:paraId="45BE2CFE" w14:textId="77777777" w:rsidR="00C9009B" w:rsidRDefault="006E2142">
      <w:pPr>
        <w:spacing w:after="0"/>
        <w:ind w:firstLine="0"/>
        <w:jc w:val="left"/>
      </w:pPr>
      <w:r>
        <w:rPr>
          <w:b/>
        </w:rPr>
        <w:t>Request body</w:t>
      </w:r>
    </w:p>
    <w:tbl>
      <w:tblPr>
        <w:tblStyle w:val="TableGrid"/>
        <w:tblW w:w="0" w:type="auto"/>
        <w:tblLook w:val="04A0" w:firstRow="1" w:lastRow="0" w:firstColumn="1" w:lastColumn="0" w:noHBand="0" w:noVBand="1"/>
      </w:tblPr>
      <w:tblGrid>
        <w:gridCol w:w="3116"/>
        <w:gridCol w:w="3115"/>
        <w:gridCol w:w="3116"/>
      </w:tblGrid>
      <w:tr w:rsidR="00C9009B" w14:paraId="6983B9AF"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2BD0EECE" w14:textId="77777777" w:rsidR="00C9009B" w:rsidRDefault="006E2142">
            <w:pPr>
              <w:ind w:firstLine="0"/>
              <w:jc w:val="left"/>
            </w:pPr>
            <w:r>
              <w:t>Field name</w:t>
            </w:r>
          </w:p>
        </w:tc>
        <w:tc>
          <w:tcPr>
            <w:tcW w:w="3119" w:type="dxa"/>
            <w:shd w:val="clear" w:color="auto" w:fill="D9EAF7"/>
            <w:vAlign w:val="top"/>
          </w:tcPr>
          <w:p w14:paraId="09662935" w14:textId="77777777" w:rsidR="00C9009B" w:rsidRDefault="006E2142">
            <w:pPr>
              <w:ind w:firstLine="0"/>
              <w:jc w:val="left"/>
            </w:pPr>
            <w:r>
              <w:t>Data type</w:t>
            </w:r>
          </w:p>
        </w:tc>
        <w:tc>
          <w:tcPr>
            <w:tcW w:w="3119" w:type="dxa"/>
            <w:shd w:val="clear" w:color="auto" w:fill="D9EAF7"/>
            <w:vAlign w:val="top"/>
          </w:tcPr>
          <w:p w14:paraId="2F479DF6" w14:textId="77777777" w:rsidR="00C9009B" w:rsidRDefault="006E2142">
            <w:pPr>
              <w:ind w:firstLine="0"/>
              <w:jc w:val="left"/>
            </w:pPr>
            <w:r>
              <w:t>Description</w:t>
            </w:r>
          </w:p>
        </w:tc>
      </w:tr>
      <w:tr w:rsidR="00C9009B" w14:paraId="1FB61B9C" w14:textId="77777777" w:rsidTr="00C9009B">
        <w:trPr>
          <w:cantSplit/>
        </w:trPr>
        <w:tc>
          <w:tcPr>
            <w:tcW w:w="3119" w:type="dxa"/>
          </w:tcPr>
          <w:p w14:paraId="7D776E2C" w14:textId="77777777" w:rsidR="00C9009B" w:rsidRDefault="006E2142">
            <w:pPr>
              <w:ind w:firstLine="0"/>
              <w:jc w:val="left"/>
            </w:pPr>
            <w:r>
              <w:t>tsp</w:t>
            </w:r>
          </w:p>
        </w:tc>
        <w:tc>
          <w:tcPr>
            <w:tcW w:w="3119" w:type="dxa"/>
          </w:tcPr>
          <w:p w14:paraId="69CA9AFF" w14:textId="77777777" w:rsidR="00C9009B" w:rsidRDefault="006E2142">
            <w:pPr>
              <w:ind w:firstLine="0"/>
              <w:jc w:val="left"/>
            </w:pPr>
            <w:r>
              <w:t>String</w:t>
            </w:r>
          </w:p>
        </w:tc>
        <w:tc>
          <w:tcPr>
            <w:tcW w:w="3119" w:type="dxa"/>
          </w:tcPr>
          <w:p w14:paraId="1CA92326" w14:textId="77777777" w:rsidR="00C9009B" w:rsidRDefault="006E2142">
            <w:pPr>
              <w:ind w:firstLine="0"/>
              <w:jc w:val="left"/>
            </w:pPr>
            <w:r>
              <w:t>TSP thực hiện tokenization.</w:t>
            </w:r>
          </w:p>
        </w:tc>
      </w:tr>
      <w:tr w:rsidR="00C9009B" w14:paraId="7ABACB28" w14:textId="77777777" w:rsidTr="00C9009B">
        <w:trPr>
          <w:cantSplit/>
        </w:trPr>
        <w:tc>
          <w:tcPr>
            <w:tcW w:w="3119" w:type="dxa"/>
          </w:tcPr>
          <w:p w14:paraId="284DE8FE" w14:textId="77777777" w:rsidR="00C9009B" w:rsidRDefault="006E2142">
            <w:pPr>
              <w:ind w:firstLine="0"/>
              <w:jc w:val="left"/>
            </w:pPr>
            <w:r>
              <w:t>tspTokenRequestorId</w:t>
            </w:r>
          </w:p>
        </w:tc>
        <w:tc>
          <w:tcPr>
            <w:tcW w:w="3119" w:type="dxa"/>
          </w:tcPr>
          <w:p w14:paraId="4FF03063" w14:textId="77777777" w:rsidR="00C9009B" w:rsidRDefault="006E2142">
            <w:pPr>
              <w:ind w:firstLine="0"/>
              <w:jc w:val="left"/>
            </w:pPr>
            <w:r>
              <w:t>String</w:t>
            </w:r>
          </w:p>
        </w:tc>
        <w:tc>
          <w:tcPr>
            <w:tcW w:w="3119" w:type="dxa"/>
          </w:tcPr>
          <w:p w14:paraId="4C7D372E" w14:textId="77777777" w:rsidR="00C9009B" w:rsidRDefault="006E2142">
            <w:pPr>
              <w:ind w:firstLine="0"/>
              <w:jc w:val="left"/>
            </w:pPr>
            <w:r>
              <w:t>Token Requestor ID tại TSP.</w:t>
            </w:r>
          </w:p>
        </w:tc>
      </w:tr>
      <w:tr w:rsidR="00C9009B" w14:paraId="277C835D" w14:textId="77777777" w:rsidTr="00C9009B">
        <w:trPr>
          <w:cantSplit/>
        </w:trPr>
        <w:tc>
          <w:tcPr>
            <w:tcW w:w="3119" w:type="dxa"/>
          </w:tcPr>
          <w:p w14:paraId="6B10A980" w14:textId="77777777" w:rsidR="00C9009B" w:rsidRDefault="006E2142">
            <w:pPr>
              <w:ind w:firstLine="0"/>
              <w:jc w:val="left"/>
            </w:pPr>
            <w:r>
              <w:t>tokenRequestorName</w:t>
            </w:r>
          </w:p>
        </w:tc>
        <w:tc>
          <w:tcPr>
            <w:tcW w:w="3119" w:type="dxa"/>
          </w:tcPr>
          <w:p w14:paraId="794389F5" w14:textId="77777777" w:rsidR="00C9009B" w:rsidRDefault="006E2142">
            <w:pPr>
              <w:ind w:firstLine="0"/>
              <w:jc w:val="left"/>
            </w:pPr>
            <w:r>
              <w:t>String</w:t>
            </w:r>
          </w:p>
        </w:tc>
        <w:tc>
          <w:tcPr>
            <w:tcW w:w="3119" w:type="dxa"/>
          </w:tcPr>
          <w:p w14:paraId="2F1082F3" w14:textId="77777777" w:rsidR="00C9009B" w:rsidRDefault="006E2142">
            <w:pPr>
              <w:ind w:firstLine="0"/>
              <w:jc w:val="left"/>
            </w:pPr>
            <w:r>
              <w:t>Tên Token Requestor.</w:t>
            </w:r>
          </w:p>
        </w:tc>
      </w:tr>
      <w:tr w:rsidR="00C9009B" w14:paraId="66731AE3" w14:textId="77777777" w:rsidTr="00C9009B">
        <w:trPr>
          <w:cantSplit/>
        </w:trPr>
        <w:tc>
          <w:tcPr>
            <w:tcW w:w="3119" w:type="dxa"/>
          </w:tcPr>
          <w:p w14:paraId="6EC84D84" w14:textId="77777777" w:rsidR="00C9009B" w:rsidRDefault="006E2142">
            <w:pPr>
              <w:ind w:firstLine="0"/>
              <w:jc w:val="left"/>
            </w:pPr>
            <w:r>
              <w:t>card</w:t>
            </w:r>
          </w:p>
        </w:tc>
        <w:tc>
          <w:tcPr>
            <w:tcW w:w="3119" w:type="dxa"/>
          </w:tcPr>
          <w:p w14:paraId="1552ACC7" w14:textId="77777777" w:rsidR="00C9009B" w:rsidRDefault="006E2142">
            <w:pPr>
              <w:ind w:firstLine="0"/>
              <w:jc w:val="left"/>
            </w:pPr>
            <w:r>
              <w:t>Object</w:t>
            </w:r>
          </w:p>
        </w:tc>
        <w:tc>
          <w:tcPr>
            <w:tcW w:w="3119" w:type="dxa"/>
          </w:tcPr>
          <w:p w14:paraId="1FBB1075" w14:textId="77777777" w:rsidR="00C9009B" w:rsidRDefault="006E2142">
            <w:pPr>
              <w:ind w:firstLine="0"/>
              <w:jc w:val="left"/>
            </w:pPr>
            <w:r>
              <w:t>Thông tin card cần verify.</w:t>
            </w:r>
          </w:p>
        </w:tc>
      </w:tr>
      <w:tr w:rsidR="00C9009B" w14:paraId="39FA7E0C" w14:textId="77777777" w:rsidTr="00C9009B">
        <w:trPr>
          <w:cantSplit/>
        </w:trPr>
        <w:tc>
          <w:tcPr>
            <w:tcW w:w="3119" w:type="dxa"/>
          </w:tcPr>
          <w:p w14:paraId="68DB741E" w14:textId="77777777" w:rsidR="00C9009B" w:rsidRDefault="006E2142">
            <w:pPr>
              <w:ind w:firstLine="0"/>
              <w:jc w:val="left"/>
            </w:pPr>
            <w:r>
              <w:t>card.issuerCardId</w:t>
            </w:r>
          </w:p>
        </w:tc>
        <w:tc>
          <w:tcPr>
            <w:tcW w:w="3119" w:type="dxa"/>
          </w:tcPr>
          <w:p w14:paraId="46029431" w14:textId="77777777" w:rsidR="00C9009B" w:rsidRDefault="006E2142">
            <w:pPr>
              <w:ind w:firstLine="0"/>
              <w:jc w:val="left"/>
            </w:pPr>
            <w:r>
              <w:t>String</w:t>
            </w:r>
          </w:p>
        </w:tc>
        <w:tc>
          <w:tcPr>
            <w:tcW w:w="3119" w:type="dxa"/>
          </w:tcPr>
          <w:p w14:paraId="6BFBE7DA" w14:textId="77777777" w:rsidR="00C9009B" w:rsidRDefault="006E2142">
            <w:pPr>
              <w:ind w:firstLine="0"/>
              <w:jc w:val="left"/>
            </w:pPr>
            <w:r>
              <w:t>Card ID trên hệ thống issuer.</w:t>
            </w:r>
          </w:p>
        </w:tc>
      </w:tr>
      <w:tr w:rsidR="00C9009B" w14:paraId="74935773" w14:textId="77777777" w:rsidTr="00C9009B">
        <w:trPr>
          <w:cantSplit/>
        </w:trPr>
        <w:tc>
          <w:tcPr>
            <w:tcW w:w="3119" w:type="dxa"/>
          </w:tcPr>
          <w:p w14:paraId="59C262E8" w14:textId="77777777" w:rsidR="00C9009B" w:rsidRDefault="006E2142">
            <w:pPr>
              <w:ind w:firstLine="0"/>
              <w:jc w:val="left"/>
            </w:pPr>
            <w:r>
              <w:t>card.pan</w:t>
            </w:r>
          </w:p>
        </w:tc>
        <w:tc>
          <w:tcPr>
            <w:tcW w:w="3119" w:type="dxa"/>
          </w:tcPr>
          <w:p w14:paraId="1159423D" w14:textId="77777777" w:rsidR="00C9009B" w:rsidRDefault="006E2142">
            <w:pPr>
              <w:ind w:firstLine="0"/>
              <w:jc w:val="left"/>
            </w:pPr>
            <w:r>
              <w:t>String</w:t>
            </w:r>
          </w:p>
        </w:tc>
        <w:tc>
          <w:tcPr>
            <w:tcW w:w="3119" w:type="dxa"/>
          </w:tcPr>
          <w:p w14:paraId="284EDD7A" w14:textId="77777777" w:rsidR="00C9009B" w:rsidRDefault="006E2142">
            <w:pPr>
              <w:ind w:firstLine="0"/>
              <w:jc w:val="left"/>
            </w:pPr>
            <w:r>
              <w:t>PAN đã mã hóa JWE.</w:t>
            </w:r>
          </w:p>
        </w:tc>
      </w:tr>
      <w:tr w:rsidR="00C9009B" w14:paraId="0D757205" w14:textId="77777777" w:rsidTr="00C9009B">
        <w:trPr>
          <w:cantSplit/>
        </w:trPr>
        <w:tc>
          <w:tcPr>
            <w:tcW w:w="3119" w:type="dxa"/>
          </w:tcPr>
          <w:p w14:paraId="538ED794" w14:textId="77777777" w:rsidR="00C9009B" w:rsidRDefault="006E2142">
            <w:pPr>
              <w:ind w:firstLine="0"/>
              <w:jc w:val="left"/>
            </w:pPr>
            <w:r>
              <w:t>card.expiryDate</w:t>
            </w:r>
          </w:p>
        </w:tc>
        <w:tc>
          <w:tcPr>
            <w:tcW w:w="3119" w:type="dxa"/>
          </w:tcPr>
          <w:p w14:paraId="29F12BE6" w14:textId="77777777" w:rsidR="00C9009B" w:rsidRDefault="006E2142">
            <w:pPr>
              <w:ind w:firstLine="0"/>
              <w:jc w:val="left"/>
            </w:pPr>
            <w:r>
              <w:t>String</w:t>
            </w:r>
          </w:p>
        </w:tc>
        <w:tc>
          <w:tcPr>
            <w:tcW w:w="3119" w:type="dxa"/>
          </w:tcPr>
          <w:p w14:paraId="242DD5F2" w14:textId="77777777" w:rsidR="00C9009B" w:rsidRDefault="006E2142">
            <w:pPr>
              <w:ind w:firstLine="0"/>
              <w:jc w:val="left"/>
            </w:pPr>
            <w:r>
              <w:t>Ngày hết hạn card.</w:t>
            </w:r>
          </w:p>
        </w:tc>
      </w:tr>
      <w:tr w:rsidR="00C9009B" w14:paraId="4D144C68" w14:textId="77777777" w:rsidTr="00C9009B">
        <w:trPr>
          <w:cantSplit/>
        </w:trPr>
        <w:tc>
          <w:tcPr>
            <w:tcW w:w="3119" w:type="dxa"/>
          </w:tcPr>
          <w:p w14:paraId="6DA3D9C5" w14:textId="77777777" w:rsidR="00C9009B" w:rsidRDefault="006E2142">
            <w:pPr>
              <w:ind w:firstLine="0"/>
              <w:jc w:val="left"/>
            </w:pPr>
            <w:r>
              <w:lastRenderedPageBreak/>
              <w:t>card.cvx2</w:t>
            </w:r>
          </w:p>
        </w:tc>
        <w:tc>
          <w:tcPr>
            <w:tcW w:w="3119" w:type="dxa"/>
          </w:tcPr>
          <w:p w14:paraId="41E63DFF" w14:textId="77777777" w:rsidR="00C9009B" w:rsidRDefault="006E2142">
            <w:pPr>
              <w:ind w:firstLine="0"/>
              <w:jc w:val="left"/>
            </w:pPr>
            <w:r>
              <w:t>String</w:t>
            </w:r>
          </w:p>
        </w:tc>
        <w:tc>
          <w:tcPr>
            <w:tcW w:w="3119" w:type="dxa"/>
          </w:tcPr>
          <w:p w14:paraId="38E53AFA" w14:textId="77777777" w:rsidR="00C9009B" w:rsidRDefault="006E2142">
            <w:pPr>
              <w:ind w:firstLine="0"/>
              <w:jc w:val="left"/>
            </w:pPr>
            <w:r>
              <w:t>Mã CVV/CVC đã mã hóa.</w:t>
            </w:r>
          </w:p>
        </w:tc>
      </w:tr>
    </w:tbl>
    <w:p w14:paraId="1EC4057A" w14:textId="77777777" w:rsidR="00C9009B" w:rsidRDefault="006E2142">
      <w:pPr>
        <w:spacing w:after="0"/>
        <w:ind w:firstLine="0"/>
        <w:jc w:val="left"/>
      </w:pPr>
      <w:r>
        <w:rPr>
          <w:b/>
        </w:rPr>
        <w:t>Response body — HTTP 200</w:t>
      </w:r>
    </w:p>
    <w:tbl>
      <w:tblPr>
        <w:tblStyle w:val="TableGrid"/>
        <w:tblW w:w="0" w:type="auto"/>
        <w:tblLook w:val="04A0" w:firstRow="1" w:lastRow="0" w:firstColumn="1" w:lastColumn="0" w:noHBand="0" w:noVBand="1"/>
      </w:tblPr>
      <w:tblGrid>
        <w:gridCol w:w="3117"/>
        <w:gridCol w:w="3115"/>
        <w:gridCol w:w="3115"/>
      </w:tblGrid>
      <w:tr w:rsidR="00C9009B" w14:paraId="2AE9C840"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6112EF09" w14:textId="77777777" w:rsidR="00C9009B" w:rsidRDefault="006E2142">
            <w:pPr>
              <w:ind w:firstLine="0"/>
              <w:jc w:val="left"/>
            </w:pPr>
            <w:r>
              <w:t>Field name</w:t>
            </w:r>
          </w:p>
        </w:tc>
        <w:tc>
          <w:tcPr>
            <w:tcW w:w="3119" w:type="dxa"/>
            <w:shd w:val="clear" w:color="auto" w:fill="D9EAF7"/>
            <w:vAlign w:val="top"/>
          </w:tcPr>
          <w:p w14:paraId="2E6924AE" w14:textId="77777777" w:rsidR="00C9009B" w:rsidRDefault="006E2142">
            <w:pPr>
              <w:ind w:firstLine="0"/>
              <w:jc w:val="left"/>
            </w:pPr>
            <w:r>
              <w:t>Data type</w:t>
            </w:r>
          </w:p>
        </w:tc>
        <w:tc>
          <w:tcPr>
            <w:tcW w:w="3119" w:type="dxa"/>
            <w:shd w:val="clear" w:color="auto" w:fill="D9EAF7"/>
            <w:vAlign w:val="top"/>
          </w:tcPr>
          <w:p w14:paraId="12B0FD15" w14:textId="77777777" w:rsidR="00C9009B" w:rsidRDefault="006E2142">
            <w:pPr>
              <w:ind w:firstLine="0"/>
              <w:jc w:val="left"/>
            </w:pPr>
            <w:r>
              <w:t>Description</w:t>
            </w:r>
          </w:p>
        </w:tc>
      </w:tr>
      <w:tr w:rsidR="00C9009B" w14:paraId="2EA9A000" w14:textId="77777777" w:rsidTr="00C9009B">
        <w:trPr>
          <w:cantSplit/>
        </w:trPr>
        <w:tc>
          <w:tcPr>
            <w:tcW w:w="3119" w:type="dxa"/>
          </w:tcPr>
          <w:p w14:paraId="65B40CE0" w14:textId="77777777" w:rsidR="00C9009B" w:rsidRDefault="006E2142">
            <w:pPr>
              <w:ind w:firstLine="0"/>
              <w:jc w:val="left"/>
            </w:pPr>
            <w:r>
              <w:t>decision</w:t>
            </w:r>
          </w:p>
        </w:tc>
        <w:tc>
          <w:tcPr>
            <w:tcW w:w="3119" w:type="dxa"/>
          </w:tcPr>
          <w:p w14:paraId="475ECE1B" w14:textId="77777777" w:rsidR="00C9009B" w:rsidRDefault="006E2142">
            <w:pPr>
              <w:ind w:firstLine="0"/>
              <w:jc w:val="left"/>
            </w:pPr>
            <w:r>
              <w:t>String</w:t>
            </w:r>
          </w:p>
        </w:tc>
        <w:tc>
          <w:tcPr>
            <w:tcW w:w="3119" w:type="dxa"/>
          </w:tcPr>
          <w:p w14:paraId="1B15CEC2" w14:textId="77777777" w:rsidR="00C9009B" w:rsidRDefault="006E2142">
            <w:pPr>
              <w:ind w:firstLine="0"/>
              <w:jc w:val="left"/>
            </w:pPr>
            <w:r>
              <w:t>Card decision sau khi verify.</w:t>
            </w:r>
          </w:p>
        </w:tc>
      </w:tr>
      <w:tr w:rsidR="00C9009B" w14:paraId="34F93AD4" w14:textId="77777777" w:rsidTr="00C9009B">
        <w:trPr>
          <w:cantSplit/>
        </w:trPr>
        <w:tc>
          <w:tcPr>
            <w:tcW w:w="3119" w:type="dxa"/>
          </w:tcPr>
          <w:p w14:paraId="3C6BEA54" w14:textId="77777777" w:rsidR="00C9009B" w:rsidRDefault="006E2142">
            <w:pPr>
              <w:ind w:firstLine="0"/>
              <w:jc w:val="left"/>
            </w:pPr>
            <w:r>
              <w:t>declineReason</w:t>
            </w:r>
          </w:p>
        </w:tc>
        <w:tc>
          <w:tcPr>
            <w:tcW w:w="3119" w:type="dxa"/>
          </w:tcPr>
          <w:p w14:paraId="1309798D" w14:textId="77777777" w:rsidR="00C9009B" w:rsidRDefault="006E2142">
            <w:pPr>
              <w:ind w:firstLine="0"/>
              <w:jc w:val="left"/>
            </w:pPr>
            <w:r>
              <w:t>String</w:t>
            </w:r>
          </w:p>
        </w:tc>
        <w:tc>
          <w:tcPr>
            <w:tcW w:w="3119" w:type="dxa"/>
          </w:tcPr>
          <w:p w14:paraId="6D88D250" w14:textId="77777777" w:rsidR="00C9009B" w:rsidRDefault="006E2142">
            <w:pPr>
              <w:ind w:firstLine="0"/>
              <w:jc w:val="left"/>
            </w:pPr>
            <w:r>
              <w:t>Lý do decline, nếu có.</w:t>
            </w:r>
          </w:p>
        </w:tc>
      </w:tr>
      <w:tr w:rsidR="00C9009B" w14:paraId="4D04823D" w14:textId="77777777" w:rsidTr="00C9009B">
        <w:trPr>
          <w:cantSplit/>
        </w:trPr>
        <w:tc>
          <w:tcPr>
            <w:tcW w:w="3119" w:type="dxa"/>
          </w:tcPr>
          <w:p w14:paraId="5852A2EB" w14:textId="77777777" w:rsidR="00C9009B" w:rsidRDefault="006E2142">
            <w:pPr>
              <w:ind w:firstLine="0"/>
              <w:jc w:val="left"/>
            </w:pPr>
            <w:r>
              <w:t>productConfigurationId</w:t>
            </w:r>
          </w:p>
        </w:tc>
        <w:tc>
          <w:tcPr>
            <w:tcW w:w="3119" w:type="dxa"/>
          </w:tcPr>
          <w:p w14:paraId="7540EB48" w14:textId="77777777" w:rsidR="00C9009B" w:rsidRDefault="006E2142">
            <w:pPr>
              <w:ind w:firstLine="0"/>
              <w:jc w:val="left"/>
            </w:pPr>
            <w:r>
              <w:t>String</w:t>
            </w:r>
          </w:p>
        </w:tc>
        <w:tc>
          <w:tcPr>
            <w:tcW w:w="3119" w:type="dxa"/>
          </w:tcPr>
          <w:p w14:paraId="568F2829" w14:textId="77777777" w:rsidR="00C9009B" w:rsidRDefault="006E2142">
            <w:pPr>
              <w:ind w:firstLine="0"/>
              <w:jc w:val="left"/>
            </w:pPr>
            <w:r>
              <w:t>Product Configuration ID.</w:t>
            </w:r>
          </w:p>
        </w:tc>
      </w:tr>
      <w:tr w:rsidR="00C9009B" w14:paraId="1B09780C" w14:textId="77777777" w:rsidTr="00C9009B">
        <w:trPr>
          <w:cantSplit/>
        </w:trPr>
        <w:tc>
          <w:tcPr>
            <w:tcW w:w="3119" w:type="dxa"/>
          </w:tcPr>
          <w:p w14:paraId="410533BB" w14:textId="77777777" w:rsidR="00C9009B" w:rsidRDefault="006E2142">
            <w:pPr>
              <w:ind w:firstLine="0"/>
              <w:jc w:val="left"/>
            </w:pPr>
            <w:r>
              <w:t>issuerCardId</w:t>
            </w:r>
          </w:p>
        </w:tc>
        <w:tc>
          <w:tcPr>
            <w:tcW w:w="3119" w:type="dxa"/>
          </w:tcPr>
          <w:p w14:paraId="7F9E510A" w14:textId="77777777" w:rsidR="00C9009B" w:rsidRDefault="006E2142">
            <w:pPr>
              <w:ind w:firstLine="0"/>
              <w:jc w:val="left"/>
            </w:pPr>
            <w:r>
              <w:t>String</w:t>
            </w:r>
          </w:p>
        </w:tc>
        <w:tc>
          <w:tcPr>
            <w:tcW w:w="3119" w:type="dxa"/>
          </w:tcPr>
          <w:p w14:paraId="7797F11A" w14:textId="77777777" w:rsidR="00C9009B" w:rsidRDefault="006E2142">
            <w:pPr>
              <w:ind w:firstLine="0"/>
              <w:jc w:val="left"/>
            </w:pPr>
            <w:r>
              <w:t>Card ID trên hệ thống issuer.</w:t>
            </w:r>
          </w:p>
        </w:tc>
      </w:tr>
    </w:tbl>
    <w:p w14:paraId="554F12BD" w14:textId="77777777" w:rsidR="00C9009B" w:rsidRDefault="00C9009B">
      <w:pPr>
        <w:spacing w:after="0"/>
        <w:ind w:firstLine="0"/>
        <w:jc w:val="left"/>
      </w:pPr>
    </w:p>
    <w:p w14:paraId="558EC735" w14:textId="77777777" w:rsidR="00C9009B" w:rsidRDefault="006E2142">
      <w:pPr>
        <w:spacing w:before="120" w:after="0"/>
        <w:ind w:firstLine="0"/>
        <w:jc w:val="left"/>
      </w:pPr>
      <w:r>
        <w:rPr>
          <w:b/>
          <w:sz w:val="26"/>
        </w:rPr>
        <w:t>2. POST /api/v1/tokens/push/prepareWalletDigitization</w:t>
      </w:r>
    </w:p>
    <w:p w14:paraId="617D2155" w14:textId="77777777" w:rsidR="00C9009B" w:rsidRDefault="006E2142">
      <w:pPr>
        <w:spacing w:after="0"/>
        <w:ind w:firstLine="0"/>
        <w:jc w:val="left"/>
      </w:pPr>
      <w:r>
        <w:t>Mô tả: API chuẩn bị wallet digitization data cho luồng push provisioning và gửi request tới Entrust.</w:t>
      </w:r>
    </w:p>
    <w:p w14:paraId="187494FF" w14:textId="77777777" w:rsidR="00C9009B" w:rsidRDefault="006E2142">
      <w:pPr>
        <w:spacing w:after="0"/>
        <w:ind w:firstLine="0"/>
        <w:jc w:val="left"/>
      </w:pPr>
      <w:r>
        <w:rPr>
          <w:b/>
        </w:rPr>
        <w:t>Request body</w:t>
      </w:r>
    </w:p>
    <w:tbl>
      <w:tblPr>
        <w:tblStyle w:val="TableGrid"/>
        <w:tblW w:w="0" w:type="auto"/>
        <w:tblLook w:val="04A0" w:firstRow="1" w:lastRow="0" w:firstColumn="1" w:lastColumn="0" w:noHBand="0" w:noVBand="1"/>
      </w:tblPr>
      <w:tblGrid>
        <w:gridCol w:w="3116"/>
        <w:gridCol w:w="3116"/>
        <w:gridCol w:w="3115"/>
      </w:tblGrid>
      <w:tr w:rsidR="00C9009B" w14:paraId="029E3D32"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4B84A951" w14:textId="77777777" w:rsidR="00C9009B" w:rsidRDefault="006E2142">
            <w:pPr>
              <w:ind w:firstLine="0"/>
              <w:jc w:val="left"/>
            </w:pPr>
            <w:r>
              <w:t>Field name</w:t>
            </w:r>
          </w:p>
        </w:tc>
        <w:tc>
          <w:tcPr>
            <w:tcW w:w="3119" w:type="dxa"/>
            <w:shd w:val="clear" w:color="auto" w:fill="D9EAF7"/>
            <w:vAlign w:val="top"/>
          </w:tcPr>
          <w:p w14:paraId="3B60687C" w14:textId="77777777" w:rsidR="00C9009B" w:rsidRDefault="006E2142">
            <w:pPr>
              <w:ind w:firstLine="0"/>
              <w:jc w:val="left"/>
            </w:pPr>
            <w:r>
              <w:t>Data type</w:t>
            </w:r>
          </w:p>
        </w:tc>
        <w:tc>
          <w:tcPr>
            <w:tcW w:w="3119" w:type="dxa"/>
            <w:shd w:val="clear" w:color="auto" w:fill="D9EAF7"/>
            <w:vAlign w:val="top"/>
          </w:tcPr>
          <w:p w14:paraId="7C9531A3" w14:textId="77777777" w:rsidR="00C9009B" w:rsidRDefault="006E2142">
            <w:pPr>
              <w:ind w:firstLine="0"/>
              <w:jc w:val="left"/>
            </w:pPr>
            <w:r>
              <w:t>Description</w:t>
            </w:r>
          </w:p>
        </w:tc>
      </w:tr>
      <w:tr w:rsidR="00C9009B" w14:paraId="709449FD" w14:textId="77777777" w:rsidTr="00C9009B">
        <w:trPr>
          <w:cantSplit/>
        </w:trPr>
        <w:tc>
          <w:tcPr>
            <w:tcW w:w="3119" w:type="dxa"/>
          </w:tcPr>
          <w:p w14:paraId="0B9E47C3" w14:textId="77777777" w:rsidR="00C9009B" w:rsidRDefault="006E2142">
            <w:pPr>
              <w:ind w:firstLine="0"/>
              <w:jc w:val="left"/>
            </w:pPr>
            <w:r>
              <w:t>requestId</w:t>
            </w:r>
          </w:p>
        </w:tc>
        <w:tc>
          <w:tcPr>
            <w:tcW w:w="3119" w:type="dxa"/>
          </w:tcPr>
          <w:p w14:paraId="5233B7D7" w14:textId="77777777" w:rsidR="00C9009B" w:rsidRDefault="006E2142">
            <w:pPr>
              <w:ind w:firstLine="0"/>
              <w:jc w:val="left"/>
            </w:pPr>
            <w:r>
              <w:t>String</w:t>
            </w:r>
          </w:p>
        </w:tc>
        <w:tc>
          <w:tcPr>
            <w:tcW w:w="3119" w:type="dxa"/>
          </w:tcPr>
          <w:p w14:paraId="2520A630" w14:textId="77777777" w:rsidR="00C9009B" w:rsidRDefault="006E2142">
            <w:pPr>
              <w:ind w:firstLine="0"/>
              <w:jc w:val="left"/>
            </w:pPr>
            <w:r>
              <w:t>Request ID.</w:t>
            </w:r>
          </w:p>
        </w:tc>
      </w:tr>
      <w:tr w:rsidR="00C9009B" w14:paraId="421DF72B" w14:textId="77777777" w:rsidTr="00C9009B">
        <w:trPr>
          <w:cantSplit/>
        </w:trPr>
        <w:tc>
          <w:tcPr>
            <w:tcW w:w="3119" w:type="dxa"/>
          </w:tcPr>
          <w:p w14:paraId="03E764DA" w14:textId="77777777" w:rsidR="00C9009B" w:rsidRDefault="006E2142">
            <w:pPr>
              <w:ind w:firstLine="0"/>
              <w:jc w:val="left"/>
            </w:pPr>
            <w:r>
              <w:t>correlationId</w:t>
            </w:r>
          </w:p>
        </w:tc>
        <w:tc>
          <w:tcPr>
            <w:tcW w:w="3119" w:type="dxa"/>
          </w:tcPr>
          <w:p w14:paraId="5F14AF13" w14:textId="77777777" w:rsidR="00C9009B" w:rsidRDefault="006E2142">
            <w:pPr>
              <w:ind w:firstLine="0"/>
              <w:jc w:val="left"/>
            </w:pPr>
            <w:r>
              <w:t>String</w:t>
            </w:r>
          </w:p>
        </w:tc>
        <w:tc>
          <w:tcPr>
            <w:tcW w:w="3119" w:type="dxa"/>
          </w:tcPr>
          <w:p w14:paraId="378D485D" w14:textId="77777777" w:rsidR="00C9009B" w:rsidRDefault="006E2142">
            <w:pPr>
              <w:ind w:firstLine="0"/>
              <w:jc w:val="left"/>
            </w:pPr>
            <w:r>
              <w:t>Correlation ID dùng xuyên suốt giao dịch.</w:t>
            </w:r>
          </w:p>
        </w:tc>
      </w:tr>
      <w:tr w:rsidR="00C9009B" w14:paraId="157C33A2" w14:textId="77777777" w:rsidTr="00C9009B">
        <w:trPr>
          <w:cantSplit/>
        </w:trPr>
        <w:tc>
          <w:tcPr>
            <w:tcW w:w="3119" w:type="dxa"/>
          </w:tcPr>
          <w:p w14:paraId="12A00F3B" w14:textId="77777777" w:rsidR="00C9009B" w:rsidRDefault="006E2142">
            <w:pPr>
              <w:ind w:firstLine="0"/>
              <w:jc w:val="left"/>
            </w:pPr>
            <w:r>
              <w:t>idempotencyKey</w:t>
            </w:r>
          </w:p>
        </w:tc>
        <w:tc>
          <w:tcPr>
            <w:tcW w:w="3119" w:type="dxa"/>
          </w:tcPr>
          <w:p w14:paraId="2174FF69" w14:textId="77777777" w:rsidR="00C9009B" w:rsidRDefault="006E2142">
            <w:pPr>
              <w:ind w:firstLine="0"/>
              <w:jc w:val="left"/>
            </w:pPr>
            <w:r>
              <w:t>String</w:t>
            </w:r>
          </w:p>
        </w:tc>
        <w:tc>
          <w:tcPr>
            <w:tcW w:w="3119" w:type="dxa"/>
          </w:tcPr>
          <w:p w14:paraId="207722BB" w14:textId="77777777" w:rsidR="00C9009B" w:rsidRDefault="006E2142">
            <w:pPr>
              <w:ind w:firstLine="0"/>
              <w:jc w:val="left"/>
            </w:pPr>
            <w:r>
              <w:t>Idempotency key dùng để chống xử lý trùng request.</w:t>
            </w:r>
          </w:p>
        </w:tc>
      </w:tr>
      <w:tr w:rsidR="00C9009B" w14:paraId="32392717" w14:textId="77777777" w:rsidTr="00C9009B">
        <w:trPr>
          <w:cantSplit/>
        </w:trPr>
        <w:tc>
          <w:tcPr>
            <w:tcW w:w="3119" w:type="dxa"/>
          </w:tcPr>
          <w:p w14:paraId="58D57D34" w14:textId="77777777" w:rsidR="00C9009B" w:rsidRDefault="006E2142">
            <w:pPr>
              <w:ind w:firstLine="0"/>
              <w:jc w:val="left"/>
            </w:pPr>
            <w:r>
              <w:lastRenderedPageBreak/>
              <w:t>timestamp</w:t>
            </w:r>
          </w:p>
        </w:tc>
        <w:tc>
          <w:tcPr>
            <w:tcW w:w="3119" w:type="dxa"/>
          </w:tcPr>
          <w:p w14:paraId="11312C4E" w14:textId="77777777" w:rsidR="00C9009B" w:rsidRDefault="006E2142">
            <w:pPr>
              <w:ind w:firstLine="0"/>
              <w:jc w:val="left"/>
            </w:pPr>
            <w:r>
              <w:t>Instant</w:t>
            </w:r>
          </w:p>
        </w:tc>
        <w:tc>
          <w:tcPr>
            <w:tcW w:w="3119" w:type="dxa"/>
          </w:tcPr>
          <w:p w14:paraId="267D5BD8" w14:textId="77777777" w:rsidR="00C9009B" w:rsidRDefault="006E2142">
            <w:pPr>
              <w:ind w:firstLine="0"/>
              <w:jc w:val="left"/>
            </w:pPr>
            <w:r>
              <w:t>Thời điểm tạo request theo chuẩn ISO-8601.</w:t>
            </w:r>
          </w:p>
        </w:tc>
      </w:tr>
      <w:tr w:rsidR="00C9009B" w14:paraId="03FE8E88" w14:textId="77777777" w:rsidTr="00C9009B">
        <w:trPr>
          <w:cantSplit/>
        </w:trPr>
        <w:tc>
          <w:tcPr>
            <w:tcW w:w="3119" w:type="dxa"/>
          </w:tcPr>
          <w:p w14:paraId="559D6AFB" w14:textId="77777777" w:rsidR="00C9009B" w:rsidRDefault="006E2142">
            <w:pPr>
              <w:ind w:firstLine="0"/>
              <w:jc w:val="left"/>
            </w:pPr>
            <w:r>
              <w:t>metadata</w:t>
            </w:r>
          </w:p>
        </w:tc>
        <w:tc>
          <w:tcPr>
            <w:tcW w:w="3119" w:type="dxa"/>
          </w:tcPr>
          <w:p w14:paraId="131DFFEB" w14:textId="77777777" w:rsidR="00C9009B" w:rsidRDefault="006E2142">
            <w:pPr>
              <w:ind w:firstLine="0"/>
              <w:jc w:val="left"/>
            </w:pPr>
            <w:r>
              <w:t>Object</w:t>
            </w:r>
          </w:p>
        </w:tc>
        <w:tc>
          <w:tcPr>
            <w:tcW w:w="3119" w:type="dxa"/>
          </w:tcPr>
          <w:p w14:paraId="00EFA0F5" w14:textId="77777777" w:rsidR="00C9009B" w:rsidRDefault="006E2142">
            <w:pPr>
              <w:ind w:firstLine="0"/>
              <w:jc w:val="left"/>
            </w:pPr>
            <w:r>
              <w:t>Metadata mở rộng của request.</w:t>
            </w:r>
          </w:p>
        </w:tc>
      </w:tr>
      <w:tr w:rsidR="00C9009B" w14:paraId="5FFD4599" w14:textId="77777777" w:rsidTr="00C9009B">
        <w:trPr>
          <w:cantSplit/>
        </w:trPr>
        <w:tc>
          <w:tcPr>
            <w:tcW w:w="3119" w:type="dxa"/>
          </w:tcPr>
          <w:p w14:paraId="57AE9B5F" w14:textId="77777777" w:rsidR="00C9009B" w:rsidRDefault="006E2142">
            <w:pPr>
              <w:ind w:firstLine="0"/>
              <w:jc w:val="left"/>
            </w:pPr>
            <w:r>
              <w:t>payload</w:t>
            </w:r>
          </w:p>
        </w:tc>
        <w:tc>
          <w:tcPr>
            <w:tcW w:w="3119" w:type="dxa"/>
          </w:tcPr>
          <w:p w14:paraId="608B780A" w14:textId="77777777" w:rsidR="00C9009B" w:rsidRDefault="006E2142">
            <w:pPr>
              <w:ind w:firstLine="0"/>
              <w:jc w:val="left"/>
            </w:pPr>
            <w:r>
              <w:t>Object</w:t>
            </w:r>
          </w:p>
        </w:tc>
        <w:tc>
          <w:tcPr>
            <w:tcW w:w="3119" w:type="dxa"/>
          </w:tcPr>
          <w:p w14:paraId="61890121" w14:textId="77777777" w:rsidR="00C9009B" w:rsidRDefault="006E2142">
            <w:pPr>
              <w:ind w:firstLine="0"/>
              <w:jc w:val="left"/>
            </w:pPr>
            <w:r>
              <w:t>Payload nghiệp vụ.</w:t>
            </w:r>
          </w:p>
        </w:tc>
      </w:tr>
      <w:tr w:rsidR="00C9009B" w14:paraId="2F32FD79" w14:textId="77777777" w:rsidTr="00C9009B">
        <w:trPr>
          <w:cantSplit/>
        </w:trPr>
        <w:tc>
          <w:tcPr>
            <w:tcW w:w="3119" w:type="dxa"/>
          </w:tcPr>
          <w:p w14:paraId="1263ED08" w14:textId="77777777" w:rsidR="00C9009B" w:rsidRDefault="006E2142">
            <w:pPr>
              <w:ind w:firstLine="0"/>
              <w:jc w:val="left"/>
            </w:pPr>
            <w:r>
              <w:t>payload.issuerCardId</w:t>
            </w:r>
          </w:p>
        </w:tc>
        <w:tc>
          <w:tcPr>
            <w:tcW w:w="3119" w:type="dxa"/>
          </w:tcPr>
          <w:p w14:paraId="1E88F558" w14:textId="77777777" w:rsidR="00C9009B" w:rsidRDefault="006E2142">
            <w:pPr>
              <w:ind w:firstLine="0"/>
              <w:jc w:val="left"/>
            </w:pPr>
            <w:r>
              <w:t>String</w:t>
            </w:r>
          </w:p>
        </w:tc>
        <w:tc>
          <w:tcPr>
            <w:tcW w:w="3119" w:type="dxa"/>
          </w:tcPr>
          <w:p w14:paraId="0738F59B" w14:textId="77777777" w:rsidR="00C9009B" w:rsidRDefault="006E2142">
            <w:pPr>
              <w:ind w:firstLine="0"/>
              <w:jc w:val="left"/>
            </w:pPr>
            <w:r>
              <w:t>Card ID trên hệ thống issuer; bắt buộc.</w:t>
            </w:r>
          </w:p>
        </w:tc>
      </w:tr>
      <w:tr w:rsidR="00C9009B" w14:paraId="4FC1041F" w14:textId="77777777" w:rsidTr="00C9009B">
        <w:trPr>
          <w:cantSplit/>
        </w:trPr>
        <w:tc>
          <w:tcPr>
            <w:tcW w:w="3119" w:type="dxa"/>
          </w:tcPr>
          <w:p w14:paraId="5232CD58" w14:textId="77777777" w:rsidR="00C9009B" w:rsidRDefault="006E2142">
            <w:pPr>
              <w:ind w:firstLine="0"/>
              <w:jc w:val="left"/>
            </w:pPr>
            <w:r>
              <w:t>payload.cardOpaqueData</w:t>
            </w:r>
          </w:p>
        </w:tc>
        <w:tc>
          <w:tcPr>
            <w:tcW w:w="3119" w:type="dxa"/>
          </w:tcPr>
          <w:p w14:paraId="01FC8044" w14:textId="77777777" w:rsidR="00C9009B" w:rsidRDefault="006E2142">
            <w:pPr>
              <w:ind w:firstLine="0"/>
              <w:jc w:val="left"/>
            </w:pPr>
            <w:r>
              <w:t>String</w:t>
            </w:r>
          </w:p>
        </w:tc>
        <w:tc>
          <w:tcPr>
            <w:tcW w:w="3119" w:type="dxa"/>
          </w:tcPr>
          <w:p w14:paraId="4ED15544" w14:textId="77777777" w:rsidR="00C9009B" w:rsidRDefault="006E2142">
            <w:pPr>
              <w:ind w:firstLine="0"/>
              <w:jc w:val="left"/>
            </w:pPr>
            <w:r>
              <w:t>Opaque data của card do wallet gửi.</w:t>
            </w:r>
          </w:p>
        </w:tc>
      </w:tr>
      <w:tr w:rsidR="00C9009B" w14:paraId="0D11A776" w14:textId="77777777" w:rsidTr="00C9009B">
        <w:trPr>
          <w:cantSplit/>
        </w:trPr>
        <w:tc>
          <w:tcPr>
            <w:tcW w:w="3119" w:type="dxa"/>
          </w:tcPr>
          <w:p w14:paraId="3AC7F1C1" w14:textId="77777777" w:rsidR="00C9009B" w:rsidRDefault="006E2142">
            <w:pPr>
              <w:ind w:firstLine="0"/>
              <w:jc w:val="left"/>
            </w:pPr>
            <w:r>
              <w:t>payload.financialAccount</w:t>
            </w:r>
          </w:p>
        </w:tc>
        <w:tc>
          <w:tcPr>
            <w:tcW w:w="3119" w:type="dxa"/>
          </w:tcPr>
          <w:p w14:paraId="23924072" w14:textId="77777777" w:rsidR="00C9009B" w:rsidRDefault="006E2142">
            <w:pPr>
              <w:ind w:firstLine="0"/>
              <w:jc w:val="left"/>
            </w:pPr>
            <w:r>
              <w:t>Object</w:t>
            </w:r>
          </w:p>
        </w:tc>
        <w:tc>
          <w:tcPr>
            <w:tcW w:w="3119" w:type="dxa"/>
          </w:tcPr>
          <w:p w14:paraId="3CBF2C42" w14:textId="77777777" w:rsidR="00C9009B" w:rsidRDefault="006E2142">
            <w:pPr>
              <w:ind w:firstLine="0"/>
              <w:jc w:val="left"/>
            </w:pPr>
            <w:r>
              <w:t>Thông tin financial account.</w:t>
            </w:r>
          </w:p>
        </w:tc>
      </w:tr>
      <w:tr w:rsidR="00C9009B" w14:paraId="5041FBEC" w14:textId="77777777" w:rsidTr="00C9009B">
        <w:trPr>
          <w:cantSplit/>
        </w:trPr>
        <w:tc>
          <w:tcPr>
            <w:tcW w:w="3119" w:type="dxa"/>
          </w:tcPr>
          <w:p w14:paraId="79521847" w14:textId="77777777" w:rsidR="00C9009B" w:rsidRDefault="006E2142">
            <w:pPr>
              <w:ind w:firstLine="0"/>
              <w:jc w:val="left"/>
            </w:pPr>
            <w:r>
              <w:t>payload.financialAccount.accountNumber</w:t>
            </w:r>
          </w:p>
        </w:tc>
        <w:tc>
          <w:tcPr>
            <w:tcW w:w="3119" w:type="dxa"/>
          </w:tcPr>
          <w:p w14:paraId="5D7A67C2" w14:textId="77777777" w:rsidR="00C9009B" w:rsidRDefault="006E2142">
            <w:pPr>
              <w:ind w:firstLine="0"/>
              <w:jc w:val="left"/>
            </w:pPr>
            <w:r>
              <w:t>String</w:t>
            </w:r>
          </w:p>
        </w:tc>
        <w:tc>
          <w:tcPr>
            <w:tcW w:w="3119" w:type="dxa"/>
          </w:tcPr>
          <w:p w14:paraId="3BEB6301" w14:textId="77777777" w:rsidR="00C9009B" w:rsidRDefault="006E2142">
            <w:pPr>
              <w:ind w:firstLine="0"/>
              <w:jc w:val="left"/>
            </w:pPr>
            <w:r>
              <w:t>Số tài khoản.</w:t>
            </w:r>
          </w:p>
        </w:tc>
      </w:tr>
      <w:tr w:rsidR="00C9009B" w14:paraId="32BA0C66" w14:textId="77777777" w:rsidTr="00C9009B">
        <w:trPr>
          <w:cantSplit/>
        </w:trPr>
        <w:tc>
          <w:tcPr>
            <w:tcW w:w="3119" w:type="dxa"/>
          </w:tcPr>
          <w:p w14:paraId="0E6A6F6B" w14:textId="77777777" w:rsidR="00C9009B" w:rsidRDefault="006E2142">
            <w:pPr>
              <w:ind w:firstLine="0"/>
              <w:jc w:val="left"/>
            </w:pPr>
            <w:r>
              <w:t>payload.financialAccount.issuerCustomerId</w:t>
            </w:r>
          </w:p>
        </w:tc>
        <w:tc>
          <w:tcPr>
            <w:tcW w:w="3119" w:type="dxa"/>
          </w:tcPr>
          <w:p w14:paraId="244117D1" w14:textId="77777777" w:rsidR="00C9009B" w:rsidRDefault="006E2142">
            <w:pPr>
              <w:ind w:firstLine="0"/>
              <w:jc w:val="left"/>
            </w:pPr>
            <w:r>
              <w:t>String</w:t>
            </w:r>
          </w:p>
        </w:tc>
        <w:tc>
          <w:tcPr>
            <w:tcW w:w="3119" w:type="dxa"/>
          </w:tcPr>
          <w:p w14:paraId="703B6C63" w14:textId="77777777" w:rsidR="00C9009B" w:rsidRDefault="006E2142">
            <w:pPr>
              <w:ind w:firstLine="0"/>
              <w:jc w:val="left"/>
            </w:pPr>
            <w:r>
              <w:t>Customer ID trên hệ thống issuer.</w:t>
            </w:r>
          </w:p>
        </w:tc>
      </w:tr>
      <w:tr w:rsidR="00C9009B" w14:paraId="52A449CC" w14:textId="77777777" w:rsidTr="00C9009B">
        <w:trPr>
          <w:cantSplit/>
        </w:trPr>
        <w:tc>
          <w:tcPr>
            <w:tcW w:w="3119" w:type="dxa"/>
          </w:tcPr>
          <w:p w14:paraId="267A7767" w14:textId="77777777" w:rsidR="00C9009B" w:rsidRDefault="006E2142">
            <w:pPr>
              <w:ind w:firstLine="0"/>
              <w:jc w:val="left"/>
            </w:pPr>
            <w:r>
              <w:t>payload.walletOpaqueData</w:t>
            </w:r>
          </w:p>
        </w:tc>
        <w:tc>
          <w:tcPr>
            <w:tcW w:w="3119" w:type="dxa"/>
          </w:tcPr>
          <w:p w14:paraId="434375CC" w14:textId="77777777" w:rsidR="00C9009B" w:rsidRDefault="006E2142">
            <w:pPr>
              <w:ind w:firstLine="0"/>
              <w:jc w:val="left"/>
            </w:pPr>
            <w:r>
              <w:t>String</w:t>
            </w:r>
          </w:p>
        </w:tc>
        <w:tc>
          <w:tcPr>
            <w:tcW w:w="3119" w:type="dxa"/>
          </w:tcPr>
          <w:p w14:paraId="0E0AE29D" w14:textId="77777777" w:rsidR="00C9009B" w:rsidRDefault="006E2142">
            <w:pPr>
              <w:ind w:firstLine="0"/>
              <w:jc w:val="left"/>
            </w:pPr>
            <w:r>
              <w:t>Opaque data của wallet.</w:t>
            </w:r>
          </w:p>
        </w:tc>
      </w:tr>
      <w:tr w:rsidR="00C9009B" w14:paraId="1C85B4E2" w14:textId="77777777" w:rsidTr="00C9009B">
        <w:trPr>
          <w:cantSplit/>
        </w:trPr>
        <w:tc>
          <w:tcPr>
            <w:tcW w:w="3119" w:type="dxa"/>
          </w:tcPr>
          <w:p w14:paraId="03AFE9C2" w14:textId="77777777" w:rsidR="00C9009B" w:rsidRDefault="006E2142">
            <w:pPr>
              <w:ind w:firstLine="0"/>
              <w:jc w:val="left"/>
            </w:pPr>
            <w:r>
              <w:t>payload.wallet</w:t>
            </w:r>
          </w:p>
        </w:tc>
        <w:tc>
          <w:tcPr>
            <w:tcW w:w="3119" w:type="dxa"/>
          </w:tcPr>
          <w:p w14:paraId="0EA7785E" w14:textId="77777777" w:rsidR="00C9009B" w:rsidRDefault="006E2142">
            <w:pPr>
              <w:ind w:firstLine="0"/>
              <w:jc w:val="left"/>
            </w:pPr>
            <w:r>
              <w:t>Object</w:t>
            </w:r>
          </w:p>
        </w:tc>
        <w:tc>
          <w:tcPr>
            <w:tcW w:w="3119" w:type="dxa"/>
          </w:tcPr>
          <w:p w14:paraId="49C16D2A" w14:textId="77777777" w:rsidR="00C9009B" w:rsidRDefault="006E2142">
            <w:pPr>
              <w:ind w:firstLine="0"/>
              <w:jc w:val="left"/>
            </w:pPr>
            <w:r>
              <w:t>Dữ liệu wallet theo từng nền tảng.</w:t>
            </w:r>
          </w:p>
        </w:tc>
      </w:tr>
      <w:tr w:rsidR="00C9009B" w14:paraId="315915B9" w14:textId="77777777" w:rsidTr="00C9009B">
        <w:trPr>
          <w:cantSplit/>
        </w:trPr>
        <w:tc>
          <w:tcPr>
            <w:tcW w:w="3119" w:type="dxa"/>
          </w:tcPr>
          <w:p w14:paraId="507906A9" w14:textId="77777777" w:rsidR="00C9009B" w:rsidRDefault="006E2142">
            <w:pPr>
              <w:ind w:firstLine="0"/>
              <w:jc w:val="left"/>
            </w:pPr>
            <w:r>
              <w:t>payload.wallet.appleData</w:t>
            </w:r>
          </w:p>
        </w:tc>
        <w:tc>
          <w:tcPr>
            <w:tcW w:w="3119" w:type="dxa"/>
          </w:tcPr>
          <w:p w14:paraId="4E0162F3" w14:textId="77777777" w:rsidR="00C9009B" w:rsidRDefault="006E2142">
            <w:pPr>
              <w:ind w:firstLine="0"/>
              <w:jc w:val="left"/>
            </w:pPr>
            <w:r>
              <w:t>Object</w:t>
            </w:r>
          </w:p>
        </w:tc>
        <w:tc>
          <w:tcPr>
            <w:tcW w:w="3119" w:type="dxa"/>
          </w:tcPr>
          <w:p w14:paraId="263DF126" w14:textId="77777777" w:rsidR="00C9009B" w:rsidRDefault="006E2142">
            <w:pPr>
              <w:ind w:firstLine="0"/>
              <w:jc w:val="left"/>
            </w:pPr>
            <w:r>
              <w:t>Dữ liệu Apple Pay.</w:t>
            </w:r>
          </w:p>
        </w:tc>
      </w:tr>
      <w:tr w:rsidR="00C9009B" w14:paraId="1F9B0104" w14:textId="77777777" w:rsidTr="00C9009B">
        <w:trPr>
          <w:cantSplit/>
        </w:trPr>
        <w:tc>
          <w:tcPr>
            <w:tcW w:w="3119" w:type="dxa"/>
          </w:tcPr>
          <w:p w14:paraId="41A328A8" w14:textId="77777777" w:rsidR="00C9009B" w:rsidRDefault="006E2142">
            <w:pPr>
              <w:ind w:firstLine="0"/>
              <w:jc w:val="left"/>
            </w:pPr>
            <w:r>
              <w:lastRenderedPageBreak/>
              <w:t>payload.wallet.appleData.nonce</w:t>
            </w:r>
          </w:p>
        </w:tc>
        <w:tc>
          <w:tcPr>
            <w:tcW w:w="3119" w:type="dxa"/>
          </w:tcPr>
          <w:p w14:paraId="2B5B95B1" w14:textId="77777777" w:rsidR="00C9009B" w:rsidRDefault="006E2142">
            <w:pPr>
              <w:ind w:firstLine="0"/>
              <w:jc w:val="left"/>
            </w:pPr>
            <w:r>
              <w:t>String</w:t>
            </w:r>
          </w:p>
        </w:tc>
        <w:tc>
          <w:tcPr>
            <w:tcW w:w="3119" w:type="dxa"/>
          </w:tcPr>
          <w:p w14:paraId="738A66E9" w14:textId="77777777" w:rsidR="00C9009B" w:rsidRDefault="006E2142">
            <w:pPr>
              <w:ind w:firstLine="0"/>
              <w:jc w:val="left"/>
            </w:pPr>
            <w:r>
              <w:t>Nonce ở định dạng Base64 hoặc Hex.</w:t>
            </w:r>
          </w:p>
        </w:tc>
      </w:tr>
      <w:tr w:rsidR="00C9009B" w14:paraId="7A147A26" w14:textId="77777777" w:rsidTr="00C9009B">
        <w:trPr>
          <w:cantSplit/>
        </w:trPr>
        <w:tc>
          <w:tcPr>
            <w:tcW w:w="3119" w:type="dxa"/>
          </w:tcPr>
          <w:p w14:paraId="1882C069" w14:textId="77777777" w:rsidR="00C9009B" w:rsidRDefault="006E2142">
            <w:pPr>
              <w:ind w:firstLine="0"/>
              <w:jc w:val="left"/>
            </w:pPr>
            <w:r>
              <w:t>payload.wallet.appleData.nonceSignature</w:t>
            </w:r>
          </w:p>
        </w:tc>
        <w:tc>
          <w:tcPr>
            <w:tcW w:w="3119" w:type="dxa"/>
          </w:tcPr>
          <w:p w14:paraId="6B1C3A55" w14:textId="77777777" w:rsidR="00C9009B" w:rsidRDefault="006E2142">
            <w:pPr>
              <w:ind w:firstLine="0"/>
              <w:jc w:val="left"/>
            </w:pPr>
            <w:r>
              <w:t>String</w:t>
            </w:r>
          </w:p>
        </w:tc>
        <w:tc>
          <w:tcPr>
            <w:tcW w:w="3119" w:type="dxa"/>
          </w:tcPr>
          <w:p w14:paraId="34F6C5F1" w14:textId="77777777" w:rsidR="00C9009B" w:rsidRDefault="006E2142">
            <w:pPr>
              <w:ind w:firstLine="0"/>
              <w:jc w:val="left"/>
            </w:pPr>
            <w:r>
              <w:t>Nonce signature ở định dạng Base64 hoặc Hex.</w:t>
            </w:r>
          </w:p>
        </w:tc>
      </w:tr>
      <w:tr w:rsidR="00C9009B" w14:paraId="411AEC1A" w14:textId="77777777" w:rsidTr="00C9009B">
        <w:trPr>
          <w:cantSplit/>
        </w:trPr>
        <w:tc>
          <w:tcPr>
            <w:tcW w:w="3119" w:type="dxa"/>
          </w:tcPr>
          <w:p w14:paraId="7E9F0E92" w14:textId="77777777" w:rsidR="00C9009B" w:rsidRDefault="006E2142">
            <w:pPr>
              <w:ind w:firstLine="0"/>
              <w:jc w:val="left"/>
            </w:pPr>
            <w:r>
              <w:t>payload.wallet.appleData.publicCertificateChain</w:t>
            </w:r>
          </w:p>
        </w:tc>
        <w:tc>
          <w:tcPr>
            <w:tcW w:w="3119" w:type="dxa"/>
          </w:tcPr>
          <w:p w14:paraId="36FEE02A" w14:textId="77777777" w:rsidR="00C9009B" w:rsidRDefault="006E2142">
            <w:pPr>
              <w:ind w:firstLine="0"/>
              <w:jc w:val="left"/>
            </w:pPr>
            <w:r>
              <w:t>List&lt;String&gt;</w:t>
            </w:r>
          </w:p>
        </w:tc>
        <w:tc>
          <w:tcPr>
            <w:tcW w:w="3119" w:type="dxa"/>
          </w:tcPr>
          <w:p w14:paraId="6AEA7F1A" w14:textId="77777777" w:rsidR="00C9009B" w:rsidRDefault="006E2142">
            <w:pPr>
              <w:ind w:firstLine="0"/>
              <w:jc w:val="left"/>
            </w:pPr>
            <w:r>
              <w:t>Danh sách public certificate.</w:t>
            </w:r>
          </w:p>
        </w:tc>
      </w:tr>
      <w:tr w:rsidR="00C9009B" w14:paraId="48D9411D" w14:textId="77777777" w:rsidTr="00C9009B">
        <w:trPr>
          <w:cantSplit/>
        </w:trPr>
        <w:tc>
          <w:tcPr>
            <w:tcW w:w="3119" w:type="dxa"/>
          </w:tcPr>
          <w:p w14:paraId="40E06B66" w14:textId="77777777" w:rsidR="00C9009B" w:rsidRDefault="006E2142">
            <w:pPr>
              <w:ind w:firstLine="0"/>
              <w:jc w:val="left"/>
            </w:pPr>
            <w:r>
              <w:t>payload.wallet.googleData</w:t>
            </w:r>
          </w:p>
        </w:tc>
        <w:tc>
          <w:tcPr>
            <w:tcW w:w="3119" w:type="dxa"/>
          </w:tcPr>
          <w:p w14:paraId="7C850C9B" w14:textId="77777777" w:rsidR="00C9009B" w:rsidRDefault="006E2142">
            <w:pPr>
              <w:ind w:firstLine="0"/>
              <w:jc w:val="left"/>
            </w:pPr>
            <w:r>
              <w:t>Object</w:t>
            </w:r>
          </w:p>
        </w:tc>
        <w:tc>
          <w:tcPr>
            <w:tcW w:w="3119" w:type="dxa"/>
          </w:tcPr>
          <w:p w14:paraId="17418D5F" w14:textId="77777777" w:rsidR="00C9009B" w:rsidRDefault="006E2142">
            <w:pPr>
              <w:ind w:firstLine="0"/>
              <w:jc w:val="left"/>
            </w:pPr>
            <w:r>
              <w:t>Dữ liệu Google Pay.</w:t>
            </w:r>
          </w:p>
        </w:tc>
      </w:tr>
      <w:tr w:rsidR="00C9009B" w14:paraId="258B7511" w14:textId="77777777" w:rsidTr="00C9009B">
        <w:trPr>
          <w:cantSplit/>
        </w:trPr>
        <w:tc>
          <w:tcPr>
            <w:tcW w:w="3119" w:type="dxa"/>
          </w:tcPr>
          <w:p w14:paraId="51A3D9F0" w14:textId="77777777" w:rsidR="00C9009B" w:rsidRDefault="006E2142">
            <w:pPr>
              <w:ind w:firstLine="0"/>
              <w:jc w:val="left"/>
            </w:pPr>
            <w:r>
              <w:t>payload.wallet.googleData.deviceId</w:t>
            </w:r>
          </w:p>
        </w:tc>
        <w:tc>
          <w:tcPr>
            <w:tcW w:w="3119" w:type="dxa"/>
          </w:tcPr>
          <w:p w14:paraId="15ECB551" w14:textId="77777777" w:rsidR="00C9009B" w:rsidRDefault="006E2142">
            <w:pPr>
              <w:ind w:firstLine="0"/>
              <w:jc w:val="left"/>
            </w:pPr>
            <w:r>
              <w:t>String</w:t>
            </w:r>
          </w:p>
        </w:tc>
        <w:tc>
          <w:tcPr>
            <w:tcW w:w="3119" w:type="dxa"/>
          </w:tcPr>
          <w:p w14:paraId="34F491D5" w14:textId="77777777" w:rsidR="00C9009B" w:rsidRDefault="006E2142">
            <w:pPr>
              <w:ind w:firstLine="0"/>
              <w:jc w:val="left"/>
            </w:pPr>
            <w:r>
              <w:t>Device ID của Google Pay.</w:t>
            </w:r>
          </w:p>
        </w:tc>
      </w:tr>
      <w:tr w:rsidR="00C9009B" w14:paraId="0103EE63" w14:textId="77777777" w:rsidTr="00C9009B">
        <w:trPr>
          <w:cantSplit/>
        </w:trPr>
        <w:tc>
          <w:tcPr>
            <w:tcW w:w="3119" w:type="dxa"/>
          </w:tcPr>
          <w:p w14:paraId="7216DB19" w14:textId="77777777" w:rsidR="00C9009B" w:rsidRDefault="006E2142">
            <w:pPr>
              <w:ind w:firstLine="0"/>
              <w:jc w:val="left"/>
            </w:pPr>
            <w:r>
              <w:t>payload.wallet.googleData.accountId</w:t>
            </w:r>
          </w:p>
        </w:tc>
        <w:tc>
          <w:tcPr>
            <w:tcW w:w="3119" w:type="dxa"/>
          </w:tcPr>
          <w:p w14:paraId="71E04AAF" w14:textId="77777777" w:rsidR="00C9009B" w:rsidRDefault="006E2142">
            <w:pPr>
              <w:ind w:firstLine="0"/>
              <w:jc w:val="left"/>
            </w:pPr>
            <w:r>
              <w:t>String</w:t>
            </w:r>
          </w:p>
        </w:tc>
        <w:tc>
          <w:tcPr>
            <w:tcW w:w="3119" w:type="dxa"/>
          </w:tcPr>
          <w:p w14:paraId="449E1E79" w14:textId="77777777" w:rsidR="00C9009B" w:rsidRDefault="006E2142">
            <w:pPr>
              <w:ind w:firstLine="0"/>
              <w:jc w:val="left"/>
            </w:pPr>
            <w:r>
              <w:t>Account ID của Google Pay.</w:t>
            </w:r>
          </w:p>
        </w:tc>
      </w:tr>
      <w:tr w:rsidR="00C9009B" w14:paraId="1F1F4C59" w14:textId="77777777" w:rsidTr="00C9009B">
        <w:trPr>
          <w:cantSplit/>
        </w:trPr>
        <w:tc>
          <w:tcPr>
            <w:tcW w:w="3119" w:type="dxa"/>
          </w:tcPr>
          <w:p w14:paraId="0EDD0B0F" w14:textId="77777777" w:rsidR="00C9009B" w:rsidRDefault="006E2142">
            <w:pPr>
              <w:ind w:firstLine="0"/>
              <w:jc w:val="left"/>
            </w:pPr>
            <w:r>
              <w:t>payload.wallet.samsungData</w:t>
            </w:r>
          </w:p>
        </w:tc>
        <w:tc>
          <w:tcPr>
            <w:tcW w:w="3119" w:type="dxa"/>
          </w:tcPr>
          <w:p w14:paraId="50FDEFAD" w14:textId="77777777" w:rsidR="00C9009B" w:rsidRDefault="006E2142">
            <w:pPr>
              <w:ind w:firstLine="0"/>
              <w:jc w:val="left"/>
            </w:pPr>
            <w:r>
              <w:t>Object</w:t>
            </w:r>
          </w:p>
        </w:tc>
        <w:tc>
          <w:tcPr>
            <w:tcW w:w="3119" w:type="dxa"/>
          </w:tcPr>
          <w:p w14:paraId="38E0B227" w14:textId="77777777" w:rsidR="00C9009B" w:rsidRDefault="006E2142">
            <w:pPr>
              <w:ind w:firstLine="0"/>
              <w:jc w:val="left"/>
            </w:pPr>
            <w:r>
              <w:t>Dữ liệu Samsung Pay.</w:t>
            </w:r>
          </w:p>
        </w:tc>
      </w:tr>
      <w:tr w:rsidR="00C9009B" w14:paraId="6EE36635" w14:textId="77777777" w:rsidTr="00C9009B">
        <w:trPr>
          <w:cantSplit/>
        </w:trPr>
        <w:tc>
          <w:tcPr>
            <w:tcW w:w="3119" w:type="dxa"/>
          </w:tcPr>
          <w:p w14:paraId="0EC0C56E" w14:textId="77777777" w:rsidR="00C9009B" w:rsidRDefault="006E2142">
            <w:pPr>
              <w:ind w:firstLine="0"/>
              <w:jc w:val="left"/>
            </w:pPr>
            <w:r>
              <w:t>payload.wallet.samsungData.deviceId</w:t>
            </w:r>
          </w:p>
        </w:tc>
        <w:tc>
          <w:tcPr>
            <w:tcW w:w="3119" w:type="dxa"/>
          </w:tcPr>
          <w:p w14:paraId="1462D14C" w14:textId="77777777" w:rsidR="00C9009B" w:rsidRDefault="006E2142">
            <w:pPr>
              <w:ind w:firstLine="0"/>
              <w:jc w:val="left"/>
            </w:pPr>
            <w:r>
              <w:t>String</w:t>
            </w:r>
          </w:p>
        </w:tc>
        <w:tc>
          <w:tcPr>
            <w:tcW w:w="3119" w:type="dxa"/>
          </w:tcPr>
          <w:p w14:paraId="2E041D43" w14:textId="77777777" w:rsidR="00C9009B" w:rsidRDefault="006E2142">
            <w:pPr>
              <w:ind w:firstLine="0"/>
              <w:jc w:val="left"/>
            </w:pPr>
            <w:r>
              <w:t>Device ID của Samsung Pay.</w:t>
            </w:r>
          </w:p>
        </w:tc>
      </w:tr>
      <w:tr w:rsidR="00C9009B" w14:paraId="3B861FD4" w14:textId="77777777" w:rsidTr="00C9009B">
        <w:trPr>
          <w:cantSplit/>
        </w:trPr>
        <w:tc>
          <w:tcPr>
            <w:tcW w:w="3119" w:type="dxa"/>
          </w:tcPr>
          <w:p w14:paraId="24D4FB69" w14:textId="77777777" w:rsidR="00C9009B" w:rsidRDefault="006E2142">
            <w:pPr>
              <w:ind w:firstLine="0"/>
              <w:jc w:val="left"/>
            </w:pPr>
            <w:r>
              <w:t>payload.wallet.samsungData.accountId</w:t>
            </w:r>
          </w:p>
        </w:tc>
        <w:tc>
          <w:tcPr>
            <w:tcW w:w="3119" w:type="dxa"/>
          </w:tcPr>
          <w:p w14:paraId="19BDC43D" w14:textId="77777777" w:rsidR="00C9009B" w:rsidRDefault="006E2142">
            <w:pPr>
              <w:ind w:firstLine="0"/>
              <w:jc w:val="left"/>
            </w:pPr>
            <w:r>
              <w:t>String</w:t>
            </w:r>
          </w:p>
        </w:tc>
        <w:tc>
          <w:tcPr>
            <w:tcW w:w="3119" w:type="dxa"/>
          </w:tcPr>
          <w:p w14:paraId="201E0A84" w14:textId="77777777" w:rsidR="00C9009B" w:rsidRDefault="006E2142">
            <w:pPr>
              <w:ind w:firstLine="0"/>
              <w:jc w:val="left"/>
            </w:pPr>
            <w:r>
              <w:t>Account ID của Samsung Pay.</w:t>
            </w:r>
          </w:p>
        </w:tc>
      </w:tr>
      <w:tr w:rsidR="00C9009B" w14:paraId="37848350" w14:textId="77777777" w:rsidTr="00C9009B">
        <w:trPr>
          <w:cantSplit/>
        </w:trPr>
        <w:tc>
          <w:tcPr>
            <w:tcW w:w="3119" w:type="dxa"/>
          </w:tcPr>
          <w:p w14:paraId="237FD27F" w14:textId="77777777" w:rsidR="00C9009B" w:rsidRDefault="006E2142">
            <w:pPr>
              <w:ind w:firstLine="0"/>
              <w:jc w:val="left"/>
            </w:pPr>
            <w:r>
              <w:t>payload.wallet.issuerData</w:t>
            </w:r>
          </w:p>
        </w:tc>
        <w:tc>
          <w:tcPr>
            <w:tcW w:w="3119" w:type="dxa"/>
          </w:tcPr>
          <w:p w14:paraId="79BB1ABD" w14:textId="77777777" w:rsidR="00C9009B" w:rsidRDefault="006E2142">
            <w:pPr>
              <w:ind w:firstLine="0"/>
              <w:jc w:val="left"/>
            </w:pPr>
            <w:r>
              <w:t>Object</w:t>
            </w:r>
          </w:p>
        </w:tc>
        <w:tc>
          <w:tcPr>
            <w:tcW w:w="3119" w:type="dxa"/>
          </w:tcPr>
          <w:p w14:paraId="19FDC53D" w14:textId="77777777" w:rsidR="00C9009B" w:rsidRDefault="006E2142">
            <w:pPr>
              <w:ind w:firstLine="0"/>
              <w:jc w:val="left"/>
            </w:pPr>
            <w:r>
              <w:t>Dữ liệu issuer wallet.</w:t>
            </w:r>
          </w:p>
        </w:tc>
      </w:tr>
      <w:tr w:rsidR="00C9009B" w14:paraId="1F15B002" w14:textId="77777777" w:rsidTr="00C9009B">
        <w:trPr>
          <w:cantSplit/>
        </w:trPr>
        <w:tc>
          <w:tcPr>
            <w:tcW w:w="3119" w:type="dxa"/>
          </w:tcPr>
          <w:p w14:paraId="71AE58D8" w14:textId="77777777" w:rsidR="00C9009B" w:rsidRDefault="006E2142">
            <w:pPr>
              <w:ind w:firstLine="0"/>
              <w:jc w:val="left"/>
            </w:pPr>
            <w:r>
              <w:t>payload.wallet.issuerData.applicationId</w:t>
            </w:r>
          </w:p>
        </w:tc>
        <w:tc>
          <w:tcPr>
            <w:tcW w:w="3119" w:type="dxa"/>
          </w:tcPr>
          <w:p w14:paraId="48934CEE" w14:textId="77777777" w:rsidR="00C9009B" w:rsidRDefault="006E2142">
            <w:pPr>
              <w:ind w:firstLine="0"/>
              <w:jc w:val="left"/>
            </w:pPr>
            <w:r>
              <w:t>String</w:t>
            </w:r>
          </w:p>
        </w:tc>
        <w:tc>
          <w:tcPr>
            <w:tcW w:w="3119" w:type="dxa"/>
          </w:tcPr>
          <w:p w14:paraId="55FB270B" w14:textId="77777777" w:rsidR="00C9009B" w:rsidRDefault="006E2142">
            <w:pPr>
              <w:ind w:firstLine="0"/>
              <w:jc w:val="left"/>
            </w:pPr>
            <w:r>
              <w:t>Application ID của issuer wallet.</w:t>
            </w:r>
          </w:p>
        </w:tc>
      </w:tr>
      <w:tr w:rsidR="00C9009B" w14:paraId="57DAEDDE" w14:textId="77777777" w:rsidTr="00C9009B">
        <w:trPr>
          <w:cantSplit/>
        </w:trPr>
        <w:tc>
          <w:tcPr>
            <w:tcW w:w="3119" w:type="dxa"/>
          </w:tcPr>
          <w:p w14:paraId="1E0DFC7E" w14:textId="77777777" w:rsidR="00C9009B" w:rsidRDefault="006E2142">
            <w:pPr>
              <w:ind w:firstLine="0"/>
              <w:jc w:val="left"/>
            </w:pPr>
            <w:r>
              <w:lastRenderedPageBreak/>
              <w:t>payload.billingAddress</w:t>
            </w:r>
          </w:p>
        </w:tc>
        <w:tc>
          <w:tcPr>
            <w:tcW w:w="3119" w:type="dxa"/>
          </w:tcPr>
          <w:p w14:paraId="199C375B" w14:textId="77777777" w:rsidR="00C9009B" w:rsidRDefault="006E2142">
            <w:pPr>
              <w:ind w:firstLine="0"/>
              <w:jc w:val="left"/>
            </w:pPr>
            <w:r>
              <w:t>Object</w:t>
            </w:r>
          </w:p>
        </w:tc>
        <w:tc>
          <w:tcPr>
            <w:tcW w:w="3119" w:type="dxa"/>
          </w:tcPr>
          <w:p w14:paraId="19045FC6" w14:textId="77777777" w:rsidR="00C9009B" w:rsidRDefault="006E2142">
            <w:pPr>
              <w:ind w:firstLine="0"/>
              <w:jc w:val="left"/>
            </w:pPr>
            <w:r>
              <w:t>Billing address.</w:t>
            </w:r>
          </w:p>
        </w:tc>
      </w:tr>
      <w:tr w:rsidR="00C9009B" w14:paraId="223FB510" w14:textId="77777777" w:rsidTr="00C9009B">
        <w:trPr>
          <w:cantSplit/>
        </w:trPr>
        <w:tc>
          <w:tcPr>
            <w:tcW w:w="3119" w:type="dxa"/>
          </w:tcPr>
          <w:p w14:paraId="04E44DAC" w14:textId="77777777" w:rsidR="00C9009B" w:rsidRDefault="006E2142">
            <w:pPr>
              <w:ind w:firstLine="0"/>
              <w:jc w:val="left"/>
            </w:pPr>
            <w:r>
              <w:t>payload.billingAddress.line1</w:t>
            </w:r>
          </w:p>
        </w:tc>
        <w:tc>
          <w:tcPr>
            <w:tcW w:w="3119" w:type="dxa"/>
          </w:tcPr>
          <w:p w14:paraId="458461CD" w14:textId="77777777" w:rsidR="00C9009B" w:rsidRDefault="006E2142">
            <w:pPr>
              <w:ind w:firstLine="0"/>
              <w:jc w:val="left"/>
            </w:pPr>
            <w:r>
              <w:t>String</w:t>
            </w:r>
          </w:p>
        </w:tc>
        <w:tc>
          <w:tcPr>
            <w:tcW w:w="3119" w:type="dxa"/>
          </w:tcPr>
          <w:p w14:paraId="02A8D6A9" w14:textId="77777777" w:rsidR="00C9009B" w:rsidRDefault="006E2142">
            <w:pPr>
              <w:ind w:firstLine="0"/>
              <w:jc w:val="left"/>
            </w:pPr>
            <w:r>
              <w:t>Dòng 1 của billing address.</w:t>
            </w:r>
          </w:p>
        </w:tc>
      </w:tr>
      <w:tr w:rsidR="00C9009B" w14:paraId="79D946D5" w14:textId="77777777" w:rsidTr="00C9009B">
        <w:trPr>
          <w:cantSplit/>
        </w:trPr>
        <w:tc>
          <w:tcPr>
            <w:tcW w:w="3119" w:type="dxa"/>
          </w:tcPr>
          <w:p w14:paraId="0111EBFA" w14:textId="77777777" w:rsidR="00C9009B" w:rsidRDefault="006E2142">
            <w:pPr>
              <w:ind w:firstLine="0"/>
              <w:jc w:val="left"/>
            </w:pPr>
            <w:r>
              <w:t>payload.billingAddress.line2</w:t>
            </w:r>
          </w:p>
        </w:tc>
        <w:tc>
          <w:tcPr>
            <w:tcW w:w="3119" w:type="dxa"/>
          </w:tcPr>
          <w:p w14:paraId="2796930A" w14:textId="77777777" w:rsidR="00C9009B" w:rsidRDefault="006E2142">
            <w:pPr>
              <w:ind w:firstLine="0"/>
              <w:jc w:val="left"/>
            </w:pPr>
            <w:r>
              <w:t>String</w:t>
            </w:r>
          </w:p>
        </w:tc>
        <w:tc>
          <w:tcPr>
            <w:tcW w:w="3119" w:type="dxa"/>
          </w:tcPr>
          <w:p w14:paraId="5693A978" w14:textId="77777777" w:rsidR="00C9009B" w:rsidRDefault="006E2142">
            <w:pPr>
              <w:ind w:firstLine="0"/>
              <w:jc w:val="left"/>
            </w:pPr>
            <w:r>
              <w:t>Dòng 2 của billing address.</w:t>
            </w:r>
          </w:p>
        </w:tc>
      </w:tr>
      <w:tr w:rsidR="00C9009B" w14:paraId="55BDE3EB" w14:textId="77777777" w:rsidTr="00C9009B">
        <w:trPr>
          <w:cantSplit/>
        </w:trPr>
        <w:tc>
          <w:tcPr>
            <w:tcW w:w="3119" w:type="dxa"/>
          </w:tcPr>
          <w:p w14:paraId="1F7F40A2" w14:textId="77777777" w:rsidR="00C9009B" w:rsidRDefault="006E2142">
            <w:pPr>
              <w:ind w:firstLine="0"/>
              <w:jc w:val="left"/>
            </w:pPr>
            <w:r>
              <w:t>payload.billingAddress.city</w:t>
            </w:r>
          </w:p>
        </w:tc>
        <w:tc>
          <w:tcPr>
            <w:tcW w:w="3119" w:type="dxa"/>
          </w:tcPr>
          <w:p w14:paraId="6FDF4603" w14:textId="77777777" w:rsidR="00C9009B" w:rsidRDefault="006E2142">
            <w:pPr>
              <w:ind w:firstLine="0"/>
              <w:jc w:val="left"/>
            </w:pPr>
            <w:r>
              <w:t>String</w:t>
            </w:r>
          </w:p>
        </w:tc>
        <w:tc>
          <w:tcPr>
            <w:tcW w:w="3119" w:type="dxa"/>
          </w:tcPr>
          <w:p w14:paraId="638DE603" w14:textId="77777777" w:rsidR="00C9009B" w:rsidRDefault="006E2142">
            <w:pPr>
              <w:ind w:firstLine="0"/>
              <w:jc w:val="left"/>
            </w:pPr>
            <w:r>
              <w:t>Thành phố.</w:t>
            </w:r>
          </w:p>
        </w:tc>
      </w:tr>
      <w:tr w:rsidR="00C9009B" w14:paraId="4391A127" w14:textId="77777777" w:rsidTr="00C9009B">
        <w:trPr>
          <w:cantSplit/>
        </w:trPr>
        <w:tc>
          <w:tcPr>
            <w:tcW w:w="3119" w:type="dxa"/>
          </w:tcPr>
          <w:p w14:paraId="70DD9E9C" w14:textId="77777777" w:rsidR="00C9009B" w:rsidRDefault="006E2142">
            <w:pPr>
              <w:ind w:firstLine="0"/>
              <w:jc w:val="left"/>
            </w:pPr>
            <w:r>
              <w:t>payload.billingAddress.state</w:t>
            </w:r>
          </w:p>
        </w:tc>
        <w:tc>
          <w:tcPr>
            <w:tcW w:w="3119" w:type="dxa"/>
          </w:tcPr>
          <w:p w14:paraId="011ACAA0" w14:textId="77777777" w:rsidR="00C9009B" w:rsidRDefault="006E2142">
            <w:pPr>
              <w:ind w:firstLine="0"/>
              <w:jc w:val="left"/>
            </w:pPr>
            <w:r>
              <w:t>String</w:t>
            </w:r>
          </w:p>
        </w:tc>
        <w:tc>
          <w:tcPr>
            <w:tcW w:w="3119" w:type="dxa"/>
          </w:tcPr>
          <w:p w14:paraId="7BDC0AA7" w14:textId="77777777" w:rsidR="00C9009B" w:rsidRDefault="006E2142">
            <w:pPr>
              <w:ind w:firstLine="0"/>
              <w:jc w:val="left"/>
            </w:pPr>
            <w:r>
              <w:t>Tỉnh, bang hoặc vùng.</w:t>
            </w:r>
          </w:p>
        </w:tc>
      </w:tr>
      <w:tr w:rsidR="00C9009B" w14:paraId="29C27DFA" w14:textId="77777777" w:rsidTr="00C9009B">
        <w:trPr>
          <w:cantSplit/>
        </w:trPr>
        <w:tc>
          <w:tcPr>
            <w:tcW w:w="3119" w:type="dxa"/>
          </w:tcPr>
          <w:p w14:paraId="44E03D8B" w14:textId="77777777" w:rsidR="00C9009B" w:rsidRDefault="006E2142">
            <w:pPr>
              <w:ind w:firstLine="0"/>
              <w:jc w:val="left"/>
            </w:pPr>
            <w:r>
              <w:t>payload.billingAddress.postalCode</w:t>
            </w:r>
          </w:p>
        </w:tc>
        <w:tc>
          <w:tcPr>
            <w:tcW w:w="3119" w:type="dxa"/>
          </w:tcPr>
          <w:p w14:paraId="69A5D84F" w14:textId="77777777" w:rsidR="00C9009B" w:rsidRDefault="006E2142">
            <w:pPr>
              <w:ind w:firstLine="0"/>
              <w:jc w:val="left"/>
            </w:pPr>
            <w:r>
              <w:t>String</w:t>
            </w:r>
          </w:p>
        </w:tc>
        <w:tc>
          <w:tcPr>
            <w:tcW w:w="3119" w:type="dxa"/>
          </w:tcPr>
          <w:p w14:paraId="1A682E3C" w14:textId="77777777" w:rsidR="00C9009B" w:rsidRDefault="006E2142">
            <w:pPr>
              <w:ind w:firstLine="0"/>
              <w:jc w:val="left"/>
            </w:pPr>
            <w:r>
              <w:t>Postal code.</w:t>
            </w:r>
          </w:p>
        </w:tc>
      </w:tr>
      <w:tr w:rsidR="00C9009B" w14:paraId="63B6B1A6" w14:textId="77777777" w:rsidTr="00C9009B">
        <w:trPr>
          <w:cantSplit/>
        </w:trPr>
        <w:tc>
          <w:tcPr>
            <w:tcW w:w="3119" w:type="dxa"/>
          </w:tcPr>
          <w:p w14:paraId="2567B2EB" w14:textId="77777777" w:rsidR="00C9009B" w:rsidRDefault="006E2142">
            <w:pPr>
              <w:ind w:firstLine="0"/>
              <w:jc w:val="left"/>
            </w:pPr>
            <w:r>
              <w:t>payload.billingAddress.countryCode</w:t>
            </w:r>
          </w:p>
        </w:tc>
        <w:tc>
          <w:tcPr>
            <w:tcW w:w="3119" w:type="dxa"/>
          </w:tcPr>
          <w:p w14:paraId="1647A5B5" w14:textId="77777777" w:rsidR="00C9009B" w:rsidRDefault="006E2142">
            <w:pPr>
              <w:ind w:firstLine="0"/>
              <w:jc w:val="left"/>
            </w:pPr>
            <w:r>
              <w:t>Integer</w:t>
            </w:r>
          </w:p>
        </w:tc>
        <w:tc>
          <w:tcPr>
            <w:tcW w:w="3119" w:type="dxa"/>
          </w:tcPr>
          <w:p w14:paraId="55ACDD68" w14:textId="77777777" w:rsidR="00C9009B" w:rsidRDefault="006E2142">
            <w:pPr>
              <w:ind w:firstLine="0"/>
              <w:jc w:val="left"/>
            </w:pPr>
            <w:r>
              <w:t>Country code.</w:t>
            </w:r>
          </w:p>
        </w:tc>
      </w:tr>
    </w:tbl>
    <w:p w14:paraId="72CA2975" w14:textId="77777777" w:rsidR="00C9009B" w:rsidRDefault="006E2142">
      <w:pPr>
        <w:spacing w:after="0"/>
        <w:ind w:firstLine="0"/>
        <w:jc w:val="left"/>
      </w:pPr>
      <w:r>
        <w:rPr>
          <w:b/>
        </w:rPr>
        <w:t>Response body — HTTP 200</w:t>
      </w:r>
    </w:p>
    <w:tbl>
      <w:tblPr>
        <w:tblStyle w:val="TableGrid"/>
        <w:tblW w:w="0" w:type="auto"/>
        <w:tblLook w:val="04A0" w:firstRow="1" w:lastRow="0" w:firstColumn="1" w:lastColumn="0" w:noHBand="0" w:noVBand="1"/>
      </w:tblPr>
      <w:tblGrid>
        <w:gridCol w:w="3116"/>
        <w:gridCol w:w="3115"/>
        <w:gridCol w:w="3116"/>
      </w:tblGrid>
      <w:tr w:rsidR="00C9009B" w14:paraId="6B05560D"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50A56CE2" w14:textId="77777777" w:rsidR="00C9009B" w:rsidRDefault="006E2142">
            <w:pPr>
              <w:ind w:firstLine="0"/>
              <w:jc w:val="left"/>
            </w:pPr>
            <w:r>
              <w:t>Field name</w:t>
            </w:r>
          </w:p>
        </w:tc>
        <w:tc>
          <w:tcPr>
            <w:tcW w:w="3119" w:type="dxa"/>
            <w:shd w:val="clear" w:color="auto" w:fill="D9EAF7"/>
            <w:vAlign w:val="top"/>
          </w:tcPr>
          <w:p w14:paraId="754EEBD8" w14:textId="77777777" w:rsidR="00C9009B" w:rsidRDefault="006E2142">
            <w:pPr>
              <w:ind w:firstLine="0"/>
              <w:jc w:val="left"/>
            </w:pPr>
            <w:r>
              <w:t>Data type</w:t>
            </w:r>
          </w:p>
        </w:tc>
        <w:tc>
          <w:tcPr>
            <w:tcW w:w="3119" w:type="dxa"/>
            <w:shd w:val="clear" w:color="auto" w:fill="D9EAF7"/>
            <w:vAlign w:val="top"/>
          </w:tcPr>
          <w:p w14:paraId="6FBAC430" w14:textId="77777777" w:rsidR="00C9009B" w:rsidRDefault="006E2142">
            <w:pPr>
              <w:ind w:firstLine="0"/>
              <w:jc w:val="left"/>
            </w:pPr>
            <w:r>
              <w:t>Description</w:t>
            </w:r>
          </w:p>
        </w:tc>
      </w:tr>
      <w:tr w:rsidR="00C9009B" w14:paraId="210502EF" w14:textId="77777777" w:rsidTr="00C9009B">
        <w:trPr>
          <w:cantSplit/>
        </w:trPr>
        <w:tc>
          <w:tcPr>
            <w:tcW w:w="3119" w:type="dxa"/>
          </w:tcPr>
          <w:p w14:paraId="46C33139" w14:textId="77777777" w:rsidR="00C9009B" w:rsidRDefault="006E2142">
            <w:pPr>
              <w:ind w:firstLine="0"/>
              <w:jc w:val="left"/>
            </w:pPr>
            <w:r>
              <w:t>code</w:t>
            </w:r>
          </w:p>
        </w:tc>
        <w:tc>
          <w:tcPr>
            <w:tcW w:w="3119" w:type="dxa"/>
          </w:tcPr>
          <w:p w14:paraId="49444554" w14:textId="77777777" w:rsidR="00C9009B" w:rsidRDefault="006E2142">
            <w:pPr>
              <w:ind w:firstLine="0"/>
              <w:jc w:val="left"/>
            </w:pPr>
            <w:r>
              <w:t>String</w:t>
            </w:r>
          </w:p>
        </w:tc>
        <w:tc>
          <w:tcPr>
            <w:tcW w:w="3119" w:type="dxa"/>
          </w:tcPr>
          <w:p w14:paraId="5B247763" w14:textId="77777777" w:rsidR="00C9009B" w:rsidRDefault="006E2142">
            <w:pPr>
              <w:ind w:firstLine="0"/>
              <w:jc w:val="left"/>
            </w:pPr>
            <w:r>
              <w:t>Response code; thành công trả về SUCCESS.</w:t>
            </w:r>
          </w:p>
        </w:tc>
      </w:tr>
      <w:tr w:rsidR="00C9009B" w14:paraId="76DFC7B1" w14:textId="77777777" w:rsidTr="00C9009B">
        <w:trPr>
          <w:cantSplit/>
        </w:trPr>
        <w:tc>
          <w:tcPr>
            <w:tcW w:w="3119" w:type="dxa"/>
          </w:tcPr>
          <w:p w14:paraId="584E48DD" w14:textId="77777777" w:rsidR="00C9009B" w:rsidRDefault="006E2142">
            <w:pPr>
              <w:ind w:firstLine="0"/>
              <w:jc w:val="left"/>
            </w:pPr>
            <w:r>
              <w:t>message</w:t>
            </w:r>
          </w:p>
        </w:tc>
        <w:tc>
          <w:tcPr>
            <w:tcW w:w="3119" w:type="dxa"/>
          </w:tcPr>
          <w:p w14:paraId="4E4E2F69" w14:textId="77777777" w:rsidR="00C9009B" w:rsidRDefault="006E2142">
            <w:pPr>
              <w:ind w:firstLine="0"/>
              <w:jc w:val="left"/>
            </w:pPr>
            <w:r>
              <w:t>String</w:t>
            </w:r>
          </w:p>
        </w:tc>
        <w:tc>
          <w:tcPr>
            <w:tcW w:w="3119" w:type="dxa"/>
          </w:tcPr>
          <w:p w14:paraId="287DA2EB" w14:textId="77777777" w:rsidR="00C9009B" w:rsidRDefault="006E2142">
            <w:pPr>
              <w:ind w:firstLine="0"/>
              <w:jc w:val="left"/>
            </w:pPr>
            <w:r>
              <w:t>Response message.</w:t>
            </w:r>
          </w:p>
        </w:tc>
      </w:tr>
      <w:tr w:rsidR="00C9009B" w14:paraId="10B761E3" w14:textId="77777777" w:rsidTr="00C9009B">
        <w:trPr>
          <w:cantSplit/>
        </w:trPr>
        <w:tc>
          <w:tcPr>
            <w:tcW w:w="3119" w:type="dxa"/>
          </w:tcPr>
          <w:p w14:paraId="01FCC598" w14:textId="77777777" w:rsidR="00C9009B" w:rsidRDefault="006E2142">
            <w:pPr>
              <w:ind w:firstLine="0"/>
              <w:jc w:val="left"/>
            </w:pPr>
            <w:r>
              <w:t>data</w:t>
            </w:r>
          </w:p>
        </w:tc>
        <w:tc>
          <w:tcPr>
            <w:tcW w:w="3119" w:type="dxa"/>
          </w:tcPr>
          <w:p w14:paraId="59350819" w14:textId="77777777" w:rsidR="00C9009B" w:rsidRDefault="006E2142">
            <w:pPr>
              <w:ind w:firstLine="0"/>
              <w:jc w:val="left"/>
            </w:pPr>
            <w:r>
              <w:t>Object</w:t>
            </w:r>
          </w:p>
        </w:tc>
        <w:tc>
          <w:tcPr>
            <w:tcW w:w="3119" w:type="dxa"/>
          </w:tcPr>
          <w:p w14:paraId="6284838B" w14:textId="77777777" w:rsidR="00C9009B" w:rsidRDefault="006E2142">
            <w:pPr>
              <w:ind w:firstLine="0"/>
              <w:jc w:val="left"/>
            </w:pPr>
            <w:r>
              <w:t>Wallet digitization data.</w:t>
            </w:r>
          </w:p>
        </w:tc>
      </w:tr>
      <w:tr w:rsidR="00C9009B" w14:paraId="45FA0B7F" w14:textId="77777777" w:rsidTr="00C9009B">
        <w:trPr>
          <w:cantSplit/>
        </w:trPr>
        <w:tc>
          <w:tcPr>
            <w:tcW w:w="3119" w:type="dxa"/>
          </w:tcPr>
          <w:p w14:paraId="6632F4A4" w14:textId="77777777" w:rsidR="00C9009B" w:rsidRDefault="006E2142">
            <w:pPr>
              <w:ind w:firstLine="0"/>
              <w:jc w:val="left"/>
            </w:pPr>
            <w:r>
              <w:t>data.pushOpaqueData</w:t>
            </w:r>
          </w:p>
        </w:tc>
        <w:tc>
          <w:tcPr>
            <w:tcW w:w="3119" w:type="dxa"/>
          </w:tcPr>
          <w:p w14:paraId="4BE013BD" w14:textId="77777777" w:rsidR="00C9009B" w:rsidRDefault="006E2142">
            <w:pPr>
              <w:ind w:firstLine="0"/>
              <w:jc w:val="left"/>
            </w:pPr>
            <w:r>
              <w:t>String</w:t>
            </w:r>
          </w:p>
        </w:tc>
        <w:tc>
          <w:tcPr>
            <w:tcW w:w="3119" w:type="dxa"/>
          </w:tcPr>
          <w:p w14:paraId="6E622388" w14:textId="77777777" w:rsidR="00C9009B" w:rsidRDefault="006E2142">
            <w:pPr>
              <w:ind w:firstLine="0"/>
              <w:jc w:val="left"/>
            </w:pPr>
            <w:r>
              <w:t>Opaque data trả về cho wallet.</w:t>
            </w:r>
          </w:p>
        </w:tc>
      </w:tr>
      <w:tr w:rsidR="00C9009B" w14:paraId="5AF5F08E" w14:textId="77777777" w:rsidTr="00C9009B">
        <w:trPr>
          <w:cantSplit/>
        </w:trPr>
        <w:tc>
          <w:tcPr>
            <w:tcW w:w="3119" w:type="dxa"/>
          </w:tcPr>
          <w:p w14:paraId="2497E0FA" w14:textId="77777777" w:rsidR="00C9009B" w:rsidRDefault="006E2142">
            <w:pPr>
              <w:ind w:firstLine="0"/>
              <w:jc w:val="left"/>
            </w:pPr>
            <w:r>
              <w:lastRenderedPageBreak/>
              <w:t>data.appleData</w:t>
            </w:r>
          </w:p>
        </w:tc>
        <w:tc>
          <w:tcPr>
            <w:tcW w:w="3119" w:type="dxa"/>
          </w:tcPr>
          <w:p w14:paraId="719EA87D" w14:textId="77777777" w:rsidR="00C9009B" w:rsidRDefault="006E2142">
            <w:pPr>
              <w:ind w:firstLine="0"/>
              <w:jc w:val="left"/>
            </w:pPr>
            <w:r>
              <w:t>Object</w:t>
            </w:r>
          </w:p>
        </w:tc>
        <w:tc>
          <w:tcPr>
            <w:tcW w:w="3119" w:type="dxa"/>
          </w:tcPr>
          <w:p w14:paraId="6EB2C329" w14:textId="77777777" w:rsidR="00C9009B" w:rsidRDefault="006E2142">
            <w:pPr>
              <w:ind w:firstLine="0"/>
              <w:jc w:val="left"/>
            </w:pPr>
            <w:r>
              <w:t>Response data cho Apple Pay.</w:t>
            </w:r>
          </w:p>
        </w:tc>
      </w:tr>
      <w:tr w:rsidR="00C9009B" w14:paraId="49BFEF7C" w14:textId="77777777" w:rsidTr="00C9009B">
        <w:trPr>
          <w:cantSplit/>
        </w:trPr>
        <w:tc>
          <w:tcPr>
            <w:tcW w:w="3119" w:type="dxa"/>
          </w:tcPr>
          <w:p w14:paraId="281A70BF" w14:textId="77777777" w:rsidR="00C9009B" w:rsidRDefault="006E2142">
            <w:pPr>
              <w:ind w:firstLine="0"/>
              <w:jc w:val="left"/>
            </w:pPr>
            <w:r>
              <w:t>data.appleData.activationData</w:t>
            </w:r>
          </w:p>
        </w:tc>
        <w:tc>
          <w:tcPr>
            <w:tcW w:w="3119" w:type="dxa"/>
          </w:tcPr>
          <w:p w14:paraId="19641E37" w14:textId="77777777" w:rsidR="00C9009B" w:rsidRDefault="006E2142">
            <w:pPr>
              <w:ind w:firstLine="0"/>
              <w:jc w:val="left"/>
            </w:pPr>
            <w:r>
              <w:t>String</w:t>
            </w:r>
          </w:p>
        </w:tc>
        <w:tc>
          <w:tcPr>
            <w:tcW w:w="3119" w:type="dxa"/>
          </w:tcPr>
          <w:p w14:paraId="30E7DAC1" w14:textId="77777777" w:rsidR="00C9009B" w:rsidRDefault="006E2142">
            <w:pPr>
              <w:ind w:firstLine="0"/>
              <w:jc w:val="left"/>
            </w:pPr>
            <w:r>
              <w:t>Activation data cho Apple Pay.</w:t>
            </w:r>
          </w:p>
        </w:tc>
      </w:tr>
      <w:tr w:rsidR="00C9009B" w14:paraId="7E51D833" w14:textId="77777777" w:rsidTr="00C9009B">
        <w:trPr>
          <w:cantSplit/>
        </w:trPr>
        <w:tc>
          <w:tcPr>
            <w:tcW w:w="3119" w:type="dxa"/>
          </w:tcPr>
          <w:p w14:paraId="63534BED" w14:textId="77777777" w:rsidR="00C9009B" w:rsidRDefault="006E2142">
            <w:pPr>
              <w:ind w:firstLine="0"/>
              <w:jc w:val="left"/>
            </w:pPr>
            <w:r>
              <w:t>data.appleData.ephemeralPublicKey</w:t>
            </w:r>
          </w:p>
        </w:tc>
        <w:tc>
          <w:tcPr>
            <w:tcW w:w="3119" w:type="dxa"/>
          </w:tcPr>
          <w:p w14:paraId="0D94A1CF" w14:textId="77777777" w:rsidR="00C9009B" w:rsidRDefault="006E2142">
            <w:pPr>
              <w:ind w:firstLine="0"/>
              <w:jc w:val="left"/>
            </w:pPr>
            <w:r>
              <w:t>String</w:t>
            </w:r>
          </w:p>
        </w:tc>
        <w:tc>
          <w:tcPr>
            <w:tcW w:w="3119" w:type="dxa"/>
          </w:tcPr>
          <w:p w14:paraId="1A104C75" w14:textId="77777777" w:rsidR="00C9009B" w:rsidRDefault="006E2142">
            <w:pPr>
              <w:ind w:firstLine="0"/>
              <w:jc w:val="left"/>
            </w:pPr>
            <w:r>
              <w:t>Ephemeral public key.</w:t>
            </w:r>
          </w:p>
        </w:tc>
      </w:tr>
      <w:tr w:rsidR="00C9009B" w14:paraId="36148F9D" w14:textId="77777777" w:rsidTr="00C9009B">
        <w:trPr>
          <w:cantSplit/>
        </w:trPr>
        <w:tc>
          <w:tcPr>
            <w:tcW w:w="3119" w:type="dxa"/>
          </w:tcPr>
          <w:p w14:paraId="24E02978" w14:textId="77777777" w:rsidR="00C9009B" w:rsidRDefault="006E2142">
            <w:pPr>
              <w:ind w:firstLine="0"/>
              <w:jc w:val="left"/>
            </w:pPr>
            <w:r>
              <w:t>data.appleData.encryptedPassData</w:t>
            </w:r>
          </w:p>
        </w:tc>
        <w:tc>
          <w:tcPr>
            <w:tcW w:w="3119" w:type="dxa"/>
          </w:tcPr>
          <w:p w14:paraId="46A3ADB2" w14:textId="77777777" w:rsidR="00C9009B" w:rsidRDefault="006E2142">
            <w:pPr>
              <w:ind w:firstLine="0"/>
              <w:jc w:val="left"/>
            </w:pPr>
            <w:r>
              <w:t>String</w:t>
            </w:r>
          </w:p>
        </w:tc>
        <w:tc>
          <w:tcPr>
            <w:tcW w:w="3119" w:type="dxa"/>
          </w:tcPr>
          <w:p w14:paraId="104B5BFC" w14:textId="77777777" w:rsidR="00C9009B" w:rsidRDefault="006E2142">
            <w:pPr>
              <w:ind w:firstLine="0"/>
              <w:jc w:val="left"/>
            </w:pPr>
            <w:r>
              <w:t>Pass data đã mã hóa.</w:t>
            </w:r>
          </w:p>
        </w:tc>
      </w:tr>
      <w:tr w:rsidR="00C9009B" w14:paraId="2D2DD2D4" w14:textId="77777777" w:rsidTr="00C9009B">
        <w:trPr>
          <w:cantSplit/>
        </w:trPr>
        <w:tc>
          <w:tcPr>
            <w:tcW w:w="3119" w:type="dxa"/>
          </w:tcPr>
          <w:p w14:paraId="4DD6554C" w14:textId="77777777" w:rsidR="00C9009B" w:rsidRDefault="006E2142">
            <w:pPr>
              <w:ind w:firstLine="0"/>
              <w:jc w:val="left"/>
            </w:pPr>
            <w:r>
              <w:t>data.googleData</w:t>
            </w:r>
          </w:p>
        </w:tc>
        <w:tc>
          <w:tcPr>
            <w:tcW w:w="3119" w:type="dxa"/>
          </w:tcPr>
          <w:p w14:paraId="32932797" w14:textId="77777777" w:rsidR="00C9009B" w:rsidRDefault="006E2142">
            <w:pPr>
              <w:ind w:firstLine="0"/>
              <w:jc w:val="left"/>
            </w:pPr>
            <w:r>
              <w:t>Object</w:t>
            </w:r>
          </w:p>
        </w:tc>
        <w:tc>
          <w:tcPr>
            <w:tcW w:w="3119" w:type="dxa"/>
          </w:tcPr>
          <w:p w14:paraId="5262A3AC" w14:textId="77777777" w:rsidR="00C9009B" w:rsidRDefault="006E2142">
            <w:pPr>
              <w:ind w:firstLine="0"/>
              <w:jc w:val="left"/>
            </w:pPr>
            <w:r>
              <w:t>Response data cho Google Pay.</w:t>
            </w:r>
          </w:p>
        </w:tc>
      </w:tr>
      <w:tr w:rsidR="00C9009B" w14:paraId="42910452" w14:textId="77777777" w:rsidTr="00C9009B">
        <w:trPr>
          <w:cantSplit/>
        </w:trPr>
        <w:tc>
          <w:tcPr>
            <w:tcW w:w="3119" w:type="dxa"/>
          </w:tcPr>
          <w:p w14:paraId="51FDE495" w14:textId="77777777" w:rsidR="00C9009B" w:rsidRDefault="006E2142">
            <w:pPr>
              <w:ind w:firstLine="0"/>
              <w:jc w:val="left"/>
            </w:pPr>
            <w:r>
              <w:t>data.googleData.opc</w:t>
            </w:r>
          </w:p>
        </w:tc>
        <w:tc>
          <w:tcPr>
            <w:tcW w:w="3119" w:type="dxa"/>
          </w:tcPr>
          <w:p w14:paraId="1437129B" w14:textId="77777777" w:rsidR="00C9009B" w:rsidRDefault="006E2142">
            <w:pPr>
              <w:ind w:firstLine="0"/>
              <w:jc w:val="left"/>
            </w:pPr>
            <w:r>
              <w:t>String</w:t>
            </w:r>
          </w:p>
        </w:tc>
        <w:tc>
          <w:tcPr>
            <w:tcW w:w="3119" w:type="dxa"/>
          </w:tcPr>
          <w:p w14:paraId="1FD17C0F" w14:textId="77777777" w:rsidR="00C9009B" w:rsidRDefault="006E2142">
            <w:pPr>
              <w:ind w:firstLine="0"/>
              <w:jc w:val="left"/>
            </w:pPr>
            <w:r>
              <w:t>OPC được encode Base64.</w:t>
            </w:r>
          </w:p>
        </w:tc>
      </w:tr>
      <w:tr w:rsidR="00C9009B" w14:paraId="38A25BC1" w14:textId="77777777" w:rsidTr="00C9009B">
        <w:trPr>
          <w:cantSplit/>
        </w:trPr>
        <w:tc>
          <w:tcPr>
            <w:tcW w:w="3119" w:type="dxa"/>
          </w:tcPr>
          <w:p w14:paraId="505F9275" w14:textId="77777777" w:rsidR="00C9009B" w:rsidRDefault="006E2142">
            <w:pPr>
              <w:ind w:firstLine="0"/>
              <w:jc w:val="left"/>
            </w:pPr>
            <w:r>
              <w:t>data.samsungData</w:t>
            </w:r>
          </w:p>
        </w:tc>
        <w:tc>
          <w:tcPr>
            <w:tcW w:w="3119" w:type="dxa"/>
          </w:tcPr>
          <w:p w14:paraId="7D827615" w14:textId="77777777" w:rsidR="00C9009B" w:rsidRDefault="006E2142">
            <w:pPr>
              <w:ind w:firstLine="0"/>
              <w:jc w:val="left"/>
            </w:pPr>
            <w:r>
              <w:t>Object</w:t>
            </w:r>
          </w:p>
        </w:tc>
        <w:tc>
          <w:tcPr>
            <w:tcW w:w="3119" w:type="dxa"/>
          </w:tcPr>
          <w:p w14:paraId="10F8ECD5" w14:textId="77777777" w:rsidR="00C9009B" w:rsidRDefault="006E2142">
            <w:pPr>
              <w:ind w:firstLine="0"/>
              <w:jc w:val="left"/>
            </w:pPr>
            <w:r>
              <w:t>Response data cho Samsung Pay.</w:t>
            </w:r>
          </w:p>
        </w:tc>
      </w:tr>
      <w:tr w:rsidR="00C9009B" w14:paraId="4FD8B0EB" w14:textId="77777777" w:rsidTr="00C9009B">
        <w:trPr>
          <w:cantSplit/>
        </w:trPr>
        <w:tc>
          <w:tcPr>
            <w:tcW w:w="3119" w:type="dxa"/>
          </w:tcPr>
          <w:p w14:paraId="47A6D3AE" w14:textId="77777777" w:rsidR="00C9009B" w:rsidRDefault="006E2142">
            <w:pPr>
              <w:ind w:firstLine="0"/>
              <w:jc w:val="left"/>
            </w:pPr>
            <w:r>
              <w:t>data.samsungData.extraProvisionPayload</w:t>
            </w:r>
          </w:p>
        </w:tc>
        <w:tc>
          <w:tcPr>
            <w:tcW w:w="3119" w:type="dxa"/>
          </w:tcPr>
          <w:p w14:paraId="66138882" w14:textId="77777777" w:rsidR="00C9009B" w:rsidRDefault="006E2142">
            <w:pPr>
              <w:ind w:firstLine="0"/>
              <w:jc w:val="left"/>
            </w:pPr>
            <w:r>
              <w:t>String</w:t>
            </w:r>
          </w:p>
        </w:tc>
        <w:tc>
          <w:tcPr>
            <w:tcW w:w="3119" w:type="dxa"/>
          </w:tcPr>
          <w:p w14:paraId="1668DC50" w14:textId="77777777" w:rsidR="00C9009B" w:rsidRDefault="006E2142">
            <w:pPr>
              <w:ind w:firstLine="0"/>
              <w:jc w:val="left"/>
            </w:pPr>
            <w:r>
              <w:t>Payload bổ sung cho provisioning.</w:t>
            </w:r>
          </w:p>
        </w:tc>
      </w:tr>
      <w:tr w:rsidR="00C9009B" w14:paraId="484C75BB" w14:textId="77777777" w:rsidTr="00C9009B">
        <w:trPr>
          <w:cantSplit/>
        </w:trPr>
        <w:tc>
          <w:tcPr>
            <w:tcW w:w="3119" w:type="dxa"/>
          </w:tcPr>
          <w:p w14:paraId="470808A1" w14:textId="77777777" w:rsidR="00C9009B" w:rsidRDefault="006E2142">
            <w:pPr>
              <w:ind w:firstLine="0"/>
              <w:jc w:val="left"/>
            </w:pPr>
            <w:r>
              <w:t>data.issuerData</w:t>
            </w:r>
          </w:p>
        </w:tc>
        <w:tc>
          <w:tcPr>
            <w:tcW w:w="3119" w:type="dxa"/>
          </w:tcPr>
          <w:p w14:paraId="1A3FD97D" w14:textId="77777777" w:rsidR="00C9009B" w:rsidRDefault="006E2142">
            <w:pPr>
              <w:ind w:firstLine="0"/>
              <w:jc w:val="left"/>
            </w:pPr>
            <w:r>
              <w:t>Object</w:t>
            </w:r>
          </w:p>
        </w:tc>
        <w:tc>
          <w:tcPr>
            <w:tcW w:w="3119" w:type="dxa"/>
          </w:tcPr>
          <w:p w14:paraId="1E875173" w14:textId="77777777" w:rsidR="00C9009B" w:rsidRDefault="006E2142">
            <w:pPr>
              <w:ind w:firstLine="0"/>
              <w:jc w:val="left"/>
            </w:pPr>
            <w:r>
              <w:t>Response data cho issuer wallet.</w:t>
            </w:r>
          </w:p>
        </w:tc>
      </w:tr>
      <w:tr w:rsidR="00C9009B" w14:paraId="6E07D038" w14:textId="77777777" w:rsidTr="00C9009B">
        <w:trPr>
          <w:cantSplit/>
        </w:trPr>
        <w:tc>
          <w:tcPr>
            <w:tcW w:w="3119" w:type="dxa"/>
          </w:tcPr>
          <w:p w14:paraId="384D4F51" w14:textId="77777777" w:rsidR="00C9009B" w:rsidRDefault="006E2142">
            <w:pPr>
              <w:ind w:firstLine="0"/>
              <w:jc w:val="left"/>
            </w:pPr>
            <w:r>
              <w:t>data.issuerData.provisionCryptograms</w:t>
            </w:r>
          </w:p>
        </w:tc>
        <w:tc>
          <w:tcPr>
            <w:tcW w:w="3119" w:type="dxa"/>
          </w:tcPr>
          <w:p w14:paraId="08E89BBD" w14:textId="77777777" w:rsidR="00C9009B" w:rsidRDefault="006E2142">
            <w:pPr>
              <w:ind w:firstLine="0"/>
              <w:jc w:val="left"/>
            </w:pPr>
            <w:r>
              <w:t>String</w:t>
            </w:r>
          </w:p>
        </w:tc>
        <w:tc>
          <w:tcPr>
            <w:tcW w:w="3119" w:type="dxa"/>
          </w:tcPr>
          <w:p w14:paraId="5EAB55CF" w14:textId="77777777" w:rsidR="00C9009B" w:rsidRDefault="006E2142">
            <w:pPr>
              <w:ind w:firstLine="0"/>
              <w:jc w:val="left"/>
            </w:pPr>
            <w:r>
              <w:t>Provisioning cryptogram.</w:t>
            </w:r>
          </w:p>
        </w:tc>
      </w:tr>
      <w:tr w:rsidR="00C9009B" w14:paraId="7D6EA87E" w14:textId="77777777" w:rsidTr="00C9009B">
        <w:trPr>
          <w:cantSplit/>
        </w:trPr>
        <w:tc>
          <w:tcPr>
            <w:tcW w:w="3119" w:type="dxa"/>
          </w:tcPr>
          <w:p w14:paraId="3CCBF55F" w14:textId="77777777" w:rsidR="00C9009B" w:rsidRDefault="006E2142">
            <w:pPr>
              <w:ind w:firstLine="0"/>
              <w:jc w:val="left"/>
            </w:pPr>
            <w:r>
              <w:lastRenderedPageBreak/>
              <w:t>timestamp</w:t>
            </w:r>
          </w:p>
        </w:tc>
        <w:tc>
          <w:tcPr>
            <w:tcW w:w="3119" w:type="dxa"/>
          </w:tcPr>
          <w:p w14:paraId="77910F41" w14:textId="77777777" w:rsidR="00C9009B" w:rsidRDefault="006E2142">
            <w:pPr>
              <w:ind w:firstLine="0"/>
              <w:jc w:val="left"/>
            </w:pPr>
            <w:r>
              <w:t>Instant</w:t>
            </w:r>
          </w:p>
        </w:tc>
        <w:tc>
          <w:tcPr>
            <w:tcW w:w="3119" w:type="dxa"/>
          </w:tcPr>
          <w:p w14:paraId="13033756" w14:textId="77777777" w:rsidR="00C9009B" w:rsidRDefault="006E2142">
            <w:pPr>
              <w:ind w:firstLine="0"/>
              <w:jc w:val="left"/>
            </w:pPr>
            <w:r>
              <w:t>Thời điểm trả response theo chuẩn ISO-8601.</w:t>
            </w:r>
          </w:p>
        </w:tc>
      </w:tr>
      <w:tr w:rsidR="00C9009B" w14:paraId="12C6E1E0" w14:textId="77777777" w:rsidTr="00C9009B">
        <w:trPr>
          <w:cantSplit/>
        </w:trPr>
        <w:tc>
          <w:tcPr>
            <w:tcW w:w="3119" w:type="dxa"/>
          </w:tcPr>
          <w:p w14:paraId="1942EA34" w14:textId="77777777" w:rsidR="00C9009B" w:rsidRDefault="006E2142">
            <w:pPr>
              <w:ind w:firstLine="0"/>
              <w:jc w:val="left"/>
            </w:pPr>
            <w:r>
              <w:t>traceId</w:t>
            </w:r>
          </w:p>
        </w:tc>
        <w:tc>
          <w:tcPr>
            <w:tcW w:w="3119" w:type="dxa"/>
          </w:tcPr>
          <w:p w14:paraId="371F8D41" w14:textId="77777777" w:rsidR="00C9009B" w:rsidRDefault="006E2142">
            <w:pPr>
              <w:ind w:firstLine="0"/>
              <w:jc w:val="left"/>
            </w:pPr>
            <w:r>
              <w:t>String</w:t>
            </w:r>
          </w:p>
        </w:tc>
        <w:tc>
          <w:tcPr>
            <w:tcW w:w="3119" w:type="dxa"/>
          </w:tcPr>
          <w:p w14:paraId="507AD193" w14:textId="77777777" w:rsidR="00C9009B" w:rsidRDefault="006E2142">
            <w:pPr>
              <w:ind w:firstLine="0"/>
              <w:jc w:val="left"/>
            </w:pPr>
            <w:r>
              <w:t>Trace ID của request.</w:t>
            </w:r>
          </w:p>
        </w:tc>
      </w:tr>
      <w:tr w:rsidR="00C9009B" w14:paraId="70FCEBDC" w14:textId="77777777" w:rsidTr="00C9009B">
        <w:trPr>
          <w:cantSplit/>
        </w:trPr>
        <w:tc>
          <w:tcPr>
            <w:tcW w:w="3119" w:type="dxa"/>
          </w:tcPr>
          <w:p w14:paraId="72D4104F" w14:textId="77777777" w:rsidR="00C9009B" w:rsidRDefault="006E2142">
            <w:pPr>
              <w:ind w:firstLine="0"/>
              <w:jc w:val="left"/>
            </w:pPr>
            <w:r>
              <w:t>correlationId</w:t>
            </w:r>
          </w:p>
        </w:tc>
        <w:tc>
          <w:tcPr>
            <w:tcW w:w="3119" w:type="dxa"/>
          </w:tcPr>
          <w:p w14:paraId="4C82A0E8" w14:textId="77777777" w:rsidR="00C9009B" w:rsidRDefault="006E2142">
            <w:pPr>
              <w:ind w:firstLine="0"/>
              <w:jc w:val="left"/>
            </w:pPr>
            <w:r>
              <w:t>String</w:t>
            </w:r>
          </w:p>
        </w:tc>
        <w:tc>
          <w:tcPr>
            <w:tcW w:w="3119" w:type="dxa"/>
          </w:tcPr>
          <w:p w14:paraId="4A63C803" w14:textId="77777777" w:rsidR="00C9009B" w:rsidRDefault="006E2142">
            <w:pPr>
              <w:ind w:firstLine="0"/>
              <w:jc w:val="left"/>
            </w:pPr>
            <w:r>
              <w:t>Correlation ID dùng xuyên suốt giao dịch.</w:t>
            </w:r>
          </w:p>
        </w:tc>
      </w:tr>
      <w:tr w:rsidR="00C9009B" w14:paraId="5664A53E" w14:textId="77777777" w:rsidTr="00C9009B">
        <w:trPr>
          <w:cantSplit/>
        </w:trPr>
        <w:tc>
          <w:tcPr>
            <w:tcW w:w="3119" w:type="dxa"/>
          </w:tcPr>
          <w:p w14:paraId="31F14FC8" w14:textId="77777777" w:rsidR="00C9009B" w:rsidRDefault="006E2142">
            <w:pPr>
              <w:ind w:firstLine="0"/>
              <w:jc w:val="left"/>
            </w:pPr>
            <w:r>
              <w:t>requestId</w:t>
            </w:r>
          </w:p>
        </w:tc>
        <w:tc>
          <w:tcPr>
            <w:tcW w:w="3119" w:type="dxa"/>
          </w:tcPr>
          <w:p w14:paraId="118E850D" w14:textId="77777777" w:rsidR="00C9009B" w:rsidRDefault="006E2142">
            <w:pPr>
              <w:ind w:firstLine="0"/>
              <w:jc w:val="left"/>
            </w:pPr>
            <w:r>
              <w:t>String</w:t>
            </w:r>
          </w:p>
        </w:tc>
        <w:tc>
          <w:tcPr>
            <w:tcW w:w="3119" w:type="dxa"/>
          </w:tcPr>
          <w:p w14:paraId="2392EB96" w14:textId="77777777" w:rsidR="00C9009B" w:rsidRDefault="006E2142">
            <w:pPr>
              <w:ind w:firstLine="0"/>
              <w:jc w:val="left"/>
            </w:pPr>
            <w:r>
              <w:t>Request ID.</w:t>
            </w:r>
          </w:p>
        </w:tc>
      </w:tr>
      <w:tr w:rsidR="00C9009B" w14:paraId="5BB6A0AA" w14:textId="77777777" w:rsidTr="00C9009B">
        <w:trPr>
          <w:cantSplit/>
        </w:trPr>
        <w:tc>
          <w:tcPr>
            <w:tcW w:w="3119" w:type="dxa"/>
          </w:tcPr>
          <w:p w14:paraId="6E242DDD" w14:textId="77777777" w:rsidR="00C9009B" w:rsidRDefault="006E2142">
            <w:pPr>
              <w:ind w:firstLine="0"/>
              <w:jc w:val="left"/>
            </w:pPr>
            <w:r>
              <w:t>metadata</w:t>
            </w:r>
          </w:p>
        </w:tc>
        <w:tc>
          <w:tcPr>
            <w:tcW w:w="3119" w:type="dxa"/>
          </w:tcPr>
          <w:p w14:paraId="7D00582A" w14:textId="77777777" w:rsidR="00C9009B" w:rsidRDefault="006E2142">
            <w:pPr>
              <w:ind w:firstLine="0"/>
              <w:jc w:val="left"/>
            </w:pPr>
            <w:r>
              <w:t>Object</w:t>
            </w:r>
          </w:p>
        </w:tc>
        <w:tc>
          <w:tcPr>
            <w:tcW w:w="3119" w:type="dxa"/>
          </w:tcPr>
          <w:p w14:paraId="11433E38" w14:textId="77777777" w:rsidR="00C9009B" w:rsidRDefault="006E2142">
            <w:pPr>
              <w:ind w:firstLine="0"/>
              <w:jc w:val="left"/>
            </w:pPr>
            <w:r>
              <w:t>Metadata mở rộng của response.</w:t>
            </w:r>
          </w:p>
        </w:tc>
      </w:tr>
    </w:tbl>
    <w:p w14:paraId="083E8E0D" w14:textId="77777777" w:rsidR="00C9009B" w:rsidRDefault="00C9009B">
      <w:pPr>
        <w:spacing w:after="0"/>
        <w:ind w:firstLine="0"/>
        <w:jc w:val="left"/>
      </w:pPr>
    </w:p>
    <w:p w14:paraId="62DC389A" w14:textId="77777777" w:rsidR="00C9009B" w:rsidRDefault="006E2142">
      <w:pPr>
        <w:spacing w:before="120" w:after="0"/>
        <w:ind w:firstLine="0"/>
        <w:jc w:val="left"/>
      </w:pPr>
      <w:r>
        <w:rPr>
          <w:b/>
          <w:sz w:val="26"/>
        </w:rPr>
        <w:t>3. POST /api/v1/tokens/{id}/requestActivationMethods</w:t>
      </w:r>
    </w:p>
    <w:p w14:paraId="35744868" w14:textId="77777777" w:rsidR="00C9009B" w:rsidRDefault="006E2142">
      <w:pPr>
        <w:spacing w:after="0"/>
        <w:ind w:firstLine="0"/>
        <w:jc w:val="left"/>
      </w:pPr>
      <w:r>
        <w:t>Mô tả: API lấy danh sách activation method theo Token ID của Entrust.</w:t>
      </w:r>
    </w:p>
    <w:p w14:paraId="490A9D2A" w14:textId="77777777" w:rsidR="00C9009B" w:rsidRDefault="006E2142">
      <w:pPr>
        <w:spacing w:after="0"/>
        <w:ind w:firstLine="0"/>
        <w:jc w:val="left"/>
      </w:pPr>
      <w:r>
        <w:rPr>
          <w:b/>
        </w:rPr>
        <w:t>Request body</w:t>
      </w:r>
    </w:p>
    <w:tbl>
      <w:tblPr>
        <w:tblStyle w:val="TableGrid"/>
        <w:tblW w:w="0" w:type="auto"/>
        <w:tblLook w:val="04A0" w:firstRow="1" w:lastRow="0" w:firstColumn="1" w:lastColumn="0" w:noHBand="0" w:noVBand="1"/>
      </w:tblPr>
      <w:tblGrid>
        <w:gridCol w:w="3116"/>
        <w:gridCol w:w="3116"/>
        <w:gridCol w:w="3115"/>
      </w:tblGrid>
      <w:tr w:rsidR="00C9009B" w14:paraId="1AD951D1"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373C36DD" w14:textId="77777777" w:rsidR="00C9009B" w:rsidRDefault="006E2142">
            <w:pPr>
              <w:ind w:firstLine="0"/>
              <w:jc w:val="left"/>
            </w:pPr>
            <w:r>
              <w:t>Field name</w:t>
            </w:r>
          </w:p>
        </w:tc>
        <w:tc>
          <w:tcPr>
            <w:tcW w:w="3119" w:type="dxa"/>
            <w:shd w:val="clear" w:color="auto" w:fill="D9EAF7"/>
            <w:vAlign w:val="top"/>
          </w:tcPr>
          <w:p w14:paraId="1C1197A0" w14:textId="77777777" w:rsidR="00C9009B" w:rsidRDefault="006E2142">
            <w:pPr>
              <w:ind w:firstLine="0"/>
              <w:jc w:val="left"/>
            </w:pPr>
            <w:r>
              <w:t>Data type</w:t>
            </w:r>
          </w:p>
        </w:tc>
        <w:tc>
          <w:tcPr>
            <w:tcW w:w="3119" w:type="dxa"/>
            <w:shd w:val="clear" w:color="auto" w:fill="D9EAF7"/>
            <w:vAlign w:val="top"/>
          </w:tcPr>
          <w:p w14:paraId="69F298B5" w14:textId="77777777" w:rsidR="00C9009B" w:rsidRDefault="006E2142">
            <w:pPr>
              <w:ind w:firstLine="0"/>
              <w:jc w:val="left"/>
            </w:pPr>
            <w:r>
              <w:t>Description</w:t>
            </w:r>
          </w:p>
        </w:tc>
      </w:tr>
      <w:tr w:rsidR="00C9009B" w14:paraId="4FC3B49C" w14:textId="77777777" w:rsidTr="00C9009B">
        <w:trPr>
          <w:cantSplit/>
        </w:trPr>
        <w:tc>
          <w:tcPr>
            <w:tcW w:w="3119" w:type="dxa"/>
          </w:tcPr>
          <w:p w14:paraId="1E246E48" w14:textId="77777777" w:rsidR="00C9009B" w:rsidRDefault="006E2142">
            <w:pPr>
              <w:ind w:firstLine="0"/>
              <w:jc w:val="left"/>
            </w:pPr>
            <w:r>
              <w:t>tsp</w:t>
            </w:r>
          </w:p>
        </w:tc>
        <w:tc>
          <w:tcPr>
            <w:tcW w:w="3119" w:type="dxa"/>
          </w:tcPr>
          <w:p w14:paraId="76A79233" w14:textId="77777777" w:rsidR="00C9009B" w:rsidRDefault="006E2142">
            <w:pPr>
              <w:ind w:firstLine="0"/>
              <w:jc w:val="left"/>
            </w:pPr>
            <w:r>
              <w:t>TspType</w:t>
            </w:r>
          </w:p>
        </w:tc>
        <w:tc>
          <w:tcPr>
            <w:tcW w:w="3119" w:type="dxa"/>
          </w:tcPr>
          <w:p w14:paraId="15A0AAC3" w14:textId="77777777" w:rsidR="00C9009B" w:rsidRDefault="006E2142">
            <w:pPr>
              <w:ind w:firstLine="0"/>
              <w:jc w:val="left"/>
            </w:pPr>
            <w:r>
              <w:t>TSP xử lý tokenization; bắt buộc.</w:t>
            </w:r>
          </w:p>
        </w:tc>
      </w:tr>
      <w:tr w:rsidR="00C9009B" w14:paraId="319EE0D3" w14:textId="77777777" w:rsidTr="00C9009B">
        <w:trPr>
          <w:cantSplit/>
        </w:trPr>
        <w:tc>
          <w:tcPr>
            <w:tcW w:w="3119" w:type="dxa"/>
          </w:tcPr>
          <w:p w14:paraId="21F4A03D" w14:textId="77777777" w:rsidR="00C9009B" w:rsidRDefault="006E2142">
            <w:pPr>
              <w:ind w:firstLine="0"/>
              <w:jc w:val="left"/>
            </w:pPr>
            <w:r>
              <w:t>issuerCustomerId</w:t>
            </w:r>
          </w:p>
        </w:tc>
        <w:tc>
          <w:tcPr>
            <w:tcW w:w="3119" w:type="dxa"/>
          </w:tcPr>
          <w:p w14:paraId="40B3F64A" w14:textId="77777777" w:rsidR="00C9009B" w:rsidRDefault="006E2142">
            <w:pPr>
              <w:ind w:firstLine="0"/>
              <w:jc w:val="left"/>
            </w:pPr>
            <w:r>
              <w:t>String</w:t>
            </w:r>
          </w:p>
        </w:tc>
        <w:tc>
          <w:tcPr>
            <w:tcW w:w="3119" w:type="dxa"/>
          </w:tcPr>
          <w:p w14:paraId="52FC3C37" w14:textId="77777777" w:rsidR="00C9009B" w:rsidRDefault="006E2142">
            <w:pPr>
              <w:ind w:firstLine="0"/>
              <w:jc w:val="left"/>
            </w:pPr>
            <w:r>
              <w:t>Customer ID trên hệ thống issuer.</w:t>
            </w:r>
          </w:p>
        </w:tc>
      </w:tr>
      <w:tr w:rsidR="00C9009B" w14:paraId="1AD42463" w14:textId="77777777" w:rsidTr="00C9009B">
        <w:trPr>
          <w:cantSplit/>
        </w:trPr>
        <w:tc>
          <w:tcPr>
            <w:tcW w:w="3119" w:type="dxa"/>
          </w:tcPr>
          <w:p w14:paraId="3723C623" w14:textId="77777777" w:rsidR="00C9009B" w:rsidRDefault="006E2142">
            <w:pPr>
              <w:ind w:firstLine="0"/>
              <w:jc w:val="left"/>
            </w:pPr>
            <w:r>
              <w:t>issuerCardId</w:t>
            </w:r>
          </w:p>
        </w:tc>
        <w:tc>
          <w:tcPr>
            <w:tcW w:w="3119" w:type="dxa"/>
          </w:tcPr>
          <w:p w14:paraId="7274EB21" w14:textId="77777777" w:rsidR="00C9009B" w:rsidRDefault="006E2142">
            <w:pPr>
              <w:ind w:firstLine="0"/>
              <w:jc w:val="left"/>
            </w:pPr>
            <w:r>
              <w:t>String</w:t>
            </w:r>
          </w:p>
        </w:tc>
        <w:tc>
          <w:tcPr>
            <w:tcW w:w="3119" w:type="dxa"/>
          </w:tcPr>
          <w:p w14:paraId="0A6D3698" w14:textId="77777777" w:rsidR="00C9009B" w:rsidRDefault="006E2142">
            <w:pPr>
              <w:ind w:firstLine="0"/>
              <w:jc w:val="left"/>
            </w:pPr>
            <w:r>
              <w:t>Card ID trên hệ thống issuer.</w:t>
            </w:r>
          </w:p>
        </w:tc>
      </w:tr>
      <w:tr w:rsidR="00C9009B" w14:paraId="06AF5396" w14:textId="77777777" w:rsidTr="00C9009B">
        <w:trPr>
          <w:cantSplit/>
        </w:trPr>
        <w:tc>
          <w:tcPr>
            <w:tcW w:w="3119" w:type="dxa"/>
          </w:tcPr>
          <w:p w14:paraId="5784A229" w14:textId="77777777" w:rsidR="00C9009B" w:rsidRDefault="006E2142">
            <w:pPr>
              <w:ind w:firstLine="0"/>
              <w:jc w:val="left"/>
            </w:pPr>
            <w:r>
              <w:t>issuerTokenId</w:t>
            </w:r>
          </w:p>
        </w:tc>
        <w:tc>
          <w:tcPr>
            <w:tcW w:w="3119" w:type="dxa"/>
          </w:tcPr>
          <w:p w14:paraId="164DE194" w14:textId="77777777" w:rsidR="00C9009B" w:rsidRDefault="006E2142">
            <w:pPr>
              <w:ind w:firstLine="0"/>
              <w:jc w:val="left"/>
            </w:pPr>
            <w:r>
              <w:t>String</w:t>
            </w:r>
          </w:p>
        </w:tc>
        <w:tc>
          <w:tcPr>
            <w:tcW w:w="3119" w:type="dxa"/>
          </w:tcPr>
          <w:p w14:paraId="44D3A6B5" w14:textId="77777777" w:rsidR="00C9009B" w:rsidRDefault="006E2142">
            <w:pPr>
              <w:ind w:firstLine="0"/>
              <w:jc w:val="left"/>
            </w:pPr>
            <w:r>
              <w:t>Token ID trên hệ thống issuer.</w:t>
            </w:r>
          </w:p>
        </w:tc>
      </w:tr>
      <w:tr w:rsidR="00C9009B" w14:paraId="3EC284D5" w14:textId="77777777" w:rsidTr="00C9009B">
        <w:trPr>
          <w:cantSplit/>
        </w:trPr>
        <w:tc>
          <w:tcPr>
            <w:tcW w:w="3119" w:type="dxa"/>
          </w:tcPr>
          <w:p w14:paraId="0F264F34" w14:textId="77777777" w:rsidR="00C9009B" w:rsidRDefault="006E2142">
            <w:pPr>
              <w:ind w:firstLine="0"/>
              <w:jc w:val="left"/>
            </w:pPr>
            <w:r>
              <w:lastRenderedPageBreak/>
              <w:t>tspTokenRequestorId</w:t>
            </w:r>
          </w:p>
        </w:tc>
        <w:tc>
          <w:tcPr>
            <w:tcW w:w="3119" w:type="dxa"/>
          </w:tcPr>
          <w:p w14:paraId="4BB929B9" w14:textId="77777777" w:rsidR="00C9009B" w:rsidRDefault="006E2142">
            <w:pPr>
              <w:ind w:firstLine="0"/>
              <w:jc w:val="left"/>
            </w:pPr>
            <w:r>
              <w:t>String</w:t>
            </w:r>
          </w:p>
        </w:tc>
        <w:tc>
          <w:tcPr>
            <w:tcW w:w="3119" w:type="dxa"/>
          </w:tcPr>
          <w:p w14:paraId="19828204" w14:textId="77777777" w:rsidR="00C9009B" w:rsidRDefault="006E2142">
            <w:pPr>
              <w:ind w:firstLine="0"/>
              <w:jc w:val="left"/>
            </w:pPr>
            <w:r>
              <w:t>Token Requestor ID tại TSP; bắt buộc.</w:t>
            </w:r>
          </w:p>
        </w:tc>
      </w:tr>
      <w:tr w:rsidR="00C9009B" w14:paraId="0C96AAAD" w14:textId="77777777" w:rsidTr="00C9009B">
        <w:trPr>
          <w:cantSplit/>
        </w:trPr>
        <w:tc>
          <w:tcPr>
            <w:tcW w:w="3119" w:type="dxa"/>
          </w:tcPr>
          <w:p w14:paraId="476EADC1" w14:textId="77777777" w:rsidR="00C9009B" w:rsidRDefault="006E2142">
            <w:pPr>
              <w:ind w:firstLine="0"/>
              <w:jc w:val="left"/>
            </w:pPr>
            <w:r>
              <w:t>tokenRequestorName</w:t>
            </w:r>
          </w:p>
        </w:tc>
        <w:tc>
          <w:tcPr>
            <w:tcW w:w="3119" w:type="dxa"/>
          </w:tcPr>
          <w:p w14:paraId="7C0C9ECD" w14:textId="77777777" w:rsidR="00C9009B" w:rsidRDefault="006E2142">
            <w:pPr>
              <w:ind w:firstLine="0"/>
              <w:jc w:val="left"/>
            </w:pPr>
            <w:r>
              <w:t>String</w:t>
            </w:r>
          </w:p>
        </w:tc>
        <w:tc>
          <w:tcPr>
            <w:tcW w:w="3119" w:type="dxa"/>
          </w:tcPr>
          <w:p w14:paraId="0B350893" w14:textId="77777777" w:rsidR="00C9009B" w:rsidRDefault="006E2142">
            <w:pPr>
              <w:ind w:firstLine="0"/>
              <w:jc w:val="left"/>
            </w:pPr>
            <w:r>
              <w:t>Tên Token Requestor.</w:t>
            </w:r>
          </w:p>
        </w:tc>
      </w:tr>
      <w:tr w:rsidR="00C9009B" w14:paraId="18CF4DC4" w14:textId="77777777" w:rsidTr="00C9009B">
        <w:trPr>
          <w:cantSplit/>
        </w:trPr>
        <w:tc>
          <w:tcPr>
            <w:tcW w:w="3119" w:type="dxa"/>
          </w:tcPr>
          <w:p w14:paraId="0B1E55F7" w14:textId="77777777" w:rsidR="00C9009B" w:rsidRDefault="006E2142">
            <w:pPr>
              <w:ind w:firstLine="0"/>
              <w:jc w:val="left"/>
            </w:pPr>
            <w:r>
              <w:t>tspTokenId</w:t>
            </w:r>
          </w:p>
        </w:tc>
        <w:tc>
          <w:tcPr>
            <w:tcW w:w="3119" w:type="dxa"/>
          </w:tcPr>
          <w:p w14:paraId="25D4912A" w14:textId="77777777" w:rsidR="00C9009B" w:rsidRDefault="006E2142">
            <w:pPr>
              <w:ind w:firstLine="0"/>
              <w:jc w:val="left"/>
            </w:pPr>
            <w:r>
              <w:t>String</w:t>
            </w:r>
          </w:p>
        </w:tc>
        <w:tc>
          <w:tcPr>
            <w:tcW w:w="3119" w:type="dxa"/>
          </w:tcPr>
          <w:p w14:paraId="66D1C715" w14:textId="77777777" w:rsidR="00C9009B" w:rsidRDefault="006E2142">
            <w:pPr>
              <w:ind w:firstLine="0"/>
              <w:jc w:val="left"/>
            </w:pPr>
            <w:r>
              <w:t>Token ID tại TSP.</w:t>
            </w:r>
          </w:p>
        </w:tc>
      </w:tr>
      <w:tr w:rsidR="00C9009B" w14:paraId="372B66E7" w14:textId="77777777" w:rsidTr="00C9009B">
        <w:trPr>
          <w:cantSplit/>
        </w:trPr>
        <w:tc>
          <w:tcPr>
            <w:tcW w:w="3119" w:type="dxa"/>
          </w:tcPr>
          <w:p w14:paraId="63E72993" w14:textId="77777777" w:rsidR="00C9009B" w:rsidRDefault="006E2142">
            <w:pPr>
              <w:ind w:firstLine="0"/>
              <w:jc w:val="left"/>
            </w:pPr>
            <w:r>
              <w:t>tspTokenProvisioningId</w:t>
            </w:r>
          </w:p>
        </w:tc>
        <w:tc>
          <w:tcPr>
            <w:tcW w:w="3119" w:type="dxa"/>
          </w:tcPr>
          <w:p w14:paraId="3632D048" w14:textId="77777777" w:rsidR="00C9009B" w:rsidRDefault="006E2142">
            <w:pPr>
              <w:ind w:firstLine="0"/>
              <w:jc w:val="left"/>
            </w:pPr>
            <w:r>
              <w:t>String</w:t>
            </w:r>
          </w:p>
        </w:tc>
        <w:tc>
          <w:tcPr>
            <w:tcW w:w="3119" w:type="dxa"/>
          </w:tcPr>
          <w:p w14:paraId="566D38DD" w14:textId="77777777" w:rsidR="00C9009B" w:rsidRDefault="006E2142">
            <w:pPr>
              <w:ind w:firstLine="0"/>
              <w:jc w:val="left"/>
            </w:pPr>
            <w:r>
              <w:t>Token Provisioning ID tại TSP.</w:t>
            </w:r>
          </w:p>
        </w:tc>
      </w:tr>
      <w:tr w:rsidR="00C9009B" w14:paraId="0AED5900" w14:textId="77777777" w:rsidTr="00C9009B">
        <w:trPr>
          <w:cantSplit/>
        </w:trPr>
        <w:tc>
          <w:tcPr>
            <w:tcW w:w="3119" w:type="dxa"/>
          </w:tcPr>
          <w:p w14:paraId="171785FC" w14:textId="77777777" w:rsidR="00C9009B" w:rsidRDefault="006E2142">
            <w:pPr>
              <w:ind w:firstLine="0"/>
              <w:jc w:val="left"/>
            </w:pPr>
            <w:r>
              <w:t>tspPanId</w:t>
            </w:r>
          </w:p>
        </w:tc>
        <w:tc>
          <w:tcPr>
            <w:tcW w:w="3119" w:type="dxa"/>
          </w:tcPr>
          <w:p w14:paraId="7C7BD4C2" w14:textId="77777777" w:rsidR="00C9009B" w:rsidRDefault="006E2142">
            <w:pPr>
              <w:ind w:firstLine="0"/>
              <w:jc w:val="left"/>
            </w:pPr>
            <w:r>
              <w:t>String</w:t>
            </w:r>
          </w:p>
        </w:tc>
        <w:tc>
          <w:tcPr>
            <w:tcW w:w="3119" w:type="dxa"/>
          </w:tcPr>
          <w:p w14:paraId="359E09DE" w14:textId="77777777" w:rsidR="00C9009B" w:rsidRDefault="006E2142">
            <w:pPr>
              <w:ind w:firstLine="0"/>
              <w:jc w:val="left"/>
            </w:pPr>
            <w:r>
              <w:t>PAN ID tại TSP.</w:t>
            </w:r>
          </w:p>
        </w:tc>
      </w:tr>
      <w:tr w:rsidR="00C9009B" w14:paraId="55540B17" w14:textId="77777777" w:rsidTr="00C9009B">
        <w:trPr>
          <w:cantSplit/>
        </w:trPr>
        <w:tc>
          <w:tcPr>
            <w:tcW w:w="3119" w:type="dxa"/>
          </w:tcPr>
          <w:p w14:paraId="4E7C1630" w14:textId="77777777" w:rsidR="00C9009B" w:rsidRDefault="006E2142">
            <w:pPr>
              <w:ind w:firstLine="0"/>
              <w:jc w:val="left"/>
            </w:pPr>
            <w:r>
              <w:t>context</w:t>
            </w:r>
          </w:p>
        </w:tc>
        <w:tc>
          <w:tcPr>
            <w:tcW w:w="3119" w:type="dxa"/>
          </w:tcPr>
          <w:p w14:paraId="096C0A54" w14:textId="77777777" w:rsidR="00C9009B" w:rsidRDefault="006E2142">
            <w:pPr>
              <w:ind w:firstLine="0"/>
              <w:jc w:val="left"/>
            </w:pPr>
            <w:r>
              <w:t>ActivationContext</w:t>
            </w:r>
          </w:p>
        </w:tc>
        <w:tc>
          <w:tcPr>
            <w:tcW w:w="3119" w:type="dxa"/>
          </w:tcPr>
          <w:p w14:paraId="10D4F8A8" w14:textId="77777777" w:rsidR="00C9009B" w:rsidRDefault="006E2142">
            <w:pPr>
              <w:ind w:firstLine="0"/>
              <w:jc w:val="left"/>
            </w:pPr>
            <w:r>
              <w:t>Activation context; bắt buộc.</w:t>
            </w:r>
          </w:p>
        </w:tc>
      </w:tr>
      <w:tr w:rsidR="00C9009B" w14:paraId="7FEF2257" w14:textId="77777777" w:rsidTr="00C9009B">
        <w:trPr>
          <w:cantSplit/>
        </w:trPr>
        <w:tc>
          <w:tcPr>
            <w:tcW w:w="3119" w:type="dxa"/>
          </w:tcPr>
          <w:p w14:paraId="143A44D4" w14:textId="77777777" w:rsidR="00C9009B" w:rsidRDefault="006E2142">
            <w:pPr>
              <w:ind w:firstLine="0"/>
              <w:jc w:val="left"/>
            </w:pPr>
            <w:r>
              <w:t>tokenType</w:t>
            </w:r>
          </w:p>
        </w:tc>
        <w:tc>
          <w:tcPr>
            <w:tcW w:w="3119" w:type="dxa"/>
          </w:tcPr>
          <w:p w14:paraId="1A6F39D5" w14:textId="77777777" w:rsidR="00C9009B" w:rsidRDefault="006E2142">
            <w:pPr>
              <w:ind w:firstLine="0"/>
              <w:jc w:val="left"/>
            </w:pPr>
            <w:r>
              <w:t>TokenType</w:t>
            </w:r>
          </w:p>
        </w:tc>
        <w:tc>
          <w:tcPr>
            <w:tcW w:w="3119" w:type="dxa"/>
          </w:tcPr>
          <w:p w14:paraId="380A586D" w14:textId="77777777" w:rsidR="00C9009B" w:rsidRDefault="006E2142">
            <w:pPr>
              <w:ind w:firstLine="0"/>
              <w:jc w:val="left"/>
            </w:pPr>
            <w:r>
              <w:t>Token type; bắt buộc.</w:t>
            </w:r>
          </w:p>
        </w:tc>
      </w:tr>
      <w:tr w:rsidR="00C9009B" w14:paraId="0B452FD4" w14:textId="77777777" w:rsidTr="00C9009B">
        <w:trPr>
          <w:cantSplit/>
        </w:trPr>
        <w:tc>
          <w:tcPr>
            <w:tcW w:w="3119" w:type="dxa"/>
          </w:tcPr>
          <w:p w14:paraId="14054E28" w14:textId="77777777" w:rsidR="00C9009B" w:rsidRDefault="006E2142">
            <w:pPr>
              <w:ind w:firstLine="0"/>
              <w:jc w:val="left"/>
            </w:pPr>
            <w:r>
              <w:t>activationCodeAllowed</w:t>
            </w:r>
          </w:p>
        </w:tc>
        <w:tc>
          <w:tcPr>
            <w:tcW w:w="3119" w:type="dxa"/>
          </w:tcPr>
          <w:p w14:paraId="2A941366" w14:textId="77777777" w:rsidR="00C9009B" w:rsidRDefault="006E2142">
            <w:pPr>
              <w:ind w:firstLine="0"/>
              <w:jc w:val="left"/>
            </w:pPr>
            <w:r>
              <w:t>Boolean</w:t>
            </w:r>
          </w:p>
        </w:tc>
        <w:tc>
          <w:tcPr>
            <w:tcW w:w="3119" w:type="dxa"/>
          </w:tcPr>
          <w:p w14:paraId="0DB8F2BF" w14:textId="77777777" w:rsidR="00C9009B" w:rsidRDefault="006E2142">
            <w:pPr>
              <w:ind w:firstLine="0"/>
              <w:jc w:val="left"/>
            </w:pPr>
            <w:r>
              <w:t>Cho phép gửi activation code; bắt buộc.</w:t>
            </w:r>
          </w:p>
        </w:tc>
      </w:tr>
      <w:tr w:rsidR="00C9009B" w14:paraId="702867C9" w14:textId="77777777" w:rsidTr="00C9009B">
        <w:trPr>
          <w:cantSplit/>
        </w:trPr>
        <w:tc>
          <w:tcPr>
            <w:tcW w:w="3119" w:type="dxa"/>
          </w:tcPr>
          <w:p w14:paraId="78489275" w14:textId="77777777" w:rsidR="00C9009B" w:rsidRDefault="006E2142">
            <w:pPr>
              <w:ind w:firstLine="0"/>
              <w:jc w:val="left"/>
            </w:pPr>
            <w:r>
              <w:t>card</w:t>
            </w:r>
          </w:p>
        </w:tc>
        <w:tc>
          <w:tcPr>
            <w:tcW w:w="3119" w:type="dxa"/>
          </w:tcPr>
          <w:p w14:paraId="1327866C" w14:textId="77777777" w:rsidR="00C9009B" w:rsidRDefault="006E2142">
            <w:pPr>
              <w:ind w:firstLine="0"/>
              <w:jc w:val="left"/>
            </w:pPr>
            <w:r>
              <w:t>Object</w:t>
            </w:r>
          </w:p>
        </w:tc>
        <w:tc>
          <w:tcPr>
            <w:tcW w:w="3119" w:type="dxa"/>
          </w:tcPr>
          <w:p w14:paraId="6E5C90B5" w14:textId="77777777" w:rsidR="00C9009B" w:rsidRDefault="006E2142">
            <w:pPr>
              <w:ind w:firstLine="0"/>
              <w:jc w:val="left"/>
            </w:pPr>
            <w:r>
              <w:t>Thông tin nguồn PAN của card.</w:t>
            </w:r>
          </w:p>
        </w:tc>
      </w:tr>
      <w:tr w:rsidR="00C9009B" w14:paraId="09E69FCC" w14:textId="77777777" w:rsidTr="00C9009B">
        <w:trPr>
          <w:cantSplit/>
        </w:trPr>
        <w:tc>
          <w:tcPr>
            <w:tcW w:w="3119" w:type="dxa"/>
          </w:tcPr>
          <w:p w14:paraId="592289EC" w14:textId="77777777" w:rsidR="00C9009B" w:rsidRDefault="006E2142">
            <w:pPr>
              <w:ind w:firstLine="0"/>
              <w:jc w:val="left"/>
            </w:pPr>
            <w:r>
              <w:t>card.panSource</w:t>
            </w:r>
          </w:p>
        </w:tc>
        <w:tc>
          <w:tcPr>
            <w:tcW w:w="3119" w:type="dxa"/>
          </w:tcPr>
          <w:p w14:paraId="1D11FEF9" w14:textId="77777777" w:rsidR="00C9009B" w:rsidRDefault="006E2142">
            <w:pPr>
              <w:ind w:firstLine="0"/>
              <w:jc w:val="left"/>
            </w:pPr>
            <w:r>
              <w:t>PanSourceType</w:t>
            </w:r>
          </w:p>
        </w:tc>
        <w:tc>
          <w:tcPr>
            <w:tcW w:w="3119" w:type="dxa"/>
          </w:tcPr>
          <w:p w14:paraId="566F60EF" w14:textId="77777777" w:rsidR="00C9009B" w:rsidRDefault="006E2142">
            <w:pPr>
              <w:ind w:firstLine="0"/>
              <w:jc w:val="left"/>
            </w:pPr>
            <w:r>
              <w:t>PAN source.</w:t>
            </w:r>
          </w:p>
        </w:tc>
      </w:tr>
      <w:tr w:rsidR="00C9009B" w14:paraId="5EC6076A" w14:textId="77777777" w:rsidTr="00C9009B">
        <w:trPr>
          <w:cantSplit/>
        </w:trPr>
        <w:tc>
          <w:tcPr>
            <w:tcW w:w="3119" w:type="dxa"/>
          </w:tcPr>
          <w:p w14:paraId="6F8D08F5" w14:textId="77777777" w:rsidR="00C9009B" w:rsidRDefault="006E2142">
            <w:pPr>
              <w:ind w:firstLine="0"/>
              <w:jc w:val="left"/>
            </w:pPr>
            <w:r>
              <w:t>deviceInfo</w:t>
            </w:r>
          </w:p>
        </w:tc>
        <w:tc>
          <w:tcPr>
            <w:tcW w:w="3119" w:type="dxa"/>
          </w:tcPr>
          <w:p w14:paraId="109D9385" w14:textId="77777777" w:rsidR="00C9009B" w:rsidRDefault="006E2142">
            <w:pPr>
              <w:ind w:firstLine="0"/>
              <w:jc w:val="left"/>
            </w:pPr>
            <w:r>
              <w:t>Object</w:t>
            </w:r>
          </w:p>
        </w:tc>
        <w:tc>
          <w:tcPr>
            <w:tcW w:w="3119" w:type="dxa"/>
          </w:tcPr>
          <w:p w14:paraId="08311A2E" w14:textId="77777777" w:rsidR="00C9009B" w:rsidRDefault="006E2142">
            <w:pPr>
              <w:ind w:firstLine="0"/>
              <w:jc w:val="left"/>
            </w:pPr>
            <w:r>
              <w:t>Thông tin device.</w:t>
            </w:r>
          </w:p>
        </w:tc>
      </w:tr>
      <w:tr w:rsidR="00C9009B" w14:paraId="16DCCF3C" w14:textId="77777777" w:rsidTr="00C9009B">
        <w:trPr>
          <w:cantSplit/>
        </w:trPr>
        <w:tc>
          <w:tcPr>
            <w:tcW w:w="3119" w:type="dxa"/>
          </w:tcPr>
          <w:p w14:paraId="6E1749E4" w14:textId="77777777" w:rsidR="00C9009B" w:rsidRDefault="006E2142">
            <w:pPr>
              <w:ind w:firstLine="0"/>
              <w:jc w:val="left"/>
            </w:pPr>
            <w:r>
              <w:t>deviceInfo.formFactor</w:t>
            </w:r>
          </w:p>
        </w:tc>
        <w:tc>
          <w:tcPr>
            <w:tcW w:w="3119" w:type="dxa"/>
          </w:tcPr>
          <w:p w14:paraId="0E7AAE9C" w14:textId="77777777" w:rsidR="00C9009B" w:rsidRDefault="006E2142">
            <w:pPr>
              <w:ind w:firstLine="0"/>
              <w:jc w:val="left"/>
            </w:pPr>
            <w:r>
              <w:t>FormFactorType</w:t>
            </w:r>
          </w:p>
        </w:tc>
        <w:tc>
          <w:tcPr>
            <w:tcW w:w="3119" w:type="dxa"/>
          </w:tcPr>
          <w:p w14:paraId="1389570A" w14:textId="77777777" w:rsidR="00C9009B" w:rsidRDefault="006E2142">
            <w:pPr>
              <w:ind w:firstLine="0"/>
              <w:jc w:val="left"/>
            </w:pPr>
            <w:r>
              <w:t>Form factor của device.</w:t>
            </w:r>
          </w:p>
        </w:tc>
      </w:tr>
      <w:tr w:rsidR="00C9009B" w14:paraId="76727617" w14:textId="77777777" w:rsidTr="00C9009B">
        <w:trPr>
          <w:cantSplit/>
        </w:trPr>
        <w:tc>
          <w:tcPr>
            <w:tcW w:w="3119" w:type="dxa"/>
          </w:tcPr>
          <w:p w14:paraId="3006F7E8" w14:textId="77777777" w:rsidR="00C9009B" w:rsidRDefault="006E2142">
            <w:pPr>
              <w:ind w:firstLine="0"/>
              <w:jc w:val="left"/>
            </w:pPr>
            <w:r>
              <w:t>deviceInfo.phoneNumberSuffix</w:t>
            </w:r>
          </w:p>
        </w:tc>
        <w:tc>
          <w:tcPr>
            <w:tcW w:w="3119" w:type="dxa"/>
          </w:tcPr>
          <w:p w14:paraId="16614139" w14:textId="77777777" w:rsidR="00C9009B" w:rsidRDefault="006E2142">
            <w:pPr>
              <w:ind w:firstLine="0"/>
              <w:jc w:val="left"/>
            </w:pPr>
            <w:r>
              <w:t>String</w:t>
            </w:r>
          </w:p>
        </w:tc>
        <w:tc>
          <w:tcPr>
            <w:tcW w:w="3119" w:type="dxa"/>
          </w:tcPr>
          <w:p w14:paraId="2C0FD531" w14:textId="77777777" w:rsidR="00C9009B" w:rsidRDefault="006E2142">
            <w:pPr>
              <w:ind w:firstLine="0"/>
              <w:jc w:val="left"/>
            </w:pPr>
            <w:r>
              <w:t>Phần đuôi số điện thoại.</w:t>
            </w:r>
          </w:p>
        </w:tc>
      </w:tr>
      <w:tr w:rsidR="00C9009B" w14:paraId="0443E4E5" w14:textId="77777777" w:rsidTr="00C9009B">
        <w:trPr>
          <w:cantSplit/>
        </w:trPr>
        <w:tc>
          <w:tcPr>
            <w:tcW w:w="3119" w:type="dxa"/>
          </w:tcPr>
          <w:p w14:paraId="20294087" w14:textId="77777777" w:rsidR="00C9009B" w:rsidRDefault="006E2142">
            <w:pPr>
              <w:ind w:firstLine="0"/>
              <w:jc w:val="left"/>
            </w:pPr>
            <w:r>
              <w:lastRenderedPageBreak/>
              <w:t>riskInfo</w:t>
            </w:r>
          </w:p>
        </w:tc>
        <w:tc>
          <w:tcPr>
            <w:tcW w:w="3119" w:type="dxa"/>
          </w:tcPr>
          <w:p w14:paraId="699D2B5F" w14:textId="77777777" w:rsidR="00C9009B" w:rsidRDefault="006E2142">
            <w:pPr>
              <w:ind w:firstLine="0"/>
              <w:jc w:val="left"/>
            </w:pPr>
            <w:r>
              <w:t>Object</w:t>
            </w:r>
          </w:p>
        </w:tc>
        <w:tc>
          <w:tcPr>
            <w:tcW w:w="3119" w:type="dxa"/>
          </w:tcPr>
          <w:p w14:paraId="4D95BB6B" w14:textId="77777777" w:rsidR="00C9009B" w:rsidRDefault="006E2142">
            <w:pPr>
              <w:ind w:firstLine="0"/>
              <w:jc w:val="left"/>
            </w:pPr>
            <w:r>
              <w:t>Thông tin risk score.</w:t>
            </w:r>
          </w:p>
        </w:tc>
      </w:tr>
      <w:tr w:rsidR="00C9009B" w14:paraId="27AA1CC0" w14:textId="77777777" w:rsidTr="00C9009B">
        <w:trPr>
          <w:cantSplit/>
        </w:trPr>
        <w:tc>
          <w:tcPr>
            <w:tcW w:w="3119" w:type="dxa"/>
          </w:tcPr>
          <w:p w14:paraId="3BB0E3AF" w14:textId="77777777" w:rsidR="00C9009B" w:rsidRDefault="006E2142">
            <w:pPr>
              <w:ind w:firstLine="0"/>
              <w:jc w:val="left"/>
            </w:pPr>
            <w:r>
              <w:t>riskInfo.deviceScore</w:t>
            </w:r>
          </w:p>
        </w:tc>
        <w:tc>
          <w:tcPr>
            <w:tcW w:w="3119" w:type="dxa"/>
          </w:tcPr>
          <w:p w14:paraId="0C1B76C9" w14:textId="77777777" w:rsidR="00C9009B" w:rsidRDefault="006E2142">
            <w:pPr>
              <w:ind w:firstLine="0"/>
              <w:jc w:val="left"/>
            </w:pPr>
            <w:r>
              <w:t>String</w:t>
            </w:r>
          </w:p>
        </w:tc>
        <w:tc>
          <w:tcPr>
            <w:tcW w:w="3119" w:type="dxa"/>
          </w:tcPr>
          <w:p w14:paraId="14A8B811" w14:textId="77777777" w:rsidR="00C9009B" w:rsidRDefault="006E2142">
            <w:pPr>
              <w:ind w:firstLine="0"/>
              <w:jc w:val="left"/>
            </w:pPr>
            <w:r>
              <w:t>Device risk score.</w:t>
            </w:r>
          </w:p>
        </w:tc>
      </w:tr>
      <w:tr w:rsidR="00C9009B" w14:paraId="24CF0422" w14:textId="77777777" w:rsidTr="00C9009B">
        <w:trPr>
          <w:cantSplit/>
        </w:trPr>
        <w:tc>
          <w:tcPr>
            <w:tcW w:w="3119" w:type="dxa"/>
          </w:tcPr>
          <w:p w14:paraId="441DAA8C" w14:textId="77777777" w:rsidR="00C9009B" w:rsidRDefault="006E2142">
            <w:pPr>
              <w:ind w:firstLine="0"/>
              <w:jc w:val="left"/>
            </w:pPr>
            <w:r>
              <w:t>riskInfo.accountScore</w:t>
            </w:r>
          </w:p>
        </w:tc>
        <w:tc>
          <w:tcPr>
            <w:tcW w:w="3119" w:type="dxa"/>
          </w:tcPr>
          <w:p w14:paraId="41248A8F" w14:textId="77777777" w:rsidR="00C9009B" w:rsidRDefault="006E2142">
            <w:pPr>
              <w:ind w:firstLine="0"/>
              <w:jc w:val="left"/>
            </w:pPr>
            <w:r>
              <w:t>String</w:t>
            </w:r>
          </w:p>
        </w:tc>
        <w:tc>
          <w:tcPr>
            <w:tcW w:w="3119" w:type="dxa"/>
          </w:tcPr>
          <w:p w14:paraId="31E477A7" w14:textId="77777777" w:rsidR="00C9009B" w:rsidRDefault="006E2142">
            <w:pPr>
              <w:ind w:firstLine="0"/>
              <w:jc w:val="left"/>
            </w:pPr>
            <w:r>
              <w:t>Account risk score.</w:t>
            </w:r>
          </w:p>
        </w:tc>
      </w:tr>
      <w:tr w:rsidR="00C9009B" w14:paraId="4EB496B4" w14:textId="77777777" w:rsidTr="00C9009B">
        <w:trPr>
          <w:cantSplit/>
        </w:trPr>
        <w:tc>
          <w:tcPr>
            <w:tcW w:w="3119" w:type="dxa"/>
          </w:tcPr>
          <w:p w14:paraId="34DE4440" w14:textId="77777777" w:rsidR="00C9009B" w:rsidRDefault="006E2142">
            <w:pPr>
              <w:ind w:firstLine="0"/>
              <w:jc w:val="left"/>
            </w:pPr>
            <w:r>
              <w:t>riskInfo.phoneNumberScore</w:t>
            </w:r>
          </w:p>
        </w:tc>
        <w:tc>
          <w:tcPr>
            <w:tcW w:w="3119" w:type="dxa"/>
          </w:tcPr>
          <w:p w14:paraId="4DED120F" w14:textId="77777777" w:rsidR="00C9009B" w:rsidRDefault="006E2142">
            <w:pPr>
              <w:ind w:firstLine="0"/>
              <w:jc w:val="left"/>
            </w:pPr>
            <w:r>
              <w:t>String</w:t>
            </w:r>
          </w:p>
        </w:tc>
        <w:tc>
          <w:tcPr>
            <w:tcW w:w="3119" w:type="dxa"/>
          </w:tcPr>
          <w:p w14:paraId="1ADA95E1" w14:textId="77777777" w:rsidR="00C9009B" w:rsidRDefault="006E2142">
            <w:pPr>
              <w:ind w:firstLine="0"/>
              <w:jc w:val="left"/>
            </w:pPr>
            <w:r>
              <w:t>Phone number risk score.</w:t>
            </w:r>
          </w:p>
        </w:tc>
      </w:tr>
    </w:tbl>
    <w:p w14:paraId="0106598D" w14:textId="77777777" w:rsidR="00C9009B" w:rsidRDefault="006E2142">
      <w:pPr>
        <w:spacing w:after="0"/>
        <w:ind w:firstLine="0"/>
        <w:jc w:val="left"/>
      </w:pPr>
      <w:r>
        <w:rPr>
          <w:b/>
        </w:rPr>
        <w:t>Response body — HTTP 200</w:t>
      </w:r>
    </w:p>
    <w:tbl>
      <w:tblPr>
        <w:tblStyle w:val="TableGrid"/>
        <w:tblW w:w="0" w:type="auto"/>
        <w:tblLook w:val="04A0" w:firstRow="1" w:lastRow="0" w:firstColumn="1" w:lastColumn="0" w:noHBand="0" w:noVBand="1"/>
      </w:tblPr>
      <w:tblGrid>
        <w:gridCol w:w="3117"/>
        <w:gridCol w:w="3115"/>
        <w:gridCol w:w="3115"/>
      </w:tblGrid>
      <w:tr w:rsidR="00C9009B" w14:paraId="2F836AE9"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6BA627BF" w14:textId="77777777" w:rsidR="00C9009B" w:rsidRDefault="006E2142">
            <w:pPr>
              <w:ind w:firstLine="0"/>
              <w:jc w:val="left"/>
            </w:pPr>
            <w:r>
              <w:t>Field name</w:t>
            </w:r>
          </w:p>
        </w:tc>
        <w:tc>
          <w:tcPr>
            <w:tcW w:w="3119" w:type="dxa"/>
            <w:shd w:val="clear" w:color="auto" w:fill="D9EAF7"/>
            <w:vAlign w:val="top"/>
          </w:tcPr>
          <w:p w14:paraId="604FCD10" w14:textId="77777777" w:rsidR="00C9009B" w:rsidRDefault="006E2142">
            <w:pPr>
              <w:ind w:firstLine="0"/>
              <w:jc w:val="left"/>
            </w:pPr>
            <w:r>
              <w:t>Data type</w:t>
            </w:r>
          </w:p>
        </w:tc>
        <w:tc>
          <w:tcPr>
            <w:tcW w:w="3119" w:type="dxa"/>
            <w:shd w:val="clear" w:color="auto" w:fill="D9EAF7"/>
            <w:vAlign w:val="top"/>
          </w:tcPr>
          <w:p w14:paraId="707ABBCC" w14:textId="77777777" w:rsidR="00C9009B" w:rsidRDefault="006E2142">
            <w:pPr>
              <w:ind w:firstLine="0"/>
              <w:jc w:val="left"/>
            </w:pPr>
            <w:r>
              <w:t>Description</w:t>
            </w:r>
          </w:p>
        </w:tc>
      </w:tr>
      <w:tr w:rsidR="00C9009B" w14:paraId="67DC85C1" w14:textId="77777777" w:rsidTr="00C9009B">
        <w:trPr>
          <w:cantSplit/>
        </w:trPr>
        <w:tc>
          <w:tcPr>
            <w:tcW w:w="3119" w:type="dxa"/>
          </w:tcPr>
          <w:p w14:paraId="5FA93267" w14:textId="77777777" w:rsidR="00C9009B" w:rsidRDefault="006E2142">
            <w:pPr>
              <w:ind w:firstLine="0"/>
              <w:jc w:val="left"/>
            </w:pPr>
            <w:r>
              <w:t>activationMethods</w:t>
            </w:r>
          </w:p>
        </w:tc>
        <w:tc>
          <w:tcPr>
            <w:tcW w:w="3119" w:type="dxa"/>
          </w:tcPr>
          <w:p w14:paraId="78FF7760" w14:textId="77777777" w:rsidR="00C9009B" w:rsidRDefault="006E2142">
            <w:pPr>
              <w:ind w:firstLine="0"/>
              <w:jc w:val="left"/>
            </w:pPr>
            <w:r>
              <w:t>List&lt;Object&gt;</w:t>
            </w:r>
          </w:p>
        </w:tc>
        <w:tc>
          <w:tcPr>
            <w:tcW w:w="3119" w:type="dxa"/>
          </w:tcPr>
          <w:p w14:paraId="7B939588" w14:textId="77777777" w:rsidR="00C9009B" w:rsidRDefault="006E2142">
            <w:pPr>
              <w:ind w:firstLine="0"/>
              <w:jc w:val="left"/>
            </w:pPr>
            <w:r>
              <w:t>Danh sách activation method.</w:t>
            </w:r>
          </w:p>
        </w:tc>
      </w:tr>
      <w:tr w:rsidR="00C9009B" w14:paraId="7F1759C1" w14:textId="77777777" w:rsidTr="00C9009B">
        <w:trPr>
          <w:cantSplit/>
        </w:trPr>
        <w:tc>
          <w:tcPr>
            <w:tcW w:w="3119" w:type="dxa"/>
          </w:tcPr>
          <w:p w14:paraId="120426FD" w14:textId="77777777" w:rsidR="00C9009B" w:rsidRDefault="006E2142">
            <w:pPr>
              <w:ind w:firstLine="0"/>
              <w:jc w:val="left"/>
            </w:pPr>
            <w:r>
              <w:t>activationMethods[].id</w:t>
            </w:r>
          </w:p>
        </w:tc>
        <w:tc>
          <w:tcPr>
            <w:tcW w:w="3119" w:type="dxa"/>
          </w:tcPr>
          <w:p w14:paraId="445884A3" w14:textId="77777777" w:rsidR="00C9009B" w:rsidRDefault="006E2142">
            <w:pPr>
              <w:ind w:firstLine="0"/>
              <w:jc w:val="left"/>
            </w:pPr>
            <w:r>
              <w:t>String</w:t>
            </w:r>
          </w:p>
        </w:tc>
        <w:tc>
          <w:tcPr>
            <w:tcW w:w="3119" w:type="dxa"/>
          </w:tcPr>
          <w:p w14:paraId="12E53B0F" w14:textId="77777777" w:rsidR="00C9009B" w:rsidRDefault="006E2142">
            <w:pPr>
              <w:ind w:firstLine="0"/>
              <w:jc w:val="left"/>
            </w:pPr>
            <w:r>
              <w:t>Activation Method ID.</w:t>
            </w:r>
          </w:p>
        </w:tc>
      </w:tr>
      <w:tr w:rsidR="00C9009B" w14:paraId="52BC52DB" w14:textId="77777777" w:rsidTr="00C9009B">
        <w:trPr>
          <w:cantSplit/>
        </w:trPr>
        <w:tc>
          <w:tcPr>
            <w:tcW w:w="3119" w:type="dxa"/>
          </w:tcPr>
          <w:p w14:paraId="3DDB40DE" w14:textId="77777777" w:rsidR="00C9009B" w:rsidRDefault="006E2142">
            <w:pPr>
              <w:ind w:firstLine="0"/>
              <w:jc w:val="left"/>
            </w:pPr>
            <w:r>
              <w:t>activationMethods[].type</w:t>
            </w:r>
          </w:p>
        </w:tc>
        <w:tc>
          <w:tcPr>
            <w:tcW w:w="3119" w:type="dxa"/>
          </w:tcPr>
          <w:p w14:paraId="1F5452F3" w14:textId="77777777" w:rsidR="00C9009B" w:rsidRDefault="006E2142">
            <w:pPr>
              <w:ind w:firstLine="0"/>
              <w:jc w:val="left"/>
            </w:pPr>
            <w:r>
              <w:t>ActivationMethodType</w:t>
            </w:r>
          </w:p>
        </w:tc>
        <w:tc>
          <w:tcPr>
            <w:tcW w:w="3119" w:type="dxa"/>
          </w:tcPr>
          <w:p w14:paraId="00FF0701" w14:textId="77777777" w:rsidR="00C9009B" w:rsidRDefault="006E2142">
            <w:pPr>
              <w:ind w:firstLine="0"/>
              <w:jc w:val="left"/>
            </w:pPr>
            <w:r>
              <w:t>Loại activation method.</w:t>
            </w:r>
          </w:p>
        </w:tc>
      </w:tr>
      <w:tr w:rsidR="00C9009B" w14:paraId="58608403" w14:textId="77777777" w:rsidTr="00C9009B">
        <w:trPr>
          <w:cantSplit/>
        </w:trPr>
        <w:tc>
          <w:tcPr>
            <w:tcW w:w="3119" w:type="dxa"/>
          </w:tcPr>
          <w:p w14:paraId="1DC37CD2" w14:textId="77777777" w:rsidR="00C9009B" w:rsidRDefault="006E2142">
            <w:pPr>
              <w:ind w:firstLine="0"/>
              <w:jc w:val="left"/>
            </w:pPr>
            <w:r>
              <w:t>activationMethods[].value</w:t>
            </w:r>
          </w:p>
        </w:tc>
        <w:tc>
          <w:tcPr>
            <w:tcW w:w="3119" w:type="dxa"/>
          </w:tcPr>
          <w:p w14:paraId="6F983A62" w14:textId="77777777" w:rsidR="00C9009B" w:rsidRDefault="006E2142">
            <w:pPr>
              <w:ind w:firstLine="0"/>
              <w:jc w:val="left"/>
            </w:pPr>
            <w:r>
              <w:t>String</w:t>
            </w:r>
          </w:p>
        </w:tc>
        <w:tc>
          <w:tcPr>
            <w:tcW w:w="3119" w:type="dxa"/>
          </w:tcPr>
          <w:p w14:paraId="3E04C759" w14:textId="77777777" w:rsidR="00C9009B" w:rsidRDefault="006E2142">
            <w:pPr>
              <w:ind w:firstLine="0"/>
              <w:jc w:val="left"/>
            </w:pPr>
            <w:r>
              <w:t>Giá trị contact đã mask.</w:t>
            </w:r>
          </w:p>
        </w:tc>
      </w:tr>
      <w:tr w:rsidR="00C9009B" w14:paraId="424AD729" w14:textId="77777777" w:rsidTr="00C9009B">
        <w:trPr>
          <w:cantSplit/>
        </w:trPr>
        <w:tc>
          <w:tcPr>
            <w:tcW w:w="3119" w:type="dxa"/>
          </w:tcPr>
          <w:p w14:paraId="09B54966" w14:textId="77777777" w:rsidR="00C9009B" w:rsidRDefault="006E2142">
            <w:pPr>
              <w:ind w:firstLine="0"/>
              <w:jc w:val="left"/>
            </w:pPr>
            <w:r>
              <w:t>activationMethods[].data</w:t>
            </w:r>
          </w:p>
        </w:tc>
        <w:tc>
          <w:tcPr>
            <w:tcW w:w="3119" w:type="dxa"/>
          </w:tcPr>
          <w:p w14:paraId="0ACD8D86" w14:textId="77777777" w:rsidR="00C9009B" w:rsidRDefault="006E2142">
            <w:pPr>
              <w:ind w:firstLine="0"/>
              <w:jc w:val="left"/>
            </w:pPr>
            <w:r>
              <w:t>String</w:t>
            </w:r>
          </w:p>
        </w:tc>
        <w:tc>
          <w:tcPr>
            <w:tcW w:w="3119" w:type="dxa"/>
          </w:tcPr>
          <w:p w14:paraId="0ABAFB64" w14:textId="77777777" w:rsidR="00C9009B" w:rsidRDefault="006E2142">
            <w:pPr>
              <w:ind w:firstLine="0"/>
              <w:jc w:val="left"/>
            </w:pPr>
            <w:r>
              <w:t>Data bổ sung của activation method.</w:t>
            </w:r>
          </w:p>
        </w:tc>
      </w:tr>
      <w:tr w:rsidR="00C9009B" w14:paraId="4BC34764" w14:textId="77777777" w:rsidTr="00C9009B">
        <w:trPr>
          <w:cantSplit/>
        </w:trPr>
        <w:tc>
          <w:tcPr>
            <w:tcW w:w="3119" w:type="dxa"/>
          </w:tcPr>
          <w:p w14:paraId="4C2D23B3" w14:textId="77777777" w:rsidR="00C9009B" w:rsidRDefault="006E2142">
            <w:pPr>
              <w:ind w:firstLine="0"/>
              <w:jc w:val="left"/>
            </w:pPr>
            <w:r>
              <w:t>activationMethods[].platform</w:t>
            </w:r>
          </w:p>
        </w:tc>
        <w:tc>
          <w:tcPr>
            <w:tcW w:w="3119" w:type="dxa"/>
          </w:tcPr>
          <w:p w14:paraId="7ABF61C4" w14:textId="77777777" w:rsidR="00C9009B" w:rsidRDefault="006E2142">
            <w:pPr>
              <w:ind w:firstLine="0"/>
              <w:jc w:val="left"/>
            </w:pPr>
            <w:r>
              <w:t>PlatformType</w:t>
            </w:r>
          </w:p>
        </w:tc>
        <w:tc>
          <w:tcPr>
            <w:tcW w:w="3119" w:type="dxa"/>
          </w:tcPr>
          <w:p w14:paraId="1B1690F2" w14:textId="77777777" w:rsidR="00C9009B" w:rsidRDefault="006E2142">
            <w:pPr>
              <w:ind w:firstLine="0"/>
              <w:jc w:val="left"/>
            </w:pPr>
            <w:r>
              <w:t>Platform sử dụng activation method.</w:t>
            </w:r>
          </w:p>
        </w:tc>
      </w:tr>
    </w:tbl>
    <w:p w14:paraId="1D969901" w14:textId="77777777" w:rsidR="00C9009B" w:rsidRDefault="00C9009B">
      <w:pPr>
        <w:spacing w:after="0"/>
        <w:ind w:firstLine="0"/>
        <w:jc w:val="left"/>
      </w:pPr>
    </w:p>
    <w:p w14:paraId="35786E64" w14:textId="77777777" w:rsidR="00C9009B" w:rsidRDefault="006E2142">
      <w:pPr>
        <w:spacing w:before="120" w:after="0"/>
        <w:ind w:firstLine="0"/>
        <w:jc w:val="left"/>
      </w:pPr>
      <w:r>
        <w:rPr>
          <w:b/>
          <w:sz w:val="26"/>
        </w:rPr>
        <w:t>4. POST /api/v1/tokens/{id}/sendActivationCode</w:t>
      </w:r>
    </w:p>
    <w:p w14:paraId="682FC08D" w14:textId="77777777" w:rsidR="00C9009B" w:rsidRDefault="006E2142">
      <w:pPr>
        <w:spacing w:after="0"/>
        <w:ind w:firstLine="0"/>
        <w:jc w:val="left"/>
      </w:pPr>
      <w:r>
        <w:t>Mô tả: API gửi activation code theo Token ID của Entrust và activation method đã chọn.</w:t>
      </w:r>
    </w:p>
    <w:p w14:paraId="0AFAD358" w14:textId="77777777" w:rsidR="00C9009B" w:rsidRDefault="006E2142">
      <w:pPr>
        <w:spacing w:after="0"/>
        <w:ind w:firstLine="0"/>
        <w:jc w:val="left"/>
      </w:pPr>
      <w:r>
        <w:rPr>
          <w:b/>
        </w:rPr>
        <w:t>Request body</w:t>
      </w:r>
    </w:p>
    <w:tbl>
      <w:tblPr>
        <w:tblStyle w:val="TableGrid"/>
        <w:tblW w:w="0" w:type="auto"/>
        <w:tblLook w:val="04A0" w:firstRow="1" w:lastRow="0" w:firstColumn="1" w:lastColumn="0" w:noHBand="0" w:noVBand="1"/>
      </w:tblPr>
      <w:tblGrid>
        <w:gridCol w:w="3116"/>
        <w:gridCol w:w="3116"/>
        <w:gridCol w:w="3115"/>
      </w:tblGrid>
      <w:tr w:rsidR="00C9009B" w14:paraId="45DB0A51"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538A7C95" w14:textId="77777777" w:rsidR="00C9009B" w:rsidRDefault="006E2142">
            <w:pPr>
              <w:ind w:firstLine="0"/>
              <w:jc w:val="left"/>
            </w:pPr>
            <w:r>
              <w:lastRenderedPageBreak/>
              <w:t>Field name</w:t>
            </w:r>
          </w:p>
        </w:tc>
        <w:tc>
          <w:tcPr>
            <w:tcW w:w="3119" w:type="dxa"/>
            <w:shd w:val="clear" w:color="auto" w:fill="D9EAF7"/>
            <w:vAlign w:val="top"/>
          </w:tcPr>
          <w:p w14:paraId="02DA4104" w14:textId="77777777" w:rsidR="00C9009B" w:rsidRDefault="006E2142">
            <w:pPr>
              <w:ind w:firstLine="0"/>
              <w:jc w:val="left"/>
            </w:pPr>
            <w:r>
              <w:t>Data type</w:t>
            </w:r>
          </w:p>
        </w:tc>
        <w:tc>
          <w:tcPr>
            <w:tcW w:w="3119" w:type="dxa"/>
            <w:shd w:val="clear" w:color="auto" w:fill="D9EAF7"/>
            <w:vAlign w:val="top"/>
          </w:tcPr>
          <w:p w14:paraId="09FCE49D" w14:textId="77777777" w:rsidR="00C9009B" w:rsidRDefault="006E2142">
            <w:pPr>
              <w:ind w:firstLine="0"/>
              <w:jc w:val="left"/>
            </w:pPr>
            <w:r>
              <w:t>Description</w:t>
            </w:r>
          </w:p>
        </w:tc>
      </w:tr>
      <w:tr w:rsidR="00C9009B" w14:paraId="2C72FC80" w14:textId="77777777" w:rsidTr="00C9009B">
        <w:trPr>
          <w:cantSplit/>
        </w:trPr>
        <w:tc>
          <w:tcPr>
            <w:tcW w:w="3119" w:type="dxa"/>
          </w:tcPr>
          <w:p w14:paraId="7F27A77E" w14:textId="77777777" w:rsidR="00C9009B" w:rsidRDefault="006E2142">
            <w:pPr>
              <w:ind w:firstLine="0"/>
              <w:jc w:val="left"/>
            </w:pPr>
            <w:r>
              <w:t>tsp</w:t>
            </w:r>
          </w:p>
        </w:tc>
        <w:tc>
          <w:tcPr>
            <w:tcW w:w="3119" w:type="dxa"/>
          </w:tcPr>
          <w:p w14:paraId="2F519B23" w14:textId="77777777" w:rsidR="00C9009B" w:rsidRDefault="006E2142">
            <w:pPr>
              <w:ind w:firstLine="0"/>
              <w:jc w:val="left"/>
            </w:pPr>
            <w:r>
              <w:t>TspType</w:t>
            </w:r>
          </w:p>
        </w:tc>
        <w:tc>
          <w:tcPr>
            <w:tcW w:w="3119" w:type="dxa"/>
          </w:tcPr>
          <w:p w14:paraId="68B96C0C" w14:textId="77777777" w:rsidR="00C9009B" w:rsidRDefault="006E2142">
            <w:pPr>
              <w:ind w:firstLine="0"/>
              <w:jc w:val="left"/>
            </w:pPr>
            <w:r>
              <w:t>TSP xử lý tokenization; bắt buộc.</w:t>
            </w:r>
          </w:p>
        </w:tc>
      </w:tr>
      <w:tr w:rsidR="00C9009B" w14:paraId="6188C9DA" w14:textId="77777777" w:rsidTr="00C9009B">
        <w:trPr>
          <w:cantSplit/>
        </w:trPr>
        <w:tc>
          <w:tcPr>
            <w:tcW w:w="3119" w:type="dxa"/>
          </w:tcPr>
          <w:p w14:paraId="524D82CE" w14:textId="77777777" w:rsidR="00C9009B" w:rsidRDefault="006E2142">
            <w:pPr>
              <w:ind w:firstLine="0"/>
              <w:jc w:val="left"/>
            </w:pPr>
            <w:r>
              <w:t>issuerCustomerId</w:t>
            </w:r>
          </w:p>
        </w:tc>
        <w:tc>
          <w:tcPr>
            <w:tcW w:w="3119" w:type="dxa"/>
          </w:tcPr>
          <w:p w14:paraId="029FFD8B" w14:textId="77777777" w:rsidR="00C9009B" w:rsidRDefault="006E2142">
            <w:pPr>
              <w:ind w:firstLine="0"/>
              <w:jc w:val="left"/>
            </w:pPr>
            <w:r>
              <w:t>String</w:t>
            </w:r>
          </w:p>
        </w:tc>
        <w:tc>
          <w:tcPr>
            <w:tcW w:w="3119" w:type="dxa"/>
          </w:tcPr>
          <w:p w14:paraId="4ECE75C4" w14:textId="77777777" w:rsidR="00C9009B" w:rsidRDefault="006E2142">
            <w:pPr>
              <w:ind w:firstLine="0"/>
              <w:jc w:val="left"/>
            </w:pPr>
            <w:r>
              <w:t>Customer ID trên hệ thống issuer.</w:t>
            </w:r>
          </w:p>
        </w:tc>
      </w:tr>
      <w:tr w:rsidR="00C9009B" w14:paraId="7DC44FC8" w14:textId="77777777" w:rsidTr="00C9009B">
        <w:trPr>
          <w:cantSplit/>
        </w:trPr>
        <w:tc>
          <w:tcPr>
            <w:tcW w:w="3119" w:type="dxa"/>
          </w:tcPr>
          <w:p w14:paraId="57B4A562" w14:textId="77777777" w:rsidR="00C9009B" w:rsidRDefault="006E2142">
            <w:pPr>
              <w:ind w:firstLine="0"/>
              <w:jc w:val="left"/>
            </w:pPr>
            <w:r>
              <w:t>issuerCardId</w:t>
            </w:r>
          </w:p>
        </w:tc>
        <w:tc>
          <w:tcPr>
            <w:tcW w:w="3119" w:type="dxa"/>
          </w:tcPr>
          <w:p w14:paraId="48397DBD" w14:textId="77777777" w:rsidR="00C9009B" w:rsidRDefault="006E2142">
            <w:pPr>
              <w:ind w:firstLine="0"/>
              <w:jc w:val="left"/>
            </w:pPr>
            <w:r>
              <w:t>String</w:t>
            </w:r>
          </w:p>
        </w:tc>
        <w:tc>
          <w:tcPr>
            <w:tcW w:w="3119" w:type="dxa"/>
          </w:tcPr>
          <w:p w14:paraId="60998D08" w14:textId="77777777" w:rsidR="00C9009B" w:rsidRDefault="006E2142">
            <w:pPr>
              <w:ind w:firstLine="0"/>
              <w:jc w:val="left"/>
            </w:pPr>
            <w:r>
              <w:t>Card ID trên hệ thống issuer.</w:t>
            </w:r>
          </w:p>
        </w:tc>
      </w:tr>
      <w:tr w:rsidR="00C9009B" w14:paraId="3D34B406" w14:textId="77777777" w:rsidTr="00C9009B">
        <w:trPr>
          <w:cantSplit/>
        </w:trPr>
        <w:tc>
          <w:tcPr>
            <w:tcW w:w="3119" w:type="dxa"/>
          </w:tcPr>
          <w:p w14:paraId="6F35B0BA" w14:textId="77777777" w:rsidR="00C9009B" w:rsidRDefault="006E2142">
            <w:pPr>
              <w:ind w:firstLine="0"/>
              <w:jc w:val="left"/>
            </w:pPr>
            <w:r>
              <w:t>issuerTokenId</w:t>
            </w:r>
          </w:p>
        </w:tc>
        <w:tc>
          <w:tcPr>
            <w:tcW w:w="3119" w:type="dxa"/>
          </w:tcPr>
          <w:p w14:paraId="79C9C02F" w14:textId="77777777" w:rsidR="00C9009B" w:rsidRDefault="006E2142">
            <w:pPr>
              <w:ind w:firstLine="0"/>
              <w:jc w:val="left"/>
            </w:pPr>
            <w:r>
              <w:t>String</w:t>
            </w:r>
          </w:p>
        </w:tc>
        <w:tc>
          <w:tcPr>
            <w:tcW w:w="3119" w:type="dxa"/>
          </w:tcPr>
          <w:p w14:paraId="4BDECB93" w14:textId="77777777" w:rsidR="00C9009B" w:rsidRDefault="006E2142">
            <w:pPr>
              <w:ind w:firstLine="0"/>
              <w:jc w:val="left"/>
            </w:pPr>
            <w:r>
              <w:t>Token ID trên hệ thống issuer.</w:t>
            </w:r>
          </w:p>
        </w:tc>
      </w:tr>
      <w:tr w:rsidR="00C9009B" w14:paraId="11622CBC" w14:textId="77777777" w:rsidTr="00C9009B">
        <w:trPr>
          <w:cantSplit/>
        </w:trPr>
        <w:tc>
          <w:tcPr>
            <w:tcW w:w="3119" w:type="dxa"/>
          </w:tcPr>
          <w:p w14:paraId="29EB1A0E" w14:textId="77777777" w:rsidR="00C9009B" w:rsidRDefault="006E2142">
            <w:pPr>
              <w:ind w:firstLine="0"/>
              <w:jc w:val="left"/>
            </w:pPr>
            <w:r>
              <w:t>tspTokenRequestorId</w:t>
            </w:r>
          </w:p>
        </w:tc>
        <w:tc>
          <w:tcPr>
            <w:tcW w:w="3119" w:type="dxa"/>
          </w:tcPr>
          <w:p w14:paraId="3B5356B0" w14:textId="77777777" w:rsidR="00C9009B" w:rsidRDefault="006E2142">
            <w:pPr>
              <w:ind w:firstLine="0"/>
              <w:jc w:val="left"/>
            </w:pPr>
            <w:r>
              <w:t>String</w:t>
            </w:r>
          </w:p>
        </w:tc>
        <w:tc>
          <w:tcPr>
            <w:tcW w:w="3119" w:type="dxa"/>
          </w:tcPr>
          <w:p w14:paraId="07318258" w14:textId="77777777" w:rsidR="00C9009B" w:rsidRDefault="006E2142">
            <w:pPr>
              <w:ind w:firstLine="0"/>
              <w:jc w:val="left"/>
            </w:pPr>
            <w:r>
              <w:t>Token Requestor ID tại TSP; bắt buộc.</w:t>
            </w:r>
          </w:p>
        </w:tc>
      </w:tr>
      <w:tr w:rsidR="00C9009B" w14:paraId="2AB5B5FE" w14:textId="77777777" w:rsidTr="00C9009B">
        <w:trPr>
          <w:cantSplit/>
        </w:trPr>
        <w:tc>
          <w:tcPr>
            <w:tcW w:w="3119" w:type="dxa"/>
          </w:tcPr>
          <w:p w14:paraId="7E5AD5B3" w14:textId="77777777" w:rsidR="00C9009B" w:rsidRDefault="006E2142">
            <w:pPr>
              <w:ind w:firstLine="0"/>
              <w:jc w:val="left"/>
            </w:pPr>
            <w:r>
              <w:t>tokenRequestorName</w:t>
            </w:r>
          </w:p>
        </w:tc>
        <w:tc>
          <w:tcPr>
            <w:tcW w:w="3119" w:type="dxa"/>
          </w:tcPr>
          <w:p w14:paraId="7DC53713" w14:textId="77777777" w:rsidR="00C9009B" w:rsidRDefault="006E2142">
            <w:pPr>
              <w:ind w:firstLine="0"/>
              <w:jc w:val="left"/>
            </w:pPr>
            <w:r>
              <w:t>String</w:t>
            </w:r>
          </w:p>
        </w:tc>
        <w:tc>
          <w:tcPr>
            <w:tcW w:w="3119" w:type="dxa"/>
          </w:tcPr>
          <w:p w14:paraId="11DEC845" w14:textId="77777777" w:rsidR="00C9009B" w:rsidRDefault="006E2142">
            <w:pPr>
              <w:ind w:firstLine="0"/>
              <w:jc w:val="left"/>
            </w:pPr>
            <w:r>
              <w:t>Tên Token Requestor.</w:t>
            </w:r>
          </w:p>
        </w:tc>
      </w:tr>
      <w:tr w:rsidR="00C9009B" w14:paraId="6947B226" w14:textId="77777777" w:rsidTr="00C9009B">
        <w:trPr>
          <w:cantSplit/>
        </w:trPr>
        <w:tc>
          <w:tcPr>
            <w:tcW w:w="3119" w:type="dxa"/>
          </w:tcPr>
          <w:p w14:paraId="18138A39" w14:textId="77777777" w:rsidR="00C9009B" w:rsidRDefault="006E2142">
            <w:pPr>
              <w:ind w:firstLine="0"/>
              <w:jc w:val="left"/>
            </w:pPr>
            <w:r>
              <w:t>tspPanId</w:t>
            </w:r>
          </w:p>
        </w:tc>
        <w:tc>
          <w:tcPr>
            <w:tcW w:w="3119" w:type="dxa"/>
          </w:tcPr>
          <w:p w14:paraId="40AA61FB" w14:textId="77777777" w:rsidR="00C9009B" w:rsidRDefault="006E2142">
            <w:pPr>
              <w:ind w:firstLine="0"/>
              <w:jc w:val="left"/>
            </w:pPr>
            <w:r>
              <w:t>String</w:t>
            </w:r>
          </w:p>
        </w:tc>
        <w:tc>
          <w:tcPr>
            <w:tcW w:w="3119" w:type="dxa"/>
          </w:tcPr>
          <w:p w14:paraId="637DB9A4" w14:textId="77777777" w:rsidR="00C9009B" w:rsidRDefault="006E2142">
            <w:pPr>
              <w:ind w:firstLine="0"/>
              <w:jc w:val="left"/>
            </w:pPr>
            <w:r>
              <w:t>PAN ID tại TSP.</w:t>
            </w:r>
          </w:p>
        </w:tc>
      </w:tr>
      <w:tr w:rsidR="00C9009B" w14:paraId="60FC8069" w14:textId="77777777" w:rsidTr="00C9009B">
        <w:trPr>
          <w:cantSplit/>
        </w:trPr>
        <w:tc>
          <w:tcPr>
            <w:tcW w:w="3119" w:type="dxa"/>
          </w:tcPr>
          <w:p w14:paraId="7E8A5962" w14:textId="77777777" w:rsidR="00C9009B" w:rsidRDefault="006E2142">
            <w:pPr>
              <w:ind w:firstLine="0"/>
              <w:jc w:val="left"/>
            </w:pPr>
            <w:r>
              <w:t>tspTokenId</w:t>
            </w:r>
          </w:p>
        </w:tc>
        <w:tc>
          <w:tcPr>
            <w:tcW w:w="3119" w:type="dxa"/>
          </w:tcPr>
          <w:p w14:paraId="1C93EEED" w14:textId="77777777" w:rsidR="00C9009B" w:rsidRDefault="006E2142">
            <w:pPr>
              <w:ind w:firstLine="0"/>
              <w:jc w:val="left"/>
            </w:pPr>
            <w:r>
              <w:t>String</w:t>
            </w:r>
          </w:p>
        </w:tc>
        <w:tc>
          <w:tcPr>
            <w:tcW w:w="3119" w:type="dxa"/>
          </w:tcPr>
          <w:p w14:paraId="7241CA58" w14:textId="77777777" w:rsidR="00C9009B" w:rsidRDefault="006E2142">
            <w:pPr>
              <w:ind w:firstLine="0"/>
              <w:jc w:val="left"/>
            </w:pPr>
            <w:r>
              <w:t>Token ID tại TSP.</w:t>
            </w:r>
          </w:p>
        </w:tc>
      </w:tr>
      <w:tr w:rsidR="00C9009B" w14:paraId="4C889693" w14:textId="77777777" w:rsidTr="00C9009B">
        <w:trPr>
          <w:cantSplit/>
        </w:trPr>
        <w:tc>
          <w:tcPr>
            <w:tcW w:w="3119" w:type="dxa"/>
          </w:tcPr>
          <w:p w14:paraId="51D73275" w14:textId="77777777" w:rsidR="00C9009B" w:rsidRDefault="006E2142">
            <w:pPr>
              <w:ind w:firstLine="0"/>
              <w:jc w:val="left"/>
            </w:pPr>
            <w:r>
              <w:t>tspTokenProvisioningId</w:t>
            </w:r>
          </w:p>
        </w:tc>
        <w:tc>
          <w:tcPr>
            <w:tcW w:w="3119" w:type="dxa"/>
          </w:tcPr>
          <w:p w14:paraId="47B78513" w14:textId="77777777" w:rsidR="00C9009B" w:rsidRDefault="006E2142">
            <w:pPr>
              <w:ind w:firstLine="0"/>
              <w:jc w:val="left"/>
            </w:pPr>
            <w:r>
              <w:t>String</w:t>
            </w:r>
          </w:p>
        </w:tc>
        <w:tc>
          <w:tcPr>
            <w:tcW w:w="3119" w:type="dxa"/>
          </w:tcPr>
          <w:p w14:paraId="66790A2F" w14:textId="77777777" w:rsidR="00C9009B" w:rsidRDefault="006E2142">
            <w:pPr>
              <w:ind w:firstLine="0"/>
              <w:jc w:val="left"/>
            </w:pPr>
            <w:r>
              <w:t>Token Provisioning ID tại TSP.</w:t>
            </w:r>
          </w:p>
        </w:tc>
      </w:tr>
      <w:tr w:rsidR="00C9009B" w14:paraId="35A26DEF" w14:textId="77777777" w:rsidTr="00C9009B">
        <w:trPr>
          <w:cantSplit/>
        </w:trPr>
        <w:tc>
          <w:tcPr>
            <w:tcW w:w="3119" w:type="dxa"/>
          </w:tcPr>
          <w:p w14:paraId="2F0555A7" w14:textId="77777777" w:rsidR="00C9009B" w:rsidRDefault="006E2142">
            <w:pPr>
              <w:ind w:firstLine="0"/>
              <w:jc w:val="left"/>
            </w:pPr>
            <w:r>
              <w:t>context</w:t>
            </w:r>
          </w:p>
        </w:tc>
        <w:tc>
          <w:tcPr>
            <w:tcW w:w="3119" w:type="dxa"/>
          </w:tcPr>
          <w:p w14:paraId="7AB3AFBF" w14:textId="77777777" w:rsidR="00C9009B" w:rsidRDefault="006E2142">
            <w:pPr>
              <w:ind w:firstLine="0"/>
              <w:jc w:val="left"/>
            </w:pPr>
            <w:r>
              <w:t>ActivationContext</w:t>
            </w:r>
          </w:p>
        </w:tc>
        <w:tc>
          <w:tcPr>
            <w:tcW w:w="3119" w:type="dxa"/>
          </w:tcPr>
          <w:p w14:paraId="5A6A288C" w14:textId="77777777" w:rsidR="00C9009B" w:rsidRDefault="006E2142">
            <w:pPr>
              <w:ind w:firstLine="0"/>
              <w:jc w:val="left"/>
            </w:pPr>
            <w:r>
              <w:t>Activation context; bắt buộc.</w:t>
            </w:r>
          </w:p>
        </w:tc>
      </w:tr>
      <w:tr w:rsidR="00C9009B" w14:paraId="698F80B4" w14:textId="77777777" w:rsidTr="00C9009B">
        <w:trPr>
          <w:cantSplit/>
        </w:trPr>
        <w:tc>
          <w:tcPr>
            <w:tcW w:w="3119" w:type="dxa"/>
          </w:tcPr>
          <w:p w14:paraId="336032F5" w14:textId="77777777" w:rsidR="00C9009B" w:rsidRDefault="006E2142">
            <w:pPr>
              <w:ind w:firstLine="0"/>
              <w:jc w:val="left"/>
            </w:pPr>
            <w:r>
              <w:t>activationMethodId</w:t>
            </w:r>
          </w:p>
        </w:tc>
        <w:tc>
          <w:tcPr>
            <w:tcW w:w="3119" w:type="dxa"/>
          </w:tcPr>
          <w:p w14:paraId="0C8F9F46" w14:textId="77777777" w:rsidR="00C9009B" w:rsidRDefault="006E2142">
            <w:pPr>
              <w:ind w:firstLine="0"/>
              <w:jc w:val="left"/>
            </w:pPr>
            <w:r>
              <w:t>String</w:t>
            </w:r>
          </w:p>
        </w:tc>
        <w:tc>
          <w:tcPr>
            <w:tcW w:w="3119" w:type="dxa"/>
          </w:tcPr>
          <w:p w14:paraId="7CDDF1BB" w14:textId="77777777" w:rsidR="00C9009B" w:rsidRDefault="006E2142">
            <w:pPr>
              <w:ind w:firstLine="0"/>
              <w:jc w:val="left"/>
            </w:pPr>
            <w:r>
              <w:t>Activation Method ID; bắt buộc.</w:t>
            </w:r>
          </w:p>
        </w:tc>
      </w:tr>
      <w:tr w:rsidR="00C9009B" w14:paraId="755BDEB3" w14:textId="77777777" w:rsidTr="00C9009B">
        <w:trPr>
          <w:cantSplit/>
        </w:trPr>
        <w:tc>
          <w:tcPr>
            <w:tcW w:w="3119" w:type="dxa"/>
          </w:tcPr>
          <w:p w14:paraId="41495747" w14:textId="77777777" w:rsidR="00C9009B" w:rsidRDefault="006E2142">
            <w:pPr>
              <w:ind w:firstLine="0"/>
              <w:jc w:val="left"/>
            </w:pPr>
            <w:r>
              <w:t>activationMethodType</w:t>
            </w:r>
          </w:p>
        </w:tc>
        <w:tc>
          <w:tcPr>
            <w:tcW w:w="3119" w:type="dxa"/>
          </w:tcPr>
          <w:p w14:paraId="35A6091F" w14:textId="77777777" w:rsidR="00C9009B" w:rsidRDefault="006E2142">
            <w:pPr>
              <w:ind w:firstLine="0"/>
              <w:jc w:val="left"/>
            </w:pPr>
            <w:r>
              <w:t>ActivationMethodType</w:t>
            </w:r>
          </w:p>
        </w:tc>
        <w:tc>
          <w:tcPr>
            <w:tcW w:w="3119" w:type="dxa"/>
          </w:tcPr>
          <w:p w14:paraId="3DB8CB4B" w14:textId="77777777" w:rsidR="00C9009B" w:rsidRDefault="006E2142">
            <w:pPr>
              <w:ind w:firstLine="0"/>
              <w:jc w:val="left"/>
            </w:pPr>
            <w:r>
              <w:t>Loại activation method; bắt buộc.</w:t>
            </w:r>
          </w:p>
        </w:tc>
      </w:tr>
      <w:tr w:rsidR="00C9009B" w14:paraId="29B819FC" w14:textId="77777777" w:rsidTr="00C9009B">
        <w:trPr>
          <w:cantSplit/>
        </w:trPr>
        <w:tc>
          <w:tcPr>
            <w:tcW w:w="3119" w:type="dxa"/>
          </w:tcPr>
          <w:p w14:paraId="607B6CCA" w14:textId="77777777" w:rsidR="00C9009B" w:rsidRDefault="006E2142">
            <w:pPr>
              <w:ind w:firstLine="0"/>
              <w:jc w:val="left"/>
            </w:pPr>
            <w:r>
              <w:lastRenderedPageBreak/>
              <w:t>activationMethodValue</w:t>
            </w:r>
          </w:p>
        </w:tc>
        <w:tc>
          <w:tcPr>
            <w:tcW w:w="3119" w:type="dxa"/>
          </w:tcPr>
          <w:p w14:paraId="7A0973A5" w14:textId="77777777" w:rsidR="00C9009B" w:rsidRDefault="006E2142">
            <w:pPr>
              <w:ind w:firstLine="0"/>
              <w:jc w:val="left"/>
            </w:pPr>
            <w:r>
              <w:t>String</w:t>
            </w:r>
          </w:p>
        </w:tc>
        <w:tc>
          <w:tcPr>
            <w:tcW w:w="3119" w:type="dxa"/>
          </w:tcPr>
          <w:p w14:paraId="57A68138" w14:textId="77777777" w:rsidR="00C9009B" w:rsidRDefault="006E2142">
            <w:pPr>
              <w:ind w:firstLine="0"/>
              <w:jc w:val="left"/>
            </w:pPr>
            <w:r>
              <w:t>Địa chỉ nhận activation code; bắt buộc.</w:t>
            </w:r>
          </w:p>
        </w:tc>
      </w:tr>
      <w:tr w:rsidR="00C9009B" w14:paraId="3DE4F32A" w14:textId="77777777" w:rsidTr="00C9009B">
        <w:trPr>
          <w:cantSplit/>
        </w:trPr>
        <w:tc>
          <w:tcPr>
            <w:tcW w:w="3119" w:type="dxa"/>
          </w:tcPr>
          <w:p w14:paraId="16C9ADD1" w14:textId="77777777" w:rsidR="00C9009B" w:rsidRDefault="006E2142">
            <w:pPr>
              <w:ind w:firstLine="0"/>
              <w:jc w:val="left"/>
            </w:pPr>
            <w:r>
              <w:t>activationCode</w:t>
            </w:r>
          </w:p>
        </w:tc>
        <w:tc>
          <w:tcPr>
            <w:tcW w:w="3119" w:type="dxa"/>
          </w:tcPr>
          <w:p w14:paraId="521DF986" w14:textId="77777777" w:rsidR="00C9009B" w:rsidRDefault="006E2142">
            <w:pPr>
              <w:ind w:firstLine="0"/>
              <w:jc w:val="left"/>
            </w:pPr>
            <w:r>
              <w:t>String</w:t>
            </w:r>
          </w:p>
        </w:tc>
        <w:tc>
          <w:tcPr>
            <w:tcW w:w="3119" w:type="dxa"/>
          </w:tcPr>
          <w:p w14:paraId="62FA7846" w14:textId="77777777" w:rsidR="00C9009B" w:rsidRDefault="006E2142">
            <w:pPr>
              <w:ind w:firstLine="0"/>
              <w:jc w:val="left"/>
            </w:pPr>
            <w:r>
              <w:t>Activation code; bắt buộc.</w:t>
            </w:r>
          </w:p>
        </w:tc>
      </w:tr>
      <w:tr w:rsidR="00C9009B" w14:paraId="204C2838" w14:textId="77777777" w:rsidTr="00C9009B">
        <w:trPr>
          <w:cantSplit/>
        </w:trPr>
        <w:tc>
          <w:tcPr>
            <w:tcW w:w="3119" w:type="dxa"/>
          </w:tcPr>
          <w:p w14:paraId="13517504" w14:textId="77777777" w:rsidR="00C9009B" w:rsidRDefault="006E2142">
            <w:pPr>
              <w:ind w:firstLine="0"/>
              <w:jc w:val="left"/>
            </w:pPr>
            <w:r>
              <w:t>activationCodeExpiryDate</w:t>
            </w:r>
          </w:p>
        </w:tc>
        <w:tc>
          <w:tcPr>
            <w:tcW w:w="3119" w:type="dxa"/>
          </w:tcPr>
          <w:p w14:paraId="3702DD5D" w14:textId="77777777" w:rsidR="00C9009B" w:rsidRDefault="006E2142">
            <w:pPr>
              <w:ind w:firstLine="0"/>
              <w:jc w:val="left"/>
            </w:pPr>
            <w:r>
              <w:t>Instant</w:t>
            </w:r>
          </w:p>
        </w:tc>
        <w:tc>
          <w:tcPr>
            <w:tcW w:w="3119" w:type="dxa"/>
          </w:tcPr>
          <w:p w14:paraId="03F31A7F" w14:textId="77777777" w:rsidR="00C9009B" w:rsidRDefault="006E2142">
            <w:pPr>
              <w:ind w:firstLine="0"/>
              <w:jc w:val="left"/>
            </w:pPr>
            <w:r>
              <w:t>Thời điểm hết hạn activation code theo chuẩn ISO-8601.</w:t>
            </w:r>
          </w:p>
        </w:tc>
      </w:tr>
    </w:tbl>
    <w:p w14:paraId="24AFBB05" w14:textId="77777777" w:rsidR="00C9009B" w:rsidRDefault="006E2142">
      <w:pPr>
        <w:spacing w:after="0"/>
        <w:ind w:firstLine="0"/>
        <w:jc w:val="left"/>
      </w:pPr>
      <w:r>
        <w:rPr>
          <w:b/>
        </w:rPr>
        <w:t>Response body — HTTP 200</w:t>
      </w:r>
    </w:p>
    <w:tbl>
      <w:tblPr>
        <w:tblStyle w:val="TableGrid"/>
        <w:tblW w:w="0" w:type="auto"/>
        <w:tblLook w:val="04A0" w:firstRow="1" w:lastRow="0" w:firstColumn="1" w:lastColumn="0" w:noHBand="0" w:noVBand="1"/>
      </w:tblPr>
      <w:tblGrid>
        <w:gridCol w:w="3116"/>
        <w:gridCol w:w="3115"/>
        <w:gridCol w:w="3116"/>
      </w:tblGrid>
      <w:tr w:rsidR="00C9009B" w14:paraId="3654AA18"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04A67E05" w14:textId="77777777" w:rsidR="00C9009B" w:rsidRDefault="006E2142">
            <w:pPr>
              <w:ind w:firstLine="0"/>
              <w:jc w:val="left"/>
            </w:pPr>
            <w:r>
              <w:t>Field name</w:t>
            </w:r>
          </w:p>
        </w:tc>
        <w:tc>
          <w:tcPr>
            <w:tcW w:w="3119" w:type="dxa"/>
            <w:shd w:val="clear" w:color="auto" w:fill="D9EAF7"/>
            <w:vAlign w:val="top"/>
          </w:tcPr>
          <w:p w14:paraId="023D3912" w14:textId="77777777" w:rsidR="00C9009B" w:rsidRDefault="006E2142">
            <w:pPr>
              <w:ind w:firstLine="0"/>
              <w:jc w:val="left"/>
            </w:pPr>
            <w:r>
              <w:t>Data type</w:t>
            </w:r>
          </w:p>
        </w:tc>
        <w:tc>
          <w:tcPr>
            <w:tcW w:w="3119" w:type="dxa"/>
            <w:shd w:val="clear" w:color="auto" w:fill="D9EAF7"/>
            <w:vAlign w:val="top"/>
          </w:tcPr>
          <w:p w14:paraId="01C3244F" w14:textId="77777777" w:rsidR="00C9009B" w:rsidRDefault="006E2142">
            <w:pPr>
              <w:ind w:firstLine="0"/>
              <w:jc w:val="left"/>
            </w:pPr>
            <w:r>
              <w:t>Description</w:t>
            </w:r>
          </w:p>
        </w:tc>
      </w:tr>
      <w:tr w:rsidR="00C9009B" w14:paraId="30B5857D" w14:textId="77777777" w:rsidTr="00C9009B">
        <w:trPr>
          <w:cantSplit/>
        </w:trPr>
        <w:tc>
          <w:tcPr>
            <w:tcW w:w="3119" w:type="dxa"/>
          </w:tcPr>
          <w:p w14:paraId="690E1874" w14:textId="77777777" w:rsidR="00C9009B" w:rsidRDefault="006E2142">
            <w:pPr>
              <w:ind w:firstLine="0"/>
              <w:jc w:val="left"/>
            </w:pPr>
            <w:r>
              <w:t>(Không có)</w:t>
            </w:r>
          </w:p>
        </w:tc>
        <w:tc>
          <w:tcPr>
            <w:tcW w:w="3119" w:type="dxa"/>
          </w:tcPr>
          <w:p w14:paraId="5CCD061C" w14:textId="77777777" w:rsidR="00C9009B" w:rsidRDefault="006E2142">
            <w:pPr>
              <w:ind w:firstLine="0"/>
              <w:jc w:val="left"/>
            </w:pPr>
            <w:r>
              <w:t>—</w:t>
            </w:r>
          </w:p>
        </w:tc>
        <w:tc>
          <w:tcPr>
            <w:tcW w:w="3119" w:type="dxa"/>
          </w:tcPr>
          <w:p w14:paraId="4070568F" w14:textId="77777777" w:rsidR="00C9009B" w:rsidRDefault="006E2142">
            <w:pPr>
              <w:ind w:firstLine="0"/>
              <w:jc w:val="left"/>
            </w:pPr>
            <w:r>
              <w:t>HTTP 200, response body rỗng.</w:t>
            </w:r>
          </w:p>
        </w:tc>
      </w:tr>
    </w:tbl>
    <w:p w14:paraId="3ECEE893" w14:textId="77777777" w:rsidR="00C9009B" w:rsidRDefault="00C9009B">
      <w:pPr>
        <w:spacing w:after="0"/>
        <w:ind w:firstLine="0"/>
        <w:jc w:val="left"/>
      </w:pPr>
    </w:p>
    <w:p w14:paraId="22BD12EA" w14:textId="77777777" w:rsidR="00C9009B" w:rsidRDefault="006E2142">
      <w:pPr>
        <w:spacing w:before="120" w:after="0"/>
        <w:ind w:firstLine="0"/>
        <w:jc w:val="left"/>
      </w:pPr>
      <w:r>
        <w:rPr>
          <w:b/>
          <w:sz w:val="26"/>
        </w:rPr>
        <w:t>5. POST /api/v1/tokens/{id}/notifyStipTokenizationDecision</w:t>
      </w:r>
    </w:p>
    <w:p w14:paraId="4A8B67BC" w14:textId="77777777" w:rsidR="00C9009B" w:rsidRDefault="006E2142">
      <w:pPr>
        <w:spacing w:after="0"/>
        <w:ind w:firstLine="0"/>
        <w:jc w:val="left"/>
      </w:pPr>
      <w:r>
        <w:t>Mô tả: API nhận STIP decision từ Entrust và cập nhật thông tin token theo Token ID của Entrust.</w:t>
      </w:r>
    </w:p>
    <w:p w14:paraId="61177122" w14:textId="77777777" w:rsidR="00C9009B" w:rsidRDefault="006E2142">
      <w:pPr>
        <w:spacing w:after="0"/>
        <w:ind w:firstLine="0"/>
        <w:jc w:val="left"/>
      </w:pPr>
      <w:r>
        <w:rPr>
          <w:b/>
        </w:rPr>
        <w:t>Request body</w:t>
      </w:r>
    </w:p>
    <w:tbl>
      <w:tblPr>
        <w:tblStyle w:val="TableGrid"/>
        <w:tblW w:w="0" w:type="auto"/>
        <w:tblLook w:val="04A0" w:firstRow="1" w:lastRow="0" w:firstColumn="1" w:lastColumn="0" w:noHBand="0" w:noVBand="1"/>
      </w:tblPr>
      <w:tblGrid>
        <w:gridCol w:w="3116"/>
        <w:gridCol w:w="3116"/>
        <w:gridCol w:w="3115"/>
      </w:tblGrid>
      <w:tr w:rsidR="00C9009B" w14:paraId="50DCC145"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5B5C1D63" w14:textId="77777777" w:rsidR="00C9009B" w:rsidRDefault="006E2142">
            <w:pPr>
              <w:ind w:firstLine="0"/>
              <w:jc w:val="left"/>
            </w:pPr>
            <w:r>
              <w:t>Field name</w:t>
            </w:r>
          </w:p>
        </w:tc>
        <w:tc>
          <w:tcPr>
            <w:tcW w:w="3119" w:type="dxa"/>
            <w:shd w:val="clear" w:color="auto" w:fill="D9EAF7"/>
            <w:vAlign w:val="top"/>
          </w:tcPr>
          <w:p w14:paraId="77E0385A" w14:textId="77777777" w:rsidR="00C9009B" w:rsidRDefault="006E2142">
            <w:pPr>
              <w:ind w:firstLine="0"/>
              <w:jc w:val="left"/>
            </w:pPr>
            <w:r>
              <w:t>Data type</w:t>
            </w:r>
          </w:p>
        </w:tc>
        <w:tc>
          <w:tcPr>
            <w:tcW w:w="3119" w:type="dxa"/>
            <w:shd w:val="clear" w:color="auto" w:fill="D9EAF7"/>
            <w:vAlign w:val="top"/>
          </w:tcPr>
          <w:p w14:paraId="6FDEC948" w14:textId="77777777" w:rsidR="00C9009B" w:rsidRDefault="006E2142">
            <w:pPr>
              <w:ind w:firstLine="0"/>
              <w:jc w:val="left"/>
            </w:pPr>
            <w:r>
              <w:t>Description</w:t>
            </w:r>
          </w:p>
        </w:tc>
      </w:tr>
      <w:tr w:rsidR="00C9009B" w14:paraId="5AB5C3A3" w14:textId="77777777" w:rsidTr="00C9009B">
        <w:trPr>
          <w:cantSplit/>
        </w:trPr>
        <w:tc>
          <w:tcPr>
            <w:tcW w:w="3119" w:type="dxa"/>
          </w:tcPr>
          <w:p w14:paraId="3FEF667B" w14:textId="77777777" w:rsidR="00C9009B" w:rsidRDefault="006E2142">
            <w:pPr>
              <w:ind w:firstLine="0"/>
              <w:jc w:val="left"/>
            </w:pPr>
            <w:r>
              <w:t>tsp</w:t>
            </w:r>
          </w:p>
        </w:tc>
        <w:tc>
          <w:tcPr>
            <w:tcW w:w="3119" w:type="dxa"/>
          </w:tcPr>
          <w:p w14:paraId="5E3B6488" w14:textId="77777777" w:rsidR="00C9009B" w:rsidRDefault="006E2142">
            <w:pPr>
              <w:ind w:firstLine="0"/>
              <w:jc w:val="left"/>
            </w:pPr>
            <w:r>
              <w:t>TspType</w:t>
            </w:r>
          </w:p>
        </w:tc>
        <w:tc>
          <w:tcPr>
            <w:tcW w:w="3119" w:type="dxa"/>
          </w:tcPr>
          <w:p w14:paraId="278CAC2B" w14:textId="77777777" w:rsidR="00C9009B" w:rsidRDefault="006E2142">
            <w:pPr>
              <w:ind w:firstLine="0"/>
              <w:jc w:val="left"/>
            </w:pPr>
            <w:r>
              <w:t>TSP xử lý tokenization; bắt buộc.</w:t>
            </w:r>
          </w:p>
        </w:tc>
      </w:tr>
      <w:tr w:rsidR="00C9009B" w14:paraId="39B1B837" w14:textId="77777777" w:rsidTr="00C9009B">
        <w:trPr>
          <w:cantSplit/>
        </w:trPr>
        <w:tc>
          <w:tcPr>
            <w:tcW w:w="3119" w:type="dxa"/>
          </w:tcPr>
          <w:p w14:paraId="0A1F3223" w14:textId="77777777" w:rsidR="00C9009B" w:rsidRDefault="006E2142">
            <w:pPr>
              <w:ind w:firstLine="0"/>
              <w:jc w:val="left"/>
            </w:pPr>
            <w:r>
              <w:t>tspTokenRequestorId</w:t>
            </w:r>
          </w:p>
        </w:tc>
        <w:tc>
          <w:tcPr>
            <w:tcW w:w="3119" w:type="dxa"/>
          </w:tcPr>
          <w:p w14:paraId="69D32E19" w14:textId="77777777" w:rsidR="00C9009B" w:rsidRDefault="006E2142">
            <w:pPr>
              <w:ind w:firstLine="0"/>
              <w:jc w:val="left"/>
            </w:pPr>
            <w:r>
              <w:t>String</w:t>
            </w:r>
          </w:p>
        </w:tc>
        <w:tc>
          <w:tcPr>
            <w:tcW w:w="3119" w:type="dxa"/>
          </w:tcPr>
          <w:p w14:paraId="659C5690" w14:textId="77777777" w:rsidR="00C9009B" w:rsidRDefault="006E2142">
            <w:pPr>
              <w:ind w:firstLine="0"/>
              <w:jc w:val="left"/>
            </w:pPr>
            <w:r>
              <w:t>Token Requestor ID tại TSP; bắt buộc.</w:t>
            </w:r>
          </w:p>
        </w:tc>
      </w:tr>
      <w:tr w:rsidR="00C9009B" w14:paraId="2232BDB1" w14:textId="77777777" w:rsidTr="00C9009B">
        <w:trPr>
          <w:cantSplit/>
        </w:trPr>
        <w:tc>
          <w:tcPr>
            <w:tcW w:w="3119" w:type="dxa"/>
          </w:tcPr>
          <w:p w14:paraId="71F4F104" w14:textId="77777777" w:rsidR="00C9009B" w:rsidRDefault="006E2142">
            <w:pPr>
              <w:ind w:firstLine="0"/>
              <w:jc w:val="left"/>
            </w:pPr>
            <w:r>
              <w:t>tokenRequestorName</w:t>
            </w:r>
          </w:p>
        </w:tc>
        <w:tc>
          <w:tcPr>
            <w:tcW w:w="3119" w:type="dxa"/>
          </w:tcPr>
          <w:p w14:paraId="5CCF1AE4" w14:textId="77777777" w:rsidR="00C9009B" w:rsidRDefault="006E2142">
            <w:pPr>
              <w:ind w:firstLine="0"/>
              <w:jc w:val="left"/>
            </w:pPr>
            <w:r>
              <w:t>String</w:t>
            </w:r>
          </w:p>
        </w:tc>
        <w:tc>
          <w:tcPr>
            <w:tcW w:w="3119" w:type="dxa"/>
          </w:tcPr>
          <w:p w14:paraId="10478129" w14:textId="77777777" w:rsidR="00C9009B" w:rsidRDefault="006E2142">
            <w:pPr>
              <w:ind w:firstLine="0"/>
              <w:jc w:val="left"/>
            </w:pPr>
            <w:r>
              <w:t>Tên Token Requestor.</w:t>
            </w:r>
          </w:p>
        </w:tc>
      </w:tr>
      <w:tr w:rsidR="00C9009B" w14:paraId="15D0FC38" w14:textId="77777777" w:rsidTr="00C9009B">
        <w:trPr>
          <w:cantSplit/>
        </w:trPr>
        <w:tc>
          <w:tcPr>
            <w:tcW w:w="3119" w:type="dxa"/>
          </w:tcPr>
          <w:p w14:paraId="0FA3E0D5" w14:textId="77777777" w:rsidR="00C9009B" w:rsidRDefault="006E2142">
            <w:pPr>
              <w:ind w:firstLine="0"/>
              <w:jc w:val="left"/>
            </w:pPr>
            <w:r>
              <w:lastRenderedPageBreak/>
              <w:t>tspTokenId</w:t>
            </w:r>
          </w:p>
        </w:tc>
        <w:tc>
          <w:tcPr>
            <w:tcW w:w="3119" w:type="dxa"/>
          </w:tcPr>
          <w:p w14:paraId="1CF50154" w14:textId="77777777" w:rsidR="00C9009B" w:rsidRDefault="006E2142">
            <w:pPr>
              <w:ind w:firstLine="0"/>
              <w:jc w:val="left"/>
            </w:pPr>
            <w:r>
              <w:t>String</w:t>
            </w:r>
          </w:p>
        </w:tc>
        <w:tc>
          <w:tcPr>
            <w:tcW w:w="3119" w:type="dxa"/>
          </w:tcPr>
          <w:p w14:paraId="7E40C4F6" w14:textId="77777777" w:rsidR="00C9009B" w:rsidRDefault="006E2142">
            <w:pPr>
              <w:ind w:firstLine="0"/>
              <w:jc w:val="left"/>
            </w:pPr>
            <w:r>
              <w:t>Token ID tại TSP.</w:t>
            </w:r>
          </w:p>
        </w:tc>
      </w:tr>
      <w:tr w:rsidR="00C9009B" w14:paraId="5EDE4123" w14:textId="77777777" w:rsidTr="00C9009B">
        <w:trPr>
          <w:cantSplit/>
        </w:trPr>
        <w:tc>
          <w:tcPr>
            <w:tcW w:w="3119" w:type="dxa"/>
          </w:tcPr>
          <w:p w14:paraId="0D68A4B9" w14:textId="77777777" w:rsidR="00C9009B" w:rsidRDefault="006E2142">
            <w:pPr>
              <w:ind w:firstLine="0"/>
              <w:jc w:val="left"/>
            </w:pPr>
            <w:r>
              <w:t>tspTokenProvisioningId</w:t>
            </w:r>
          </w:p>
        </w:tc>
        <w:tc>
          <w:tcPr>
            <w:tcW w:w="3119" w:type="dxa"/>
          </w:tcPr>
          <w:p w14:paraId="0283FF6A" w14:textId="77777777" w:rsidR="00C9009B" w:rsidRDefault="006E2142">
            <w:pPr>
              <w:ind w:firstLine="0"/>
              <w:jc w:val="left"/>
            </w:pPr>
            <w:r>
              <w:t>String</w:t>
            </w:r>
          </w:p>
        </w:tc>
        <w:tc>
          <w:tcPr>
            <w:tcW w:w="3119" w:type="dxa"/>
          </w:tcPr>
          <w:p w14:paraId="1CEA2D72" w14:textId="77777777" w:rsidR="00C9009B" w:rsidRDefault="006E2142">
            <w:pPr>
              <w:ind w:firstLine="0"/>
              <w:jc w:val="left"/>
            </w:pPr>
            <w:r>
              <w:t>Token Provisioning ID tại TSP.</w:t>
            </w:r>
          </w:p>
        </w:tc>
      </w:tr>
      <w:tr w:rsidR="00C9009B" w14:paraId="4253B4F6" w14:textId="77777777" w:rsidTr="00C9009B">
        <w:trPr>
          <w:cantSplit/>
        </w:trPr>
        <w:tc>
          <w:tcPr>
            <w:tcW w:w="3119" w:type="dxa"/>
          </w:tcPr>
          <w:p w14:paraId="0F75BA94" w14:textId="77777777" w:rsidR="00C9009B" w:rsidRDefault="006E2142">
            <w:pPr>
              <w:ind w:firstLine="0"/>
              <w:jc w:val="left"/>
            </w:pPr>
            <w:r>
              <w:t>tspPanId</w:t>
            </w:r>
          </w:p>
        </w:tc>
        <w:tc>
          <w:tcPr>
            <w:tcW w:w="3119" w:type="dxa"/>
          </w:tcPr>
          <w:p w14:paraId="32837198" w14:textId="77777777" w:rsidR="00C9009B" w:rsidRDefault="006E2142">
            <w:pPr>
              <w:ind w:firstLine="0"/>
              <w:jc w:val="left"/>
            </w:pPr>
            <w:r>
              <w:t>String</w:t>
            </w:r>
          </w:p>
        </w:tc>
        <w:tc>
          <w:tcPr>
            <w:tcW w:w="3119" w:type="dxa"/>
          </w:tcPr>
          <w:p w14:paraId="77A9A60A" w14:textId="77777777" w:rsidR="00C9009B" w:rsidRDefault="006E2142">
            <w:pPr>
              <w:ind w:firstLine="0"/>
              <w:jc w:val="left"/>
            </w:pPr>
            <w:r>
              <w:t>PAN ID tại TSP.</w:t>
            </w:r>
          </w:p>
        </w:tc>
      </w:tr>
      <w:tr w:rsidR="00C9009B" w14:paraId="1F05761B" w14:textId="77777777" w:rsidTr="00C9009B">
        <w:trPr>
          <w:cantSplit/>
        </w:trPr>
        <w:tc>
          <w:tcPr>
            <w:tcW w:w="3119" w:type="dxa"/>
          </w:tcPr>
          <w:p w14:paraId="2052076D" w14:textId="77777777" w:rsidR="00C9009B" w:rsidRDefault="006E2142">
            <w:pPr>
              <w:ind w:firstLine="0"/>
              <w:jc w:val="left"/>
            </w:pPr>
            <w:r>
              <w:t>stip</w:t>
            </w:r>
          </w:p>
        </w:tc>
        <w:tc>
          <w:tcPr>
            <w:tcW w:w="3119" w:type="dxa"/>
          </w:tcPr>
          <w:p w14:paraId="05F3B412" w14:textId="77777777" w:rsidR="00C9009B" w:rsidRDefault="006E2142">
            <w:pPr>
              <w:ind w:firstLine="0"/>
              <w:jc w:val="left"/>
            </w:pPr>
            <w:r>
              <w:t>Object</w:t>
            </w:r>
          </w:p>
        </w:tc>
        <w:tc>
          <w:tcPr>
            <w:tcW w:w="3119" w:type="dxa"/>
          </w:tcPr>
          <w:p w14:paraId="714FD759" w14:textId="77777777" w:rsidR="00C9009B" w:rsidRDefault="006E2142">
            <w:pPr>
              <w:ind w:firstLine="0"/>
              <w:jc w:val="left"/>
            </w:pPr>
            <w:r>
              <w:t>Thông tin STIP decision; bắt buộc.</w:t>
            </w:r>
          </w:p>
        </w:tc>
      </w:tr>
      <w:tr w:rsidR="00C9009B" w14:paraId="0667700F" w14:textId="77777777" w:rsidTr="00C9009B">
        <w:trPr>
          <w:cantSplit/>
        </w:trPr>
        <w:tc>
          <w:tcPr>
            <w:tcW w:w="3119" w:type="dxa"/>
          </w:tcPr>
          <w:p w14:paraId="2F90BE8E" w14:textId="77777777" w:rsidR="00C9009B" w:rsidRDefault="006E2142">
            <w:pPr>
              <w:ind w:firstLine="0"/>
              <w:jc w:val="left"/>
            </w:pPr>
            <w:r>
              <w:t>stip.source</w:t>
            </w:r>
          </w:p>
        </w:tc>
        <w:tc>
          <w:tcPr>
            <w:tcW w:w="3119" w:type="dxa"/>
          </w:tcPr>
          <w:p w14:paraId="5EEB11C5" w14:textId="77777777" w:rsidR="00C9009B" w:rsidRDefault="006E2142">
            <w:pPr>
              <w:ind w:firstLine="0"/>
              <w:jc w:val="left"/>
            </w:pPr>
            <w:r>
              <w:t>StipSource</w:t>
            </w:r>
          </w:p>
        </w:tc>
        <w:tc>
          <w:tcPr>
            <w:tcW w:w="3119" w:type="dxa"/>
          </w:tcPr>
          <w:p w14:paraId="7B1597A4" w14:textId="77777777" w:rsidR="00C9009B" w:rsidRDefault="006E2142">
            <w:pPr>
              <w:ind w:firstLine="0"/>
              <w:jc w:val="left"/>
            </w:pPr>
            <w:r>
              <w:t>Source của STIP decision; bắt buộc.</w:t>
            </w:r>
          </w:p>
        </w:tc>
      </w:tr>
      <w:tr w:rsidR="00C9009B" w14:paraId="66068540" w14:textId="77777777" w:rsidTr="00C9009B">
        <w:trPr>
          <w:cantSplit/>
        </w:trPr>
        <w:tc>
          <w:tcPr>
            <w:tcW w:w="3119" w:type="dxa"/>
          </w:tcPr>
          <w:p w14:paraId="49429E21" w14:textId="77777777" w:rsidR="00C9009B" w:rsidRDefault="006E2142">
            <w:pPr>
              <w:ind w:firstLine="0"/>
              <w:jc w:val="left"/>
            </w:pPr>
            <w:r>
              <w:t>stip.decision</w:t>
            </w:r>
          </w:p>
        </w:tc>
        <w:tc>
          <w:tcPr>
            <w:tcW w:w="3119" w:type="dxa"/>
          </w:tcPr>
          <w:p w14:paraId="1BB9380D" w14:textId="77777777" w:rsidR="00C9009B" w:rsidRDefault="006E2142">
            <w:pPr>
              <w:ind w:firstLine="0"/>
              <w:jc w:val="left"/>
            </w:pPr>
            <w:r>
              <w:t>StipDecision</w:t>
            </w:r>
          </w:p>
        </w:tc>
        <w:tc>
          <w:tcPr>
            <w:tcW w:w="3119" w:type="dxa"/>
          </w:tcPr>
          <w:p w14:paraId="2BA7F8F4" w14:textId="77777777" w:rsidR="00C9009B" w:rsidRDefault="006E2142">
            <w:pPr>
              <w:ind w:firstLine="0"/>
              <w:jc w:val="left"/>
            </w:pPr>
            <w:r>
              <w:t>STIP decision; bắt buộc.</w:t>
            </w:r>
          </w:p>
        </w:tc>
      </w:tr>
      <w:tr w:rsidR="00C9009B" w14:paraId="144372D9" w14:textId="77777777" w:rsidTr="00C9009B">
        <w:trPr>
          <w:cantSplit/>
        </w:trPr>
        <w:tc>
          <w:tcPr>
            <w:tcW w:w="3119" w:type="dxa"/>
          </w:tcPr>
          <w:p w14:paraId="2332D593" w14:textId="77777777" w:rsidR="00C9009B" w:rsidRDefault="006E2142">
            <w:pPr>
              <w:ind w:firstLine="0"/>
              <w:jc w:val="left"/>
            </w:pPr>
            <w:r>
              <w:t>stip.declineReason</w:t>
            </w:r>
          </w:p>
        </w:tc>
        <w:tc>
          <w:tcPr>
            <w:tcW w:w="3119" w:type="dxa"/>
          </w:tcPr>
          <w:p w14:paraId="70381C66" w14:textId="77777777" w:rsidR="00C9009B" w:rsidRDefault="006E2142">
            <w:pPr>
              <w:ind w:firstLine="0"/>
              <w:jc w:val="left"/>
            </w:pPr>
            <w:r>
              <w:t>StipDeclineReason</w:t>
            </w:r>
          </w:p>
        </w:tc>
        <w:tc>
          <w:tcPr>
            <w:tcW w:w="3119" w:type="dxa"/>
          </w:tcPr>
          <w:p w14:paraId="33A67782" w14:textId="77777777" w:rsidR="00C9009B" w:rsidRDefault="006E2142">
            <w:pPr>
              <w:ind w:firstLine="0"/>
              <w:jc w:val="left"/>
            </w:pPr>
            <w:r>
              <w:t>Lý do STIP decline.</w:t>
            </w:r>
          </w:p>
        </w:tc>
      </w:tr>
      <w:tr w:rsidR="00C9009B" w14:paraId="640E899D" w14:textId="77777777" w:rsidTr="00C9009B">
        <w:trPr>
          <w:cantSplit/>
        </w:trPr>
        <w:tc>
          <w:tcPr>
            <w:tcW w:w="3119" w:type="dxa"/>
          </w:tcPr>
          <w:p w14:paraId="7A99A048" w14:textId="77777777" w:rsidR="00C9009B" w:rsidRDefault="006E2142">
            <w:pPr>
              <w:ind w:firstLine="0"/>
              <w:jc w:val="left"/>
            </w:pPr>
            <w:r>
              <w:t>stip.decisionDate</w:t>
            </w:r>
          </w:p>
        </w:tc>
        <w:tc>
          <w:tcPr>
            <w:tcW w:w="3119" w:type="dxa"/>
          </w:tcPr>
          <w:p w14:paraId="72A6E5DC" w14:textId="77777777" w:rsidR="00C9009B" w:rsidRDefault="006E2142">
            <w:pPr>
              <w:ind w:firstLine="0"/>
              <w:jc w:val="left"/>
            </w:pPr>
            <w:r>
              <w:t>Instant</w:t>
            </w:r>
          </w:p>
        </w:tc>
        <w:tc>
          <w:tcPr>
            <w:tcW w:w="3119" w:type="dxa"/>
          </w:tcPr>
          <w:p w14:paraId="07CD24EF" w14:textId="77777777" w:rsidR="00C9009B" w:rsidRDefault="006E2142">
            <w:pPr>
              <w:ind w:firstLine="0"/>
              <w:jc w:val="left"/>
            </w:pPr>
            <w:r>
              <w:t>Thời điểm đưa ra STIP decision; bắt buộc.</w:t>
            </w:r>
          </w:p>
        </w:tc>
      </w:tr>
      <w:tr w:rsidR="00C9009B" w14:paraId="0480BC3E" w14:textId="77777777" w:rsidTr="00C9009B">
        <w:trPr>
          <w:cantSplit/>
        </w:trPr>
        <w:tc>
          <w:tcPr>
            <w:tcW w:w="3119" w:type="dxa"/>
          </w:tcPr>
          <w:p w14:paraId="1CC22CFF" w14:textId="77777777" w:rsidR="00C9009B" w:rsidRDefault="006E2142">
            <w:pPr>
              <w:ind w:firstLine="0"/>
              <w:jc w:val="left"/>
            </w:pPr>
            <w:r>
              <w:t>emailAddressHash</w:t>
            </w:r>
          </w:p>
        </w:tc>
        <w:tc>
          <w:tcPr>
            <w:tcW w:w="3119" w:type="dxa"/>
          </w:tcPr>
          <w:p w14:paraId="6044E7C2" w14:textId="77777777" w:rsidR="00C9009B" w:rsidRDefault="006E2142">
            <w:pPr>
              <w:ind w:firstLine="0"/>
              <w:jc w:val="left"/>
            </w:pPr>
            <w:r>
              <w:t>String</w:t>
            </w:r>
          </w:p>
        </w:tc>
        <w:tc>
          <w:tcPr>
            <w:tcW w:w="3119" w:type="dxa"/>
          </w:tcPr>
          <w:p w14:paraId="4E7BF55C" w14:textId="77777777" w:rsidR="00C9009B" w:rsidRDefault="006E2142">
            <w:pPr>
              <w:ind w:firstLine="0"/>
              <w:jc w:val="left"/>
            </w:pPr>
            <w:r>
              <w:t>Hash của email.</w:t>
            </w:r>
          </w:p>
        </w:tc>
      </w:tr>
      <w:tr w:rsidR="00C9009B" w14:paraId="4A5E947A" w14:textId="77777777" w:rsidTr="00C9009B">
        <w:trPr>
          <w:cantSplit/>
        </w:trPr>
        <w:tc>
          <w:tcPr>
            <w:tcW w:w="3119" w:type="dxa"/>
          </w:tcPr>
          <w:p w14:paraId="59C246A0" w14:textId="77777777" w:rsidR="00C9009B" w:rsidRDefault="006E2142">
            <w:pPr>
              <w:ind w:firstLine="0"/>
              <w:jc w:val="left"/>
            </w:pPr>
            <w:r>
              <w:t>tokenType</w:t>
            </w:r>
          </w:p>
        </w:tc>
        <w:tc>
          <w:tcPr>
            <w:tcW w:w="3119" w:type="dxa"/>
          </w:tcPr>
          <w:p w14:paraId="0D1C597F" w14:textId="77777777" w:rsidR="00C9009B" w:rsidRDefault="006E2142">
            <w:pPr>
              <w:ind w:firstLine="0"/>
              <w:jc w:val="left"/>
            </w:pPr>
            <w:r>
              <w:t>TokenType</w:t>
            </w:r>
          </w:p>
        </w:tc>
        <w:tc>
          <w:tcPr>
            <w:tcW w:w="3119" w:type="dxa"/>
          </w:tcPr>
          <w:p w14:paraId="13A209CC" w14:textId="77777777" w:rsidR="00C9009B" w:rsidRDefault="006E2142">
            <w:pPr>
              <w:ind w:firstLine="0"/>
              <w:jc w:val="left"/>
            </w:pPr>
            <w:r>
              <w:t>Token type; bắt buộc.</w:t>
            </w:r>
          </w:p>
        </w:tc>
      </w:tr>
      <w:tr w:rsidR="00C9009B" w14:paraId="79F4D9DD" w14:textId="77777777" w:rsidTr="00C9009B">
        <w:trPr>
          <w:cantSplit/>
        </w:trPr>
        <w:tc>
          <w:tcPr>
            <w:tcW w:w="3119" w:type="dxa"/>
          </w:tcPr>
          <w:p w14:paraId="2972DD18" w14:textId="77777777" w:rsidR="00C9009B" w:rsidRDefault="006E2142">
            <w:pPr>
              <w:ind w:firstLine="0"/>
              <w:jc w:val="left"/>
            </w:pPr>
            <w:r>
              <w:t>trCustomerWalletId</w:t>
            </w:r>
          </w:p>
        </w:tc>
        <w:tc>
          <w:tcPr>
            <w:tcW w:w="3119" w:type="dxa"/>
          </w:tcPr>
          <w:p w14:paraId="3698B437" w14:textId="77777777" w:rsidR="00C9009B" w:rsidRDefault="006E2142">
            <w:pPr>
              <w:ind w:firstLine="0"/>
              <w:jc w:val="left"/>
            </w:pPr>
            <w:r>
              <w:t>String</w:t>
            </w:r>
          </w:p>
        </w:tc>
        <w:tc>
          <w:tcPr>
            <w:tcW w:w="3119" w:type="dxa"/>
          </w:tcPr>
          <w:p w14:paraId="1B467B4C" w14:textId="77777777" w:rsidR="00C9009B" w:rsidRDefault="006E2142">
            <w:pPr>
              <w:ind w:firstLine="0"/>
              <w:jc w:val="left"/>
            </w:pPr>
            <w:r>
              <w:t>Customer Wallet ID tại Token Requestor.</w:t>
            </w:r>
          </w:p>
        </w:tc>
      </w:tr>
      <w:tr w:rsidR="00C9009B" w14:paraId="3D07CDDB" w14:textId="77777777" w:rsidTr="00C9009B">
        <w:trPr>
          <w:cantSplit/>
        </w:trPr>
        <w:tc>
          <w:tcPr>
            <w:tcW w:w="3119" w:type="dxa"/>
          </w:tcPr>
          <w:p w14:paraId="4156E986" w14:textId="77777777" w:rsidR="00C9009B" w:rsidRDefault="006E2142">
            <w:pPr>
              <w:ind w:firstLine="0"/>
              <w:jc w:val="left"/>
            </w:pPr>
            <w:r>
              <w:t>walletProviderId</w:t>
            </w:r>
          </w:p>
        </w:tc>
        <w:tc>
          <w:tcPr>
            <w:tcW w:w="3119" w:type="dxa"/>
          </w:tcPr>
          <w:p w14:paraId="3E49856F" w14:textId="77777777" w:rsidR="00C9009B" w:rsidRDefault="006E2142">
            <w:pPr>
              <w:ind w:firstLine="0"/>
              <w:jc w:val="left"/>
            </w:pPr>
            <w:r>
              <w:t>String</w:t>
            </w:r>
          </w:p>
        </w:tc>
        <w:tc>
          <w:tcPr>
            <w:tcW w:w="3119" w:type="dxa"/>
          </w:tcPr>
          <w:p w14:paraId="2590BF4E" w14:textId="77777777" w:rsidR="00C9009B" w:rsidRDefault="006E2142">
            <w:pPr>
              <w:ind w:firstLine="0"/>
              <w:jc w:val="left"/>
            </w:pPr>
            <w:r>
              <w:t>Wallet Provider ID.</w:t>
            </w:r>
          </w:p>
        </w:tc>
      </w:tr>
      <w:tr w:rsidR="00C9009B" w14:paraId="45BD4311" w14:textId="77777777" w:rsidTr="00C9009B">
        <w:trPr>
          <w:cantSplit/>
        </w:trPr>
        <w:tc>
          <w:tcPr>
            <w:tcW w:w="3119" w:type="dxa"/>
          </w:tcPr>
          <w:p w14:paraId="6F711F13" w14:textId="77777777" w:rsidR="00C9009B" w:rsidRDefault="006E2142">
            <w:pPr>
              <w:ind w:firstLine="0"/>
              <w:jc w:val="left"/>
            </w:pPr>
            <w:r>
              <w:t>cvx2VerificationResult</w:t>
            </w:r>
          </w:p>
        </w:tc>
        <w:tc>
          <w:tcPr>
            <w:tcW w:w="3119" w:type="dxa"/>
          </w:tcPr>
          <w:p w14:paraId="61C217E8" w14:textId="77777777" w:rsidR="00C9009B" w:rsidRDefault="006E2142">
            <w:pPr>
              <w:ind w:firstLine="0"/>
              <w:jc w:val="left"/>
            </w:pPr>
            <w:r>
              <w:t>Cvx2VerificationResult</w:t>
            </w:r>
          </w:p>
        </w:tc>
        <w:tc>
          <w:tcPr>
            <w:tcW w:w="3119" w:type="dxa"/>
          </w:tcPr>
          <w:p w14:paraId="6E1C10CC" w14:textId="77777777" w:rsidR="00C9009B" w:rsidRDefault="006E2142">
            <w:pPr>
              <w:ind w:firstLine="0"/>
              <w:jc w:val="left"/>
            </w:pPr>
            <w:r>
              <w:t>CVV/CVC verification result.</w:t>
            </w:r>
          </w:p>
        </w:tc>
      </w:tr>
      <w:tr w:rsidR="00C9009B" w14:paraId="6F19918B" w14:textId="77777777" w:rsidTr="00C9009B">
        <w:trPr>
          <w:cantSplit/>
        </w:trPr>
        <w:tc>
          <w:tcPr>
            <w:tcW w:w="3119" w:type="dxa"/>
          </w:tcPr>
          <w:p w14:paraId="08C2BED1" w14:textId="77777777" w:rsidR="00C9009B" w:rsidRDefault="006E2142">
            <w:pPr>
              <w:ind w:firstLine="0"/>
              <w:jc w:val="left"/>
            </w:pPr>
            <w:r>
              <w:lastRenderedPageBreak/>
              <w:t>card</w:t>
            </w:r>
          </w:p>
        </w:tc>
        <w:tc>
          <w:tcPr>
            <w:tcW w:w="3119" w:type="dxa"/>
          </w:tcPr>
          <w:p w14:paraId="321F1106" w14:textId="77777777" w:rsidR="00C9009B" w:rsidRDefault="006E2142">
            <w:pPr>
              <w:ind w:firstLine="0"/>
              <w:jc w:val="left"/>
            </w:pPr>
            <w:r>
              <w:t>Object</w:t>
            </w:r>
          </w:p>
        </w:tc>
        <w:tc>
          <w:tcPr>
            <w:tcW w:w="3119" w:type="dxa"/>
          </w:tcPr>
          <w:p w14:paraId="6CDCD663" w14:textId="77777777" w:rsidR="00C9009B" w:rsidRDefault="006E2142">
            <w:pPr>
              <w:ind w:firstLine="0"/>
              <w:jc w:val="left"/>
            </w:pPr>
            <w:r>
              <w:t>Thông tin card.</w:t>
            </w:r>
          </w:p>
        </w:tc>
      </w:tr>
      <w:tr w:rsidR="00C9009B" w14:paraId="47FC8AC7" w14:textId="77777777" w:rsidTr="00C9009B">
        <w:trPr>
          <w:cantSplit/>
        </w:trPr>
        <w:tc>
          <w:tcPr>
            <w:tcW w:w="3119" w:type="dxa"/>
          </w:tcPr>
          <w:p w14:paraId="42F16BD2" w14:textId="77777777" w:rsidR="00C9009B" w:rsidRDefault="006E2142">
            <w:pPr>
              <w:ind w:firstLine="0"/>
              <w:jc w:val="left"/>
            </w:pPr>
            <w:r>
              <w:t>card.panSource</w:t>
            </w:r>
          </w:p>
        </w:tc>
        <w:tc>
          <w:tcPr>
            <w:tcW w:w="3119" w:type="dxa"/>
          </w:tcPr>
          <w:p w14:paraId="42C2278A" w14:textId="77777777" w:rsidR="00C9009B" w:rsidRDefault="006E2142">
            <w:pPr>
              <w:ind w:firstLine="0"/>
              <w:jc w:val="left"/>
            </w:pPr>
            <w:r>
              <w:t>PanSourceType</w:t>
            </w:r>
          </w:p>
        </w:tc>
        <w:tc>
          <w:tcPr>
            <w:tcW w:w="3119" w:type="dxa"/>
          </w:tcPr>
          <w:p w14:paraId="2D73A137" w14:textId="77777777" w:rsidR="00C9009B" w:rsidRDefault="006E2142">
            <w:pPr>
              <w:ind w:firstLine="0"/>
              <w:jc w:val="left"/>
            </w:pPr>
            <w:r>
              <w:t>PAN source.</w:t>
            </w:r>
          </w:p>
        </w:tc>
      </w:tr>
      <w:tr w:rsidR="00C9009B" w14:paraId="407990B3" w14:textId="77777777" w:rsidTr="00C9009B">
        <w:trPr>
          <w:cantSplit/>
        </w:trPr>
        <w:tc>
          <w:tcPr>
            <w:tcW w:w="3119" w:type="dxa"/>
          </w:tcPr>
          <w:p w14:paraId="3E64DF4A" w14:textId="77777777" w:rsidR="00C9009B" w:rsidRDefault="006E2142">
            <w:pPr>
              <w:ind w:firstLine="0"/>
              <w:jc w:val="left"/>
            </w:pPr>
            <w:r>
              <w:t>card.issuerCardId</w:t>
            </w:r>
          </w:p>
        </w:tc>
        <w:tc>
          <w:tcPr>
            <w:tcW w:w="3119" w:type="dxa"/>
          </w:tcPr>
          <w:p w14:paraId="3ED70268" w14:textId="77777777" w:rsidR="00C9009B" w:rsidRDefault="006E2142">
            <w:pPr>
              <w:ind w:firstLine="0"/>
              <w:jc w:val="left"/>
            </w:pPr>
            <w:r>
              <w:t>String</w:t>
            </w:r>
          </w:p>
        </w:tc>
        <w:tc>
          <w:tcPr>
            <w:tcW w:w="3119" w:type="dxa"/>
          </w:tcPr>
          <w:p w14:paraId="59843888" w14:textId="77777777" w:rsidR="00C9009B" w:rsidRDefault="006E2142">
            <w:pPr>
              <w:ind w:firstLine="0"/>
              <w:jc w:val="left"/>
            </w:pPr>
            <w:r>
              <w:t>Card ID trên hệ thống issuer.</w:t>
            </w:r>
          </w:p>
        </w:tc>
      </w:tr>
      <w:tr w:rsidR="00C9009B" w14:paraId="3BD74396" w14:textId="77777777" w:rsidTr="00C9009B">
        <w:trPr>
          <w:cantSplit/>
        </w:trPr>
        <w:tc>
          <w:tcPr>
            <w:tcW w:w="3119" w:type="dxa"/>
          </w:tcPr>
          <w:p w14:paraId="12B0EDF5" w14:textId="77777777" w:rsidR="00C9009B" w:rsidRDefault="006E2142">
            <w:pPr>
              <w:ind w:firstLine="0"/>
              <w:jc w:val="left"/>
            </w:pPr>
            <w:r>
              <w:t>card.pan</w:t>
            </w:r>
          </w:p>
        </w:tc>
        <w:tc>
          <w:tcPr>
            <w:tcW w:w="3119" w:type="dxa"/>
          </w:tcPr>
          <w:p w14:paraId="28A59C0F" w14:textId="77777777" w:rsidR="00C9009B" w:rsidRDefault="006E2142">
            <w:pPr>
              <w:ind w:firstLine="0"/>
              <w:jc w:val="left"/>
            </w:pPr>
            <w:r>
              <w:t>String</w:t>
            </w:r>
          </w:p>
        </w:tc>
        <w:tc>
          <w:tcPr>
            <w:tcW w:w="3119" w:type="dxa"/>
          </w:tcPr>
          <w:p w14:paraId="7460ACEF" w14:textId="77777777" w:rsidR="00C9009B" w:rsidRDefault="006E2142">
            <w:pPr>
              <w:ind w:firstLine="0"/>
              <w:jc w:val="left"/>
            </w:pPr>
            <w:r>
              <w:t>PAN đã mã hóa JWE.</w:t>
            </w:r>
          </w:p>
        </w:tc>
      </w:tr>
      <w:tr w:rsidR="00C9009B" w14:paraId="279A5220" w14:textId="77777777" w:rsidTr="00C9009B">
        <w:trPr>
          <w:cantSplit/>
        </w:trPr>
        <w:tc>
          <w:tcPr>
            <w:tcW w:w="3119" w:type="dxa"/>
          </w:tcPr>
          <w:p w14:paraId="4C48A796" w14:textId="77777777" w:rsidR="00C9009B" w:rsidRDefault="006E2142">
            <w:pPr>
              <w:ind w:firstLine="0"/>
              <w:jc w:val="left"/>
            </w:pPr>
            <w:r>
              <w:t>card.expiryDate</w:t>
            </w:r>
          </w:p>
        </w:tc>
        <w:tc>
          <w:tcPr>
            <w:tcW w:w="3119" w:type="dxa"/>
          </w:tcPr>
          <w:p w14:paraId="1A51F405" w14:textId="77777777" w:rsidR="00C9009B" w:rsidRDefault="006E2142">
            <w:pPr>
              <w:ind w:firstLine="0"/>
              <w:jc w:val="left"/>
            </w:pPr>
            <w:r>
              <w:t>String</w:t>
            </w:r>
          </w:p>
        </w:tc>
        <w:tc>
          <w:tcPr>
            <w:tcW w:w="3119" w:type="dxa"/>
          </w:tcPr>
          <w:p w14:paraId="550B2514" w14:textId="77777777" w:rsidR="00C9009B" w:rsidRDefault="006E2142">
            <w:pPr>
              <w:ind w:firstLine="0"/>
              <w:jc w:val="left"/>
            </w:pPr>
            <w:r>
              <w:t>Ngày hết hạn card.</w:t>
            </w:r>
          </w:p>
        </w:tc>
      </w:tr>
      <w:tr w:rsidR="00C9009B" w14:paraId="2735B03A" w14:textId="77777777" w:rsidTr="00C9009B">
        <w:trPr>
          <w:cantSplit/>
        </w:trPr>
        <w:tc>
          <w:tcPr>
            <w:tcW w:w="3119" w:type="dxa"/>
          </w:tcPr>
          <w:p w14:paraId="664D51A4" w14:textId="77777777" w:rsidR="00C9009B" w:rsidRDefault="006E2142">
            <w:pPr>
              <w:ind w:firstLine="0"/>
              <w:jc w:val="left"/>
            </w:pPr>
            <w:r>
              <w:t>card.cvx2</w:t>
            </w:r>
          </w:p>
        </w:tc>
        <w:tc>
          <w:tcPr>
            <w:tcW w:w="3119" w:type="dxa"/>
          </w:tcPr>
          <w:p w14:paraId="3F41ED60" w14:textId="77777777" w:rsidR="00C9009B" w:rsidRDefault="006E2142">
            <w:pPr>
              <w:ind w:firstLine="0"/>
              <w:jc w:val="left"/>
            </w:pPr>
            <w:r>
              <w:t>String</w:t>
            </w:r>
          </w:p>
        </w:tc>
        <w:tc>
          <w:tcPr>
            <w:tcW w:w="3119" w:type="dxa"/>
          </w:tcPr>
          <w:p w14:paraId="5F3C4BD2" w14:textId="77777777" w:rsidR="00C9009B" w:rsidRDefault="006E2142">
            <w:pPr>
              <w:ind w:firstLine="0"/>
              <w:jc w:val="left"/>
            </w:pPr>
            <w:r>
              <w:t>Mã CVV/CVC đã mã hóa.</w:t>
            </w:r>
          </w:p>
        </w:tc>
      </w:tr>
      <w:tr w:rsidR="00C9009B" w14:paraId="3BD133C6" w14:textId="77777777" w:rsidTr="00C9009B">
        <w:trPr>
          <w:cantSplit/>
        </w:trPr>
        <w:tc>
          <w:tcPr>
            <w:tcW w:w="3119" w:type="dxa"/>
          </w:tcPr>
          <w:p w14:paraId="51B65AFD" w14:textId="77777777" w:rsidR="00C9009B" w:rsidRDefault="006E2142">
            <w:pPr>
              <w:ind w:firstLine="0"/>
              <w:jc w:val="left"/>
            </w:pPr>
            <w:r>
              <w:t>card.activeTokenCount</w:t>
            </w:r>
          </w:p>
        </w:tc>
        <w:tc>
          <w:tcPr>
            <w:tcW w:w="3119" w:type="dxa"/>
          </w:tcPr>
          <w:p w14:paraId="5BCD8568" w14:textId="77777777" w:rsidR="00C9009B" w:rsidRDefault="006E2142">
            <w:pPr>
              <w:ind w:firstLine="0"/>
              <w:jc w:val="left"/>
            </w:pPr>
            <w:r>
              <w:t>Integer</w:t>
            </w:r>
          </w:p>
        </w:tc>
        <w:tc>
          <w:tcPr>
            <w:tcW w:w="3119" w:type="dxa"/>
          </w:tcPr>
          <w:p w14:paraId="7683DD64" w14:textId="77777777" w:rsidR="00C9009B" w:rsidRDefault="006E2142">
            <w:pPr>
              <w:ind w:firstLine="0"/>
              <w:jc w:val="left"/>
            </w:pPr>
            <w:r>
              <w:t>Active token count; bắt buộc.</w:t>
            </w:r>
          </w:p>
        </w:tc>
      </w:tr>
      <w:tr w:rsidR="00C9009B" w14:paraId="41D908AF" w14:textId="77777777" w:rsidTr="00C9009B">
        <w:trPr>
          <w:cantSplit/>
        </w:trPr>
        <w:tc>
          <w:tcPr>
            <w:tcW w:w="3119" w:type="dxa"/>
          </w:tcPr>
          <w:p w14:paraId="63BC02E0" w14:textId="77777777" w:rsidR="00C9009B" w:rsidRDefault="006E2142">
            <w:pPr>
              <w:ind w:firstLine="0"/>
              <w:jc w:val="left"/>
            </w:pPr>
            <w:r>
              <w:t>card.billingAddress</w:t>
            </w:r>
          </w:p>
        </w:tc>
        <w:tc>
          <w:tcPr>
            <w:tcW w:w="3119" w:type="dxa"/>
          </w:tcPr>
          <w:p w14:paraId="3EC7444F" w14:textId="77777777" w:rsidR="00C9009B" w:rsidRDefault="006E2142">
            <w:pPr>
              <w:ind w:firstLine="0"/>
              <w:jc w:val="left"/>
            </w:pPr>
            <w:r>
              <w:t>Object</w:t>
            </w:r>
          </w:p>
        </w:tc>
        <w:tc>
          <w:tcPr>
            <w:tcW w:w="3119" w:type="dxa"/>
          </w:tcPr>
          <w:p w14:paraId="7D946AFB" w14:textId="77777777" w:rsidR="00C9009B" w:rsidRDefault="006E2142">
            <w:pPr>
              <w:ind w:firstLine="0"/>
              <w:jc w:val="left"/>
            </w:pPr>
            <w:r>
              <w:t>Billing address.</w:t>
            </w:r>
          </w:p>
        </w:tc>
      </w:tr>
      <w:tr w:rsidR="00C9009B" w14:paraId="4BB8DAB7" w14:textId="77777777" w:rsidTr="00C9009B">
        <w:trPr>
          <w:cantSplit/>
        </w:trPr>
        <w:tc>
          <w:tcPr>
            <w:tcW w:w="3119" w:type="dxa"/>
          </w:tcPr>
          <w:p w14:paraId="3E2EF1D3" w14:textId="77777777" w:rsidR="00C9009B" w:rsidRDefault="006E2142">
            <w:pPr>
              <w:ind w:firstLine="0"/>
              <w:jc w:val="left"/>
            </w:pPr>
            <w:r>
              <w:t>card.billingAddress.line1</w:t>
            </w:r>
          </w:p>
        </w:tc>
        <w:tc>
          <w:tcPr>
            <w:tcW w:w="3119" w:type="dxa"/>
          </w:tcPr>
          <w:p w14:paraId="29FFF3BC" w14:textId="77777777" w:rsidR="00C9009B" w:rsidRDefault="006E2142">
            <w:pPr>
              <w:ind w:firstLine="0"/>
              <w:jc w:val="left"/>
            </w:pPr>
            <w:r>
              <w:t>String</w:t>
            </w:r>
          </w:p>
        </w:tc>
        <w:tc>
          <w:tcPr>
            <w:tcW w:w="3119" w:type="dxa"/>
          </w:tcPr>
          <w:p w14:paraId="5B364318" w14:textId="77777777" w:rsidR="00C9009B" w:rsidRDefault="006E2142">
            <w:pPr>
              <w:ind w:firstLine="0"/>
              <w:jc w:val="left"/>
            </w:pPr>
            <w:r>
              <w:t>Dòng 1 của billing address.</w:t>
            </w:r>
          </w:p>
        </w:tc>
      </w:tr>
      <w:tr w:rsidR="00C9009B" w14:paraId="1A8A0CF2" w14:textId="77777777" w:rsidTr="00C9009B">
        <w:trPr>
          <w:cantSplit/>
        </w:trPr>
        <w:tc>
          <w:tcPr>
            <w:tcW w:w="3119" w:type="dxa"/>
          </w:tcPr>
          <w:p w14:paraId="0DAB8702" w14:textId="77777777" w:rsidR="00C9009B" w:rsidRDefault="006E2142">
            <w:pPr>
              <w:ind w:firstLine="0"/>
              <w:jc w:val="left"/>
            </w:pPr>
            <w:r>
              <w:t>card.billingAddress.line2</w:t>
            </w:r>
          </w:p>
        </w:tc>
        <w:tc>
          <w:tcPr>
            <w:tcW w:w="3119" w:type="dxa"/>
          </w:tcPr>
          <w:p w14:paraId="08671A1E" w14:textId="77777777" w:rsidR="00C9009B" w:rsidRDefault="006E2142">
            <w:pPr>
              <w:ind w:firstLine="0"/>
              <w:jc w:val="left"/>
            </w:pPr>
            <w:r>
              <w:t>String</w:t>
            </w:r>
          </w:p>
        </w:tc>
        <w:tc>
          <w:tcPr>
            <w:tcW w:w="3119" w:type="dxa"/>
          </w:tcPr>
          <w:p w14:paraId="7661A1D3" w14:textId="77777777" w:rsidR="00C9009B" w:rsidRDefault="006E2142">
            <w:pPr>
              <w:ind w:firstLine="0"/>
              <w:jc w:val="left"/>
            </w:pPr>
            <w:r>
              <w:t>Dòng 2 của billing address.</w:t>
            </w:r>
          </w:p>
        </w:tc>
      </w:tr>
      <w:tr w:rsidR="00C9009B" w14:paraId="2622BF23" w14:textId="77777777" w:rsidTr="00C9009B">
        <w:trPr>
          <w:cantSplit/>
        </w:trPr>
        <w:tc>
          <w:tcPr>
            <w:tcW w:w="3119" w:type="dxa"/>
          </w:tcPr>
          <w:p w14:paraId="3D1F6BF7" w14:textId="77777777" w:rsidR="00C9009B" w:rsidRDefault="006E2142">
            <w:pPr>
              <w:ind w:firstLine="0"/>
              <w:jc w:val="left"/>
            </w:pPr>
            <w:r>
              <w:t>card.billingAddress.city</w:t>
            </w:r>
          </w:p>
        </w:tc>
        <w:tc>
          <w:tcPr>
            <w:tcW w:w="3119" w:type="dxa"/>
          </w:tcPr>
          <w:p w14:paraId="797DCA94" w14:textId="77777777" w:rsidR="00C9009B" w:rsidRDefault="006E2142">
            <w:pPr>
              <w:ind w:firstLine="0"/>
              <w:jc w:val="left"/>
            </w:pPr>
            <w:r>
              <w:t>String</w:t>
            </w:r>
          </w:p>
        </w:tc>
        <w:tc>
          <w:tcPr>
            <w:tcW w:w="3119" w:type="dxa"/>
          </w:tcPr>
          <w:p w14:paraId="69D18686" w14:textId="77777777" w:rsidR="00C9009B" w:rsidRDefault="006E2142">
            <w:pPr>
              <w:ind w:firstLine="0"/>
              <w:jc w:val="left"/>
            </w:pPr>
            <w:r>
              <w:t>Thành phố.</w:t>
            </w:r>
          </w:p>
        </w:tc>
      </w:tr>
      <w:tr w:rsidR="00C9009B" w14:paraId="70F446C1" w14:textId="77777777" w:rsidTr="00C9009B">
        <w:trPr>
          <w:cantSplit/>
        </w:trPr>
        <w:tc>
          <w:tcPr>
            <w:tcW w:w="3119" w:type="dxa"/>
          </w:tcPr>
          <w:p w14:paraId="1E0B703E" w14:textId="77777777" w:rsidR="00C9009B" w:rsidRDefault="006E2142">
            <w:pPr>
              <w:ind w:firstLine="0"/>
              <w:jc w:val="left"/>
            </w:pPr>
            <w:r>
              <w:t>card.billingAddress.state</w:t>
            </w:r>
          </w:p>
        </w:tc>
        <w:tc>
          <w:tcPr>
            <w:tcW w:w="3119" w:type="dxa"/>
          </w:tcPr>
          <w:p w14:paraId="37DDBBC9" w14:textId="77777777" w:rsidR="00C9009B" w:rsidRDefault="006E2142">
            <w:pPr>
              <w:ind w:firstLine="0"/>
              <w:jc w:val="left"/>
            </w:pPr>
            <w:r>
              <w:t>String</w:t>
            </w:r>
          </w:p>
        </w:tc>
        <w:tc>
          <w:tcPr>
            <w:tcW w:w="3119" w:type="dxa"/>
          </w:tcPr>
          <w:p w14:paraId="5079EFE0" w14:textId="77777777" w:rsidR="00C9009B" w:rsidRDefault="006E2142">
            <w:pPr>
              <w:ind w:firstLine="0"/>
              <w:jc w:val="left"/>
            </w:pPr>
            <w:r>
              <w:t>Tỉnh, bang hoặc vùng.</w:t>
            </w:r>
          </w:p>
        </w:tc>
      </w:tr>
      <w:tr w:rsidR="00C9009B" w14:paraId="1AC322D1" w14:textId="77777777" w:rsidTr="00C9009B">
        <w:trPr>
          <w:cantSplit/>
        </w:trPr>
        <w:tc>
          <w:tcPr>
            <w:tcW w:w="3119" w:type="dxa"/>
          </w:tcPr>
          <w:p w14:paraId="664B46E8" w14:textId="77777777" w:rsidR="00C9009B" w:rsidRDefault="006E2142">
            <w:pPr>
              <w:ind w:firstLine="0"/>
              <w:jc w:val="left"/>
            </w:pPr>
            <w:r>
              <w:t>card.billingAddress.postalCode</w:t>
            </w:r>
          </w:p>
        </w:tc>
        <w:tc>
          <w:tcPr>
            <w:tcW w:w="3119" w:type="dxa"/>
          </w:tcPr>
          <w:p w14:paraId="70EC2897" w14:textId="77777777" w:rsidR="00C9009B" w:rsidRDefault="006E2142">
            <w:pPr>
              <w:ind w:firstLine="0"/>
              <w:jc w:val="left"/>
            </w:pPr>
            <w:r>
              <w:t>String</w:t>
            </w:r>
          </w:p>
        </w:tc>
        <w:tc>
          <w:tcPr>
            <w:tcW w:w="3119" w:type="dxa"/>
          </w:tcPr>
          <w:p w14:paraId="2EDE21CB" w14:textId="77777777" w:rsidR="00C9009B" w:rsidRDefault="006E2142">
            <w:pPr>
              <w:ind w:firstLine="0"/>
              <w:jc w:val="left"/>
            </w:pPr>
            <w:r>
              <w:t>Postal code.</w:t>
            </w:r>
          </w:p>
        </w:tc>
      </w:tr>
      <w:tr w:rsidR="00C9009B" w14:paraId="3CE350B5" w14:textId="77777777" w:rsidTr="00C9009B">
        <w:trPr>
          <w:cantSplit/>
        </w:trPr>
        <w:tc>
          <w:tcPr>
            <w:tcW w:w="3119" w:type="dxa"/>
          </w:tcPr>
          <w:p w14:paraId="4B1B7CFF" w14:textId="77777777" w:rsidR="00C9009B" w:rsidRDefault="006E2142">
            <w:pPr>
              <w:ind w:firstLine="0"/>
              <w:jc w:val="left"/>
            </w:pPr>
            <w:r>
              <w:t>card.billingAddress.countryCode</w:t>
            </w:r>
          </w:p>
        </w:tc>
        <w:tc>
          <w:tcPr>
            <w:tcW w:w="3119" w:type="dxa"/>
          </w:tcPr>
          <w:p w14:paraId="78973101" w14:textId="77777777" w:rsidR="00C9009B" w:rsidRDefault="006E2142">
            <w:pPr>
              <w:ind w:firstLine="0"/>
              <w:jc w:val="left"/>
            </w:pPr>
            <w:r>
              <w:t>Integer</w:t>
            </w:r>
          </w:p>
        </w:tc>
        <w:tc>
          <w:tcPr>
            <w:tcW w:w="3119" w:type="dxa"/>
          </w:tcPr>
          <w:p w14:paraId="5B3FE28E" w14:textId="77777777" w:rsidR="00C9009B" w:rsidRDefault="006E2142">
            <w:pPr>
              <w:ind w:firstLine="0"/>
              <w:jc w:val="left"/>
            </w:pPr>
            <w:r>
              <w:t>Country code.</w:t>
            </w:r>
          </w:p>
        </w:tc>
      </w:tr>
      <w:tr w:rsidR="00C9009B" w14:paraId="79527A59" w14:textId="77777777" w:rsidTr="00C9009B">
        <w:trPr>
          <w:cantSplit/>
        </w:trPr>
        <w:tc>
          <w:tcPr>
            <w:tcW w:w="3119" w:type="dxa"/>
          </w:tcPr>
          <w:p w14:paraId="779BF18A" w14:textId="77777777" w:rsidR="00C9009B" w:rsidRDefault="006E2142">
            <w:pPr>
              <w:ind w:firstLine="0"/>
              <w:jc w:val="left"/>
            </w:pPr>
            <w:r>
              <w:t>deviceInfo</w:t>
            </w:r>
          </w:p>
        </w:tc>
        <w:tc>
          <w:tcPr>
            <w:tcW w:w="3119" w:type="dxa"/>
          </w:tcPr>
          <w:p w14:paraId="348E2768" w14:textId="77777777" w:rsidR="00C9009B" w:rsidRDefault="006E2142">
            <w:pPr>
              <w:ind w:firstLine="0"/>
              <w:jc w:val="left"/>
            </w:pPr>
            <w:r>
              <w:t>Object</w:t>
            </w:r>
          </w:p>
        </w:tc>
        <w:tc>
          <w:tcPr>
            <w:tcW w:w="3119" w:type="dxa"/>
          </w:tcPr>
          <w:p w14:paraId="4C8A8664" w14:textId="77777777" w:rsidR="00C9009B" w:rsidRDefault="006E2142">
            <w:pPr>
              <w:ind w:firstLine="0"/>
              <w:jc w:val="left"/>
            </w:pPr>
            <w:r>
              <w:t>Thông tin device.</w:t>
            </w:r>
          </w:p>
        </w:tc>
      </w:tr>
      <w:tr w:rsidR="00C9009B" w14:paraId="0CBA973B" w14:textId="77777777" w:rsidTr="00C9009B">
        <w:trPr>
          <w:cantSplit/>
        </w:trPr>
        <w:tc>
          <w:tcPr>
            <w:tcW w:w="3119" w:type="dxa"/>
          </w:tcPr>
          <w:p w14:paraId="6C2CA83B" w14:textId="77777777" w:rsidR="00C9009B" w:rsidRDefault="006E2142">
            <w:pPr>
              <w:ind w:firstLine="0"/>
              <w:jc w:val="left"/>
            </w:pPr>
            <w:r>
              <w:lastRenderedPageBreak/>
              <w:t>deviceInfo.osName</w:t>
            </w:r>
          </w:p>
        </w:tc>
        <w:tc>
          <w:tcPr>
            <w:tcW w:w="3119" w:type="dxa"/>
          </w:tcPr>
          <w:p w14:paraId="083EE20A" w14:textId="77777777" w:rsidR="00C9009B" w:rsidRDefault="006E2142">
            <w:pPr>
              <w:ind w:firstLine="0"/>
              <w:jc w:val="left"/>
            </w:pPr>
            <w:r>
              <w:t>OsName</w:t>
            </w:r>
          </w:p>
        </w:tc>
        <w:tc>
          <w:tcPr>
            <w:tcW w:w="3119" w:type="dxa"/>
          </w:tcPr>
          <w:p w14:paraId="6F723DD2" w14:textId="77777777" w:rsidR="00C9009B" w:rsidRDefault="006E2142">
            <w:pPr>
              <w:ind w:firstLine="0"/>
              <w:jc w:val="left"/>
            </w:pPr>
            <w:r>
              <w:t>Hệ điều hành của device.</w:t>
            </w:r>
          </w:p>
        </w:tc>
      </w:tr>
      <w:tr w:rsidR="00C9009B" w14:paraId="54F6F729" w14:textId="77777777" w:rsidTr="00C9009B">
        <w:trPr>
          <w:cantSplit/>
        </w:trPr>
        <w:tc>
          <w:tcPr>
            <w:tcW w:w="3119" w:type="dxa"/>
          </w:tcPr>
          <w:p w14:paraId="6D48624F" w14:textId="77777777" w:rsidR="00C9009B" w:rsidRDefault="006E2142">
            <w:pPr>
              <w:ind w:firstLine="0"/>
              <w:jc w:val="left"/>
            </w:pPr>
            <w:r>
              <w:t>deviceInfo.formFactor</w:t>
            </w:r>
          </w:p>
        </w:tc>
        <w:tc>
          <w:tcPr>
            <w:tcW w:w="3119" w:type="dxa"/>
          </w:tcPr>
          <w:p w14:paraId="0CF07387" w14:textId="77777777" w:rsidR="00C9009B" w:rsidRDefault="006E2142">
            <w:pPr>
              <w:ind w:firstLine="0"/>
              <w:jc w:val="left"/>
            </w:pPr>
            <w:r>
              <w:t>FormFactorType</w:t>
            </w:r>
          </w:p>
        </w:tc>
        <w:tc>
          <w:tcPr>
            <w:tcW w:w="3119" w:type="dxa"/>
          </w:tcPr>
          <w:p w14:paraId="7F8CBB36" w14:textId="77777777" w:rsidR="00C9009B" w:rsidRDefault="006E2142">
            <w:pPr>
              <w:ind w:firstLine="0"/>
              <w:jc w:val="left"/>
            </w:pPr>
            <w:r>
              <w:t>Form factor của device.</w:t>
            </w:r>
          </w:p>
        </w:tc>
      </w:tr>
      <w:tr w:rsidR="00C9009B" w14:paraId="72482A6D" w14:textId="77777777" w:rsidTr="00C9009B">
        <w:trPr>
          <w:cantSplit/>
        </w:trPr>
        <w:tc>
          <w:tcPr>
            <w:tcW w:w="3119" w:type="dxa"/>
          </w:tcPr>
          <w:p w14:paraId="2174B324" w14:textId="77777777" w:rsidR="00C9009B" w:rsidRDefault="006E2142">
            <w:pPr>
              <w:ind w:firstLine="0"/>
              <w:jc w:val="left"/>
            </w:pPr>
            <w:r>
              <w:t>deviceInfo.tokenStorage</w:t>
            </w:r>
          </w:p>
        </w:tc>
        <w:tc>
          <w:tcPr>
            <w:tcW w:w="3119" w:type="dxa"/>
          </w:tcPr>
          <w:p w14:paraId="15093E5A" w14:textId="77777777" w:rsidR="00C9009B" w:rsidRDefault="006E2142">
            <w:pPr>
              <w:ind w:firstLine="0"/>
              <w:jc w:val="left"/>
            </w:pPr>
            <w:r>
              <w:t>TokenStorage</w:t>
            </w:r>
          </w:p>
        </w:tc>
        <w:tc>
          <w:tcPr>
            <w:tcW w:w="3119" w:type="dxa"/>
          </w:tcPr>
          <w:p w14:paraId="1EA9C71B" w14:textId="77777777" w:rsidR="00C9009B" w:rsidRDefault="006E2142">
            <w:pPr>
              <w:ind w:firstLine="0"/>
              <w:jc w:val="left"/>
            </w:pPr>
            <w:r>
              <w:t>Token storage trên device.</w:t>
            </w:r>
          </w:p>
        </w:tc>
      </w:tr>
      <w:tr w:rsidR="00C9009B" w14:paraId="38B7667C" w14:textId="77777777" w:rsidTr="00C9009B">
        <w:trPr>
          <w:cantSplit/>
        </w:trPr>
        <w:tc>
          <w:tcPr>
            <w:tcW w:w="3119" w:type="dxa"/>
          </w:tcPr>
          <w:p w14:paraId="55908CB6" w14:textId="77777777" w:rsidR="00C9009B" w:rsidRDefault="006E2142">
            <w:pPr>
              <w:ind w:firstLine="0"/>
              <w:jc w:val="left"/>
            </w:pPr>
            <w:r>
              <w:t>deviceInfo.deviceName</w:t>
            </w:r>
          </w:p>
        </w:tc>
        <w:tc>
          <w:tcPr>
            <w:tcW w:w="3119" w:type="dxa"/>
          </w:tcPr>
          <w:p w14:paraId="2572F85D" w14:textId="77777777" w:rsidR="00C9009B" w:rsidRDefault="006E2142">
            <w:pPr>
              <w:ind w:firstLine="0"/>
              <w:jc w:val="left"/>
            </w:pPr>
            <w:r>
              <w:t>String</w:t>
            </w:r>
          </w:p>
        </w:tc>
        <w:tc>
          <w:tcPr>
            <w:tcW w:w="3119" w:type="dxa"/>
          </w:tcPr>
          <w:p w14:paraId="46AEBDE2" w14:textId="77777777" w:rsidR="00C9009B" w:rsidRDefault="006E2142">
            <w:pPr>
              <w:ind w:firstLine="0"/>
              <w:jc w:val="left"/>
            </w:pPr>
            <w:r>
              <w:t>Tên device.</w:t>
            </w:r>
          </w:p>
        </w:tc>
      </w:tr>
      <w:tr w:rsidR="00C9009B" w14:paraId="4F2C8BA1" w14:textId="77777777" w:rsidTr="00C9009B">
        <w:trPr>
          <w:cantSplit/>
        </w:trPr>
        <w:tc>
          <w:tcPr>
            <w:tcW w:w="3119" w:type="dxa"/>
          </w:tcPr>
          <w:p w14:paraId="6EE385A6" w14:textId="77777777" w:rsidR="00C9009B" w:rsidRDefault="006E2142">
            <w:pPr>
              <w:ind w:firstLine="0"/>
              <w:jc w:val="left"/>
            </w:pPr>
            <w:r>
              <w:t>deviceInfo.phoneNumber</w:t>
            </w:r>
          </w:p>
        </w:tc>
        <w:tc>
          <w:tcPr>
            <w:tcW w:w="3119" w:type="dxa"/>
          </w:tcPr>
          <w:p w14:paraId="298B3302" w14:textId="77777777" w:rsidR="00C9009B" w:rsidRDefault="006E2142">
            <w:pPr>
              <w:ind w:firstLine="0"/>
              <w:jc w:val="left"/>
            </w:pPr>
            <w:r>
              <w:t>String</w:t>
            </w:r>
          </w:p>
        </w:tc>
        <w:tc>
          <w:tcPr>
            <w:tcW w:w="3119" w:type="dxa"/>
          </w:tcPr>
          <w:p w14:paraId="5C309763" w14:textId="77777777" w:rsidR="00C9009B" w:rsidRDefault="006E2142">
            <w:pPr>
              <w:ind w:firstLine="0"/>
              <w:jc w:val="left"/>
            </w:pPr>
            <w:r>
              <w:t>Số điện thoại của device.</w:t>
            </w:r>
          </w:p>
        </w:tc>
      </w:tr>
      <w:tr w:rsidR="00C9009B" w14:paraId="0933C3F1" w14:textId="77777777" w:rsidTr="00C9009B">
        <w:trPr>
          <w:cantSplit/>
        </w:trPr>
        <w:tc>
          <w:tcPr>
            <w:tcW w:w="3119" w:type="dxa"/>
          </w:tcPr>
          <w:p w14:paraId="7AF57115" w14:textId="77777777" w:rsidR="00C9009B" w:rsidRDefault="006E2142">
            <w:pPr>
              <w:ind w:firstLine="0"/>
              <w:jc w:val="left"/>
            </w:pPr>
            <w:r>
              <w:t>deviceInfo.phoneNumberSuffix</w:t>
            </w:r>
          </w:p>
        </w:tc>
        <w:tc>
          <w:tcPr>
            <w:tcW w:w="3119" w:type="dxa"/>
          </w:tcPr>
          <w:p w14:paraId="35002B6A" w14:textId="77777777" w:rsidR="00C9009B" w:rsidRDefault="006E2142">
            <w:pPr>
              <w:ind w:firstLine="0"/>
              <w:jc w:val="left"/>
            </w:pPr>
            <w:r>
              <w:t>String</w:t>
            </w:r>
          </w:p>
        </w:tc>
        <w:tc>
          <w:tcPr>
            <w:tcW w:w="3119" w:type="dxa"/>
          </w:tcPr>
          <w:p w14:paraId="628E53DA" w14:textId="77777777" w:rsidR="00C9009B" w:rsidRDefault="006E2142">
            <w:pPr>
              <w:ind w:firstLine="0"/>
              <w:jc w:val="left"/>
            </w:pPr>
            <w:r>
              <w:t>Phần đuôi số điện thoại.</w:t>
            </w:r>
          </w:p>
        </w:tc>
      </w:tr>
      <w:tr w:rsidR="00C9009B" w14:paraId="0DC7BFC2" w14:textId="77777777" w:rsidTr="00C9009B">
        <w:trPr>
          <w:cantSplit/>
        </w:trPr>
        <w:tc>
          <w:tcPr>
            <w:tcW w:w="3119" w:type="dxa"/>
          </w:tcPr>
          <w:p w14:paraId="21F09DB0" w14:textId="77777777" w:rsidR="00C9009B" w:rsidRDefault="006E2142">
            <w:pPr>
              <w:ind w:firstLine="0"/>
              <w:jc w:val="left"/>
            </w:pPr>
            <w:r>
              <w:t>deviceInfo.deviceId</w:t>
            </w:r>
          </w:p>
        </w:tc>
        <w:tc>
          <w:tcPr>
            <w:tcW w:w="3119" w:type="dxa"/>
          </w:tcPr>
          <w:p w14:paraId="26DE3810" w14:textId="77777777" w:rsidR="00C9009B" w:rsidRDefault="006E2142">
            <w:pPr>
              <w:ind w:firstLine="0"/>
              <w:jc w:val="left"/>
            </w:pPr>
            <w:r>
              <w:t>String</w:t>
            </w:r>
          </w:p>
        </w:tc>
        <w:tc>
          <w:tcPr>
            <w:tcW w:w="3119" w:type="dxa"/>
          </w:tcPr>
          <w:p w14:paraId="36199076" w14:textId="77777777" w:rsidR="00C9009B" w:rsidRDefault="006E2142">
            <w:pPr>
              <w:ind w:firstLine="0"/>
              <w:jc w:val="left"/>
            </w:pPr>
            <w:r>
              <w:t>Device ID.</w:t>
            </w:r>
          </w:p>
        </w:tc>
      </w:tr>
      <w:tr w:rsidR="00C9009B" w14:paraId="1294E7AB" w14:textId="77777777" w:rsidTr="00C9009B">
        <w:trPr>
          <w:cantSplit/>
        </w:trPr>
        <w:tc>
          <w:tcPr>
            <w:tcW w:w="3119" w:type="dxa"/>
          </w:tcPr>
          <w:p w14:paraId="4314347E" w14:textId="77777777" w:rsidR="00C9009B" w:rsidRDefault="006E2142">
            <w:pPr>
              <w:ind w:firstLine="0"/>
              <w:jc w:val="left"/>
            </w:pPr>
            <w:r>
              <w:t>deviceInfo.languageCode</w:t>
            </w:r>
          </w:p>
        </w:tc>
        <w:tc>
          <w:tcPr>
            <w:tcW w:w="3119" w:type="dxa"/>
          </w:tcPr>
          <w:p w14:paraId="792E9665" w14:textId="77777777" w:rsidR="00C9009B" w:rsidRDefault="006E2142">
            <w:pPr>
              <w:ind w:firstLine="0"/>
              <w:jc w:val="left"/>
            </w:pPr>
            <w:r>
              <w:t>String</w:t>
            </w:r>
          </w:p>
        </w:tc>
        <w:tc>
          <w:tcPr>
            <w:tcW w:w="3119" w:type="dxa"/>
          </w:tcPr>
          <w:p w14:paraId="0B4C8B9E" w14:textId="77777777" w:rsidR="00C9009B" w:rsidRDefault="006E2142">
            <w:pPr>
              <w:ind w:firstLine="0"/>
              <w:jc w:val="left"/>
            </w:pPr>
            <w:r>
              <w:t>Language code.</w:t>
            </w:r>
          </w:p>
        </w:tc>
      </w:tr>
      <w:tr w:rsidR="00C9009B" w14:paraId="4F4C92D2" w14:textId="77777777" w:rsidTr="00C9009B">
        <w:trPr>
          <w:cantSplit/>
        </w:trPr>
        <w:tc>
          <w:tcPr>
            <w:tcW w:w="3119" w:type="dxa"/>
          </w:tcPr>
          <w:p w14:paraId="75885898" w14:textId="77777777" w:rsidR="00C9009B" w:rsidRDefault="006E2142">
            <w:pPr>
              <w:ind w:firstLine="0"/>
              <w:jc w:val="left"/>
            </w:pPr>
            <w:r>
              <w:t>deviceInfo.locale</w:t>
            </w:r>
          </w:p>
        </w:tc>
        <w:tc>
          <w:tcPr>
            <w:tcW w:w="3119" w:type="dxa"/>
          </w:tcPr>
          <w:p w14:paraId="0ABBB862" w14:textId="77777777" w:rsidR="00C9009B" w:rsidRDefault="006E2142">
            <w:pPr>
              <w:ind w:firstLine="0"/>
              <w:jc w:val="left"/>
            </w:pPr>
            <w:r>
              <w:t>String</w:t>
            </w:r>
          </w:p>
        </w:tc>
        <w:tc>
          <w:tcPr>
            <w:tcW w:w="3119" w:type="dxa"/>
          </w:tcPr>
          <w:p w14:paraId="5E9D3023" w14:textId="77777777" w:rsidR="00C9009B" w:rsidRDefault="006E2142">
            <w:pPr>
              <w:ind w:firstLine="0"/>
              <w:jc w:val="left"/>
            </w:pPr>
            <w:r>
              <w:t>Locale của device.</w:t>
            </w:r>
          </w:p>
        </w:tc>
      </w:tr>
      <w:tr w:rsidR="00C9009B" w14:paraId="5D942E2E" w14:textId="77777777" w:rsidTr="00C9009B">
        <w:trPr>
          <w:cantSplit/>
        </w:trPr>
        <w:tc>
          <w:tcPr>
            <w:tcW w:w="3119" w:type="dxa"/>
          </w:tcPr>
          <w:p w14:paraId="47A94F8A" w14:textId="77777777" w:rsidR="00C9009B" w:rsidRDefault="006E2142">
            <w:pPr>
              <w:ind w:firstLine="0"/>
              <w:jc w:val="left"/>
            </w:pPr>
            <w:r>
              <w:t>riskInfo</w:t>
            </w:r>
          </w:p>
        </w:tc>
        <w:tc>
          <w:tcPr>
            <w:tcW w:w="3119" w:type="dxa"/>
          </w:tcPr>
          <w:p w14:paraId="455D4563" w14:textId="77777777" w:rsidR="00C9009B" w:rsidRDefault="006E2142">
            <w:pPr>
              <w:ind w:firstLine="0"/>
              <w:jc w:val="left"/>
            </w:pPr>
            <w:r>
              <w:t>Object</w:t>
            </w:r>
          </w:p>
        </w:tc>
        <w:tc>
          <w:tcPr>
            <w:tcW w:w="3119" w:type="dxa"/>
          </w:tcPr>
          <w:p w14:paraId="263BC228" w14:textId="77777777" w:rsidR="00C9009B" w:rsidRDefault="006E2142">
            <w:pPr>
              <w:ind w:firstLine="0"/>
              <w:jc w:val="left"/>
            </w:pPr>
            <w:r>
              <w:t>Thông tin risk.</w:t>
            </w:r>
          </w:p>
        </w:tc>
      </w:tr>
      <w:tr w:rsidR="00C9009B" w14:paraId="15797009" w14:textId="77777777" w:rsidTr="00C9009B">
        <w:trPr>
          <w:cantSplit/>
        </w:trPr>
        <w:tc>
          <w:tcPr>
            <w:tcW w:w="3119" w:type="dxa"/>
          </w:tcPr>
          <w:p w14:paraId="18BC76A7" w14:textId="77777777" w:rsidR="00C9009B" w:rsidRDefault="006E2142">
            <w:pPr>
              <w:ind w:firstLine="0"/>
              <w:jc w:val="left"/>
            </w:pPr>
            <w:r>
              <w:t>riskInfo.tspRecommendedDecision</w:t>
            </w:r>
          </w:p>
        </w:tc>
        <w:tc>
          <w:tcPr>
            <w:tcW w:w="3119" w:type="dxa"/>
          </w:tcPr>
          <w:p w14:paraId="11209347" w14:textId="77777777" w:rsidR="00C9009B" w:rsidRDefault="006E2142">
            <w:pPr>
              <w:ind w:firstLine="0"/>
              <w:jc w:val="left"/>
            </w:pPr>
            <w:r>
              <w:t>RecommendedDecision</w:t>
            </w:r>
          </w:p>
        </w:tc>
        <w:tc>
          <w:tcPr>
            <w:tcW w:w="3119" w:type="dxa"/>
          </w:tcPr>
          <w:p w14:paraId="29BEBD85" w14:textId="77777777" w:rsidR="00C9009B" w:rsidRDefault="006E2142">
            <w:pPr>
              <w:ind w:firstLine="0"/>
              <w:jc w:val="left"/>
            </w:pPr>
            <w:r>
              <w:t>Decision do TSP recommend.</w:t>
            </w:r>
          </w:p>
        </w:tc>
      </w:tr>
      <w:tr w:rsidR="00C9009B" w14:paraId="1A99E990" w14:textId="77777777" w:rsidTr="00C9009B">
        <w:trPr>
          <w:cantSplit/>
        </w:trPr>
        <w:tc>
          <w:tcPr>
            <w:tcW w:w="3119" w:type="dxa"/>
          </w:tcPr>
          <w:p w14:paraId="6ECBBF24" w14:textId="77777777" w:rsidR="00C9009B" w:rsidRDefault="006E2142">
            <w:pPr>
              <w:ind w:firstLine="0"/>
              <w:jc w:val="left"/>
            </w:pPr>
            <w:r>
              <w:t>riskInfo.trRecommendedDecision</w:t>
            </w:r>
          </w:p>
        </w:tc>
        <w:tc>
          <w:tcPr>
            <w:tcW w:w="3119" w:type="dxa"/>
          </w:tcPr>
          <w:p w14:paraId="1970B8EC" w14:textId="77777777" w:rsidR="00C9009B" w:rsidRDefault="006E2142">
            <w:pPr>
              <w:ind w:firstLine="0"/>
              <w:jc w:val="left"/>
            </w:pPr>
            <w:r>
              <w:t>RecommendedDecision</w:t>
            </w:r>
          </w:p>
        </w:tc>
        <w:tc>
          <w:tcPr>
            <w:tcW w:w="3119" w:type="dxa"/>
          </w:tcPr>
          <w:p w14:paraId="1472FE7E" w14:textId="77777777" w:rsidR="00C9009B" w:rsidRDefault="006E2142">
            <w:pPr>
              <w:ind w:firstLine="0"/>
              <w:jc w:val="left"/>
            </w:pPr>
            <w:r>
              <w:t>Decision do Token Requestor recommend.</w:t>
            </w:r>
          </w:p>
        </w:tc>
      </w:tr>
      <w:tr w:rsidR="00C9009B" w14:paraId="3927BD80" w14:textId="77777777" w:rsidTr="00C9009B">
        <w:trPr>
          <w:cantSplit/>
        </w:trPr>
        <w:tc>
          <w:tcPr>
            <w:tcW w:w="3119" w:type="dxa"/>
          </w:tcPr>
          <w:p w14:paraId="1DA1FF39" w14:textId="77777777" w:rsidR="00C9009B" w:rsidRDefault="006E2142">
            <w:pPr>
              <w:ind w:firstLine="0"/>
              <w:jc w:val="left"/>
            </w:pPr>
            <w:r>
              <w:t>riskInfo.trRecommendedDecisionCodes</w:t>
            </w:r>
          </w:p>
        </w:tc>
        <w:tc>
          <w:tcPr>
            <w:tcW w:w="3119" w:type="dxa"/>
          </w:tcPr>
          <w:p w14:paraId="6AC8F33D" w14:textId="77777777" w:rsidR="00C9009B" w:rsidRDefault="006E2142">
            <w:pPr>
              <w:ind w:firstLine="0"/>
              <w:jc w:val="left"/>
            </w:pPr>
            <w:r>
              <w:t>List&lt;String&gt;</w:t>
            </w:r>
          </w:p>
        </w:tc>
        <w:tc>
          <w:tcPr>
            <w:tcW w:w="3119" w:type="dxa"/>
          </w:tcPr>
          <w:p w14:paraId="3A285A94" w14:textId="77777777" w:rsidR="00C9009B" w:rsidRDefault="006E2142">
            <w:pPr>
              <w:ind w:firstLine="0"/>
              <w:jc w:val="left"/>
            </w:pPr>
            <w:r>
              <w:t>Danh sách decision code do Token Requestor recommend.</w:t>
            </w:r>
          </w:p>
        </w:tc>
      </w:tr>
      <w:tr w:rsidR="00C9009B" w14:paraId="26FBF26E" w14:textId="77777777" w:rsidTr="00C9009B">
        <w:trPr>
          <w:cantSplit/>
        </w:trPr>
        <w:tc>
          <w:tcPr>
            <w:tcW w:w="3119" w:type="dxa"/>
          </w:tcPr>
          <w:p w14:paraId="449DBA41" w14:textId="77777777" w:rsidR="00C9009B" w:rsidRDefault="006E2142">
            <w:pPr>
              <w:ind w:firstLine="0"/>
              <w:jc w:val="left"/>
            </w:pPr>
            <w:r>
              <w:lastRenderedPageBreak/>
              <w:t>riskInfo.deviceScore</w:t>
            </w:r>
          </w:p>
        </w:tc>
        <w:tc>
          <w:tcPr>
            <w:tcW w:w="3119" w:type="dxa"/>
          </w:tcPr>
          <w:p w14:paraId="71FF38E3" w14:textId="77777777" w:rsidR="00C9009B" w:rsidRDefault="006E2142">
            <w:pPr>
              <w:ind w:firstLine="0"/>
              <w:jc w:val="left"/>
            </w:pPr>
            <w:r>
              <w:t>String</w:t>
            </w:r>
          </w:p>
        </w:tc>
        <w:tc>
          <w:tcPr>
            <w:tcW w:w="3119" w:type="dxa"/>
          </w:tcPr>
          <w:p w14:paraId="67363E2B" w14:textId="77777777" w:rsidR="00C9009B" w:rsidRDefault="006E2142">
            <w:pPr>
              <w:ind w:firstLine="0"/>
              <w:jc w:val="left"/>
            </w:pPr>
            <w:r>
              <w:t>Device risk score.</w:t>
            </w:r>
          </w:p>
        </w:tc>
      </w:tr>
      <w:tr w:rsidR="00C9009B" w14:paraId="2362F465" w14:textId="77777777" w:rsidTr="00C9009B">
        <w:trPr>
          <w:cantSplit/>
        </w:trPr>
        <w:tc>
          <w:tcPr>
            <w:tcW w:w="3119" w:type="dxa"/>
          </w:tcPr>
          <w:p w14:paraId="2A9034A3" w14:textId="77777777" w:rsidR="00C9009B" w:rsidRDefault="006E2142">
            <w:pPr>
              <w:ind w:firstLine="0"/>
              <w:jc w:val="left"/>
            </w:pPr>
            <w:r>
              <w:t>riskInfo.accountScore</w:t>
            </w:r>
          </w:p>
        </w:tc>
        <w:tc>
          <w:tcPr>
            <w:tcW w:w="3119" w:type="dxa"/>
          </w:tcPr>
          <w:p w14:paraId="79402069" w14:textId="77777777" w:rsidR="00C9009B" w:rsidRDefault="006E2142">
            <w:pPr>
              <w:ind w:firstLine="0"/>
              <w:jc w:val="left"/>
            </w:pPr>
            <w:r>
              <w:t>String</w:t>
            </w:r>
          </w:p>
        </w:tc>
        <w:tc>
          <w:tcPr>
            <w:tcW w:w="3119" w:type="dxa"/>
          </w:tcPr>
          <w:p w14:paraId="2C285C20" w14:textId="77777777" w:rsidR="00C9009B" w:rsidRDefault="006E2142">
            <w:pPr>
              <w:ind w:firstLine="0"/>
              <w:jc w:val="left"/>
            </w:pPr>
            <w:r>
              <w:t>Account risk score.</w:t>
            </w:r>
          </w:p>
        </w:tc>
      </w:tr>
      <w:tr w:rsidR="00C9009B" w14:paraId="66D606AE" w14:textId="77777777" w:rsidTr="00C9009B">
        <w:trPr>
          <w:cantSplit/>
        </w:trPr>
        <w:tc>
          <w:tcPr>
            <w:tcW w:w="3119" w:type="dxa"/>
          </w:tcPr>
          <w:p w14:paraId="26468615" w14:textId="77777777" w:rsidR="00C9009B" w:rsidRDefault="006E2142">
            <w:pPr>
              <w:ind w:firstLine="0"/>
              <w:jc w:val="left"/>
            </w:pPr>
            <w:r>
              <w:t>riskInfo.phoneNumberScore</w:t>
            </w:r>
          </w:p>
        </w:tc>
        <w:tc>
          <w:tcPr>
            <w:tcW w:w="3119" w:type="dxa"/>
          </w:tcPr>
          <w:p w14:paraId="7A92A0BA" w14:textId="77777777" w:rsidR="00C9009B" w:rsidRDefault="006E2142">
            <w:pPr>
              <w:ind w:firstLine="0"/>
              <w:jc w:val="left"/>
            </w:pPr>
            <w:r>
              <w:t>String</w:t>
            </w:r>
          </w:p>
        </w:tc>
        <w:tc>
          <w:tcPr>
            <w:tcW w:w="3119" w:type="dxa"/>
          </w:tcPr>
          <w:p w14:paraId="662CFC40" w14:textId="77777777" w:rsidR="00C9009B" w:rsidRDefault="006E2142">
            <w:pPr>
              <w:ind w:firstLine="0"/>
              <w:jc w:val="left"/>
            </w:pPr>
            <w:r>
              <w:t>Phone number risk score.</w:t>
            </w:r>
          </w:p>
        </w:tc>
      </w:tr>
      <w:tr w:rsidR="00C9009B" w14:paraId="54A7DEB5" w14:textId="77777777" w:rsidTr="00C9009B">
        <w:trPr>
          <w:cantSplit/>
        </w:trPr>
        <w:tc>
          <w:tcPr>
            <w:tcW w:w="3119" w:type="dxa"/>
          </w:tcPr>
          <w:p w14:paraId="3BCB1C79" w14:textId="77777777" w:rsidR="00C9009B" w:rsidRDefault="006E2142">
            <w:pPr>
              <w:ind w:firstLine="0"/>
              <w:jc w:val="left"/>
            </w:pPr>
            <w:r>
              <w:t>riskInfo.sourceIp</w:t>
            </w:r>
          </w:p>
        </w:tc>
        <w:tc>
          <w:tcPr>
            <w:tcW w:w="3119" w:type="dxa"/>
          </w:tcPr>
          <w:p w14:paraId="7A1030EF" w14:textId="77777777" w:rsidR="00C9009B" w:rsidRDefault="006E2142">
            <w:pPr>
              <w:ind w:firstLine="0"/>
              <w:jc w:val="left"/>
            </w:pPr>
            <w:r>
              <w:t>String</w:t>
            </w:r>
          </w:p>
        </w:tc>
        <w:tc>
          <w:tcPr>
            <w:tcW w:w="3119" w:type="dxa"/>
          </w:tcPr>
          <w:p w14:paraId="5A323F01" w14:textId="77777777" w:rsidR="00C9009B" w:rsidRDefault="006E2142">
            <w:pPr>
              <w:ind w:firstLine="0"/>
              <w:jc w:val="left"/>
            </w:pPr>
            <w:r>
              <w:t>Source IP.</w:t>
            </w:r>
          </w:p>
        </w:tc>
      </w:tr>
      <w:tr w:rsidR="00C9009B" w14:paraId="1C9C3E04" w14:textId="77777777" w:rsidTr="00C9009B">
        <w:trPr>
          <w:cantSplit/>
        </w:trPr>
        <w:tc>
          <w:tcPr>
            <w:tcW w:w="3119" w:type="dxa"/>
          </w:tcPr>
          <w:p w14:paraId="47179B52" w14:textId="77777777" w:rsidR="00C9009B" w:rsidRDefault="006E2142">
            <w:pPr>
              <w:ind w:firstLine="0"/>
              <w:jc w:val="left"/>
            </w:pPr>
            <w:r>
              <w:t>riskInfo.deviceLocation</w:t>
            </w:r>
          </w:p>
        </w:tc>
        <w:tc>
          <w:tcPr>
            <w:tcW w:w="3119" w:type="dxa"/>
          </w:tcPr>
          <w:p w14:paraId="6FAE8342" w14:textId="77777777" w:rsidR="00C9009B" w:rsidRDefault="006E2142">
            <w:pPr>
              <w:ind w:firstLine="0"/>
              <w:jc w:val="left"/>
            </w:pPr>
            <w:r>
              <w:t>String</w:t>
            </w:r>
          </w:p>
        </w:tc>
        <w:tc>
          <w:tcPr>
            <w:tcW w:w="3119" w:type="dxa"/>
          </w:tcPr>
          <w:p w14:paraId="14EE7F74" w14:textId="77777777" w:rsidR="00C9009B" w:rsidRDefault="006E2142">
            <w:pPr>
              <w:ind w:firstLine="0"/>
              <w:jc w:val="left"/>
            </w:pPr>
            <w:r>
              <w:t>Device location.</w:t>
            </w:r>
          </w:p>
        </w:tc>
      </w:tr>
      <w:tr w:rsidR="00C9009B" w14:paraId="66A2AC41" w14:textId="77777777" w:rsidTr="00C9009B">
        <w:trPr>
          <w:cantSplit/>
        </w:trPr>
        <w:tc>
          <w:tcPr>
            <w:tcW w:w="3119" w:type="dxa"/>
          </w:tcPr>
          <w:p w14:paraId="3103CDC3" w14:textId="77777777" w:rsidR="00C9009B" w:rsidRDefault="006E2142">
            <w:pPr>
              <w:ind w:firstLine="0"/>
              <w:jc w:val="left"/>
            </w:pPr>
            <w:r>
              <w:t>riskInfo.locationSource</w:t>
            </w:r>
          </w:p>
        </w:tc>
        <w:tc>
          <w:tcPr>
            <w:tcW w:w="3119" w:type="dxa"/>
          </w:tcPr>
          <w:p w14:paraId="79F96F0E" w14:textId="77777777" w:rsidR="00C9009B" w:rsidRDefault="006E2142">
            <w:pPr>
              <w:ind w:firstLine="0"/>
              <w:jc w:val="left"/>
            </w:pPr>
            <w:r>
              <w:t>LocationSource</w:t>
            </w:r>
          </w:p>
        </w:tc>
        <w:tc>
          <w:tcPr>
            <w:tcW w:w="3119" w:type="dxa"/>
          </w:tcPr>
          <w:p w14:paraId="71265548" w14:textId="77777777" w:rsidR="00C9009B" w:rsidRDefault="006E2142">
            <w:pPr>
              <w:ind w:firstLine="0"/>
              <w:jc w:val="left"/>
            </w:pPr>
            <w:r>
              <w:t>Location source.</w:t>
            </w:r>
          </w:p>
        </w:tc>
      </w:tr>
      <w:tr w:rsidR="00C9009B" w14:paraId="6A6AA170" w14:textId="77777777" w:rsidTr="00C9009B">
        <w:trPr>
          <w:cantSplit/>
        </w:trPr>
        <w:tc>
          <w:tcPr>
            <w:tcW w:w="3119" w:type="dxa"/>
          </w:tcPr>
          <w:p w14:paraId="09B7389F" w14:textId="77777777" w:rsidR="00C9009B" w:rsidRDefault="006E2142">
            <w:pPr>
              <w:ind w:firstLine="0"/>
              <w:jc w:val="left"/>
            </w:pPr>
            <w:r>
              <w:t>riskInfo.accountHolderEmailAddress</w:t>
            </w:r>
          </w:p>
        </w:tc>
        <w:tc>
          <w:tcPr>
            <w:tcW w:w="3119" w:type="dxa"/>
          </w:tcPr>
          <w:p w14:paraId="5503DAAA" w14:textId="77777777" w:rsidR="00C9009B" w:rsidRDefault="006E2142">
            <w:pPr>
              <w:ind w:firstLine="0"/>
              <w:jc w:val="left"/>
            </w:pPr>
            <w:r>
              <w:t>String</w:t>
            </w:r>
          </w:p>
        </w:tc>
        <w:tc>
          <w:tcPr>
            <w:tcW w:w="3119" w:type="dxa"/>
          </w:tcPr>
          <w:p w14:paraId="0FE8A0B9" w14:textId="77777777" w:rsidR="00C9009B" w:rsidRDefault="006E2142">
            <w:pPr>
              <w:ind w:firstLine="0"/>
              <w:jc w:val="left"/>
            </w:pPr>
            <w:r>
              <w:t>Email của account holder.</w:t>
            </w:r>
          </w:p>
        </w:tc>
      </w:tr>
      <w:tr w:rsidR="00C9009B" w14:paraId="61549BC7" w14:textId="77777777" w:rsidTr="00C9009B">
        <w:trPr>
          <w:cantSplit/>
        </w:trPr>
        <w:tc>
          <w:tcPr>
            <w:tcW w:w="3119" w:type="dxa"/>
          </w:tcPr>
          <w:p w14:paraId="17C0236D" w14:textId="77777777" w:rsidR="00C9009B" w:rsidRDefault="006E2142">
            <w:pPr>
              <w:ind w:firstLine="0"/>
              <w:jc w:val="left"/>
            </w:pPr>
            <w:r>
              <w:t>riskInfo.addressVerificationResultCode</w:t>
            </w:r>
          </w:p>
        </w:tc>
        <w:tc>
          <w:tcPr>
            <w:tcW w:w="3119" w:type="dxa"/>
          </w:tcPr>
          <w:p w14:paraId="411BC8FD" w14:textId="77777777" w:rsidR="00C9009B" w:rsidRDefault="006E2142">
            <w:pPr>
              <w:ind w:firstLine="0"/>
              <w:jc w:val="left"/>
            </w:pPr>
            <w:r>
              <w:t>String</w:t>
            </w:r>
          </w:p>
        </w:tc>
        <w:tc>
          <w:tcPr>
            <w:tcW w:w="3119" w:type="dxa"/>
          </w:tcPr>
          <w:p w14:paraId="61FA7B2F" w14:textId="77777777" w:rsidR="00C9009B" w:rsidRDefault="006E2142">
            <w:pPr>
              <w:ind w:firstLine="0"/>
              <w:jc w:val="left"/>
            </w:pPr>
            <w:r>
              <w:t>Address verification result code.</w:t>
            </w:r>
          </w:p>
        </w:tc>
      </w:tr>
      <w:tr w:rsidR="00C9009B" w14:paraId="381C8C7B" w14:textId="77777777" w:rsidTr="00C9009B">
        <w:trPr>
          <w:cantSplit/>
        </w:trPr>
        <w:tc>
          <w:tcPr>
            <w:tcW w:w="3119" w:type="dxa"/>
          </w:tcPr>
          <w:p w14:paraId="05E91C1B" w14:textId="77777777" w:rsidR="00C9009B" w:rsidRDefault="006E2142">
            <w:pPr>
              <w:ind w:firstLine="0"/>
              <w:jc w:val="left"/>
            </w:pPr>
            <w:r>
              <w:t>internalTrWallet</w:t>
            </w:r>
          </w:p>
        </w:tc>
        <w:tc>
          <w:tcPr>
            <w:tcW w:w="3119" w:type="dxa"/>
          </w:tcPr>
          <w:p w14:paraId="5AE7E01E" w14:textId="77777777" w:rsidR="00C9009B" w:rsidRDefault="006E2142">
            <w:pPr>
              <w:ind w:firstLine="0"/>
              <w:jc w:val="left"/>
            </w:pPr>
            <w:r>
              <w:t>Object</w:t>
            </w:r>
          </w:p>
        </w:tc>
        <w:tc>
          <w:tcPr>
            <w:tcW w:w="3119" w:type="dxa"/>
          </w:tcPr>
          <w:p w14:paraId="0C8DD477" w14:textId="77777777" w:rsidR="00C9009B" w:rsidRDefault="006E2142">
            <w:pPr>
              <w:ind w:firstLine="0"/>
              <w:jc w:val="left"/>
            </w:pPr>
            <w:r>
              <w:t>Thông tin internal Token Requestor wallet.</w:t>
            </w:r>
          </w:p>
        </w:tc>
      </w:tr>
      <w:tr w:rsidR="00C9009B" w14:paraId="417D7B5C" w14:textId="77777777" w:rsidTr="00C9009B">
        <w:trPr>
          <w:cantSplit/>
        </w:trPr>
        <w:tc>
          <w:tcPr>
            <w:tcW w:w="3119" w:type="dxa"/>
          </w:tcPr>
          <w:p w14:paraId="3A462DD0" w14:textId="77777777" w:rsidR="00C9009B" w:rsidRDefault="006E2142">
            <w:pPr>
              <w:ind w:firstLine="0"/>
              <w:jc w:val="left"/>
            </w:pPr>
            <w:r>
              <w:t>internalTrWallet.id</w:t>
            </w:r>
          </w:p>
        </w:tc>
        <w:tc>
          <w:tcPr>
            <w:tcW w:w="3119" w:type="dxa"/>
          </w:tcPr>
          <w:p w14:paraId="31586A51" w14:textId="77777777" w:rsidR="00C9009B" w:rsidRDefault="006E2142">
            <w:pPr>
              <w:ind w:firstLine="0"/>
              <w:jc w:val="left"/>
            </w:pPr>
            <w:r>
              <w:t>Long</w:t>
            </w:r>
          </w:p>
        </w:tc>
        <w:tc>
          <w:tcPr>
            <w:tcW w:w="3119" w:type="dxa"/>
          </w:tcPr>
          <w:p w14:paraId="27F37287" w14:textId="77777777" w:rsidR="00C9009B" w:rsidRDefault="006E2142">
            <w:pPr>
              <w:ind w:firstLine="0"/>
              <w:jc w:val="left"/>
            </w:pPr>
            <w:r>
              <w:t>Internal wallet ID; bắt buộc khi có object.</w:t>
            </w:r>
          </w:p>
        </w:tc>
      </w:tr>
      <w:tr w:rsidR="00C9009B" w14:paraId="5B8E48DD" w14:textId="77777777" w:rsidTr="00C9009B">
        <w:trPr>
          <w:cantSplit/>
        </w:trPr>
        <w:tc>
          <w:tcPr>
            <w:tcW w:w="3119" w:type="dxa"/>
          </w:tcPr>
          <w:p w14:paraId="05F25BDB" w14:textId="77777777" w:rsidR="00C9009B" w:rsidRDefault="006E2142">
            <w:pPr>
              <w:ind w:firstLine="0"/>
              <w:jc w:val="left"/>
            </w:pPr>
            <w:r>
              <w:t>internalTrWallet.issuerWalletId</w:t>
            </w:r>
          </w:p>
        </w:tc>
        <w:tc>
          <w:tcPr>
            <w:tcW w:w="3119" w:type="dxa"/>
          </w:tcPr>
          <w:p w14:paraId="3DBA9575" w14:textId="77777777" w:rsidR="00C9009B" w:rsidRDefault="006E2142">
            <w:pPr>
              <w:ind w:firstLine="0"/>
              <w:jc w:val="left"/>
            </w:pPr>
            <w:r>
              <w:t>String</w:t>
            </w:r>
          </w:p>
        </w:tc>
        <w:tc>
          <w:tcPr>
            <w:tcW w:w="3119" w:type="dxa"/>
          </w:tcPr>
          <w:p w14:paraId="3A048C7C" w14:textId="77777777" w:rsidR="00C9009B" w:rsidRDefault="006E2142">
            <w:pPr>
              <w:ind w:firstLine="0"/>
              <w:jc w:val="left"/>
            </w:pPr>
            <w:r>
              <w:t>Wallet ID trên hệ thống issuer.</w:t>
            </w:r>
          </w:p>
        </w:tc>
      </w:tr>
      <w:tr w:rsidR="00C9009B" w14:paraId="028FCFE1" w14:textId="77777777" w:rsidTr="00C9009B">
        <w:trPr>
          <w:cantSplit/>
        </w:trPr>
        <w:tc>
          <w:tcPr>
            <w:tcW w:w="3119" w:type="dxa"/>
          </w:tcPr>
          <w:p w14:paraId="7C8E1BA0" w14:textId="77777777" w:rsidR="00C9009B" w:rsidRDefault="006E2142">
            <w:pPr>
              <w:ind w:firstLine="0"/>
              <w:jc w:val="left"/>
            </w:pPr>
            <w:r>
              <w:t>internalTrWallet.issuerClientId</w:t>
            </w:r>
          </w:p>
        </w:tc>
        <w:tc>
          <w:tcPr>
            <w:tcW w:w="3119" w:type="dxa"/>
          </w:tcPr>
          <w:p w14:paraId="72C6C50E" w14:textId="77777777" w:rsidR="00C9009B" w:rsidRDefault="006E2142">
            <w:pPr>
              <w:ind w:firstLine="0"/>
              <w:jc w:val="left"/>
            </w:pPr>
            <w:r>
              <w:t>String</w:t>
            </w:r>
          </w:p>
        </w:tc>
        <w:tc>
          <w:tcPr>
            <w:tcW w:w="3119" w:type="dxa"/>
          </w:tcPr>
          <w:p w14:paraId="4E8294B5" w14:textId="77777777" w:rsidR="00C9009B" w:rsidRDefault="006E2142">
            <w:pPr>
              <w:ind w:firstLine="0"/>
              <w:jc w:val="left"/>
            </w:pPr>
            <w:r>
              <w:t>Customer ID trên hệ thống issuer.</w:t>
            </w:r>
          </w:p>
        </w:tc>
      </w:tr>
      <w:tr w:rsidR="00C9009B" w14:paraId="20B5FE33" w14:textId="77777777" w:rsidTr="00C9009B">
        <w:trPr>
          <w:cantSplit/>
        </w:trPr>
        <w:tc>
          <w:tcPr>
            <w:tcW w:w="3119" w:type="dxa"/>
          </w:tcPr>
          <w:p w14:paraId="6226A255" w14:textId="77777777" w:rsidR="00C9009B" w:rsidRDefault="006E2142">
            <w:pPr>
              <w:ind w:firstLine="0"/>
              <w:jc w:val="left"/>
            </w:pPr>
            <w:r>
              <w:lastRenderedPageBreak/>
              <w:t>internalTrWallet.issuerData</w:t>
            </w:r>
          </w:p>
        </w:tc>
        <w:tc>
          <w:tcPr>
            <w:tcW w:w="3119" w:type="dxa"/>
          </w:tcPr>
          <w:p w14:paraId="7F2E8E8A" w14:textId="77777777" w:rsidR="00C9009B" w:rsidRDefault="006E2142">
            <w:pPr>
              <w:ind w:firstLine="0"/>
              <w:jc w:val="left"/>
            </w:pPr>
            <w:r>
              <w:t>String</w:t>
            </w:r>
          </w:p>
        </w:tc>
        <w:tc>
          <w:tcPr>
            <w:tcW w:w="3119" w:type="dxa"/>
          </w:tcPr>
          <w:p w14:paraId="381F380C" w14:textId="77777777" w:rsidR="00C9009B" w:rsidRDefault="006E2142">
            <w:pPr>
              <w:ind w:firstLine="0"/>
              <w:jc w:val="left"/>
            </w:pPr>
            <w:r>
              <w:t>Issuer data.</w:t>
            </w:r>
          </w:p>
        </w:tc>
      </w:tr>
      <w:tr w:rsidR="00C9009B" w14:paraId="360F66D6" w14:textId="77777777" w:rsidTr="00C9009B">
        <w:trPr>
          <w:cantSplit/>
        </w:trPr>
        <w:tc>
          <w:tcPr>
            <w:tcW w:w="3119" w:type="dxa"/>
          </w:tcPr>
          <w:p w14:paraId="00E5BC34" w14:textId="77777777" w:rsidR="00C9009B" w:rsidRDefault="006E2142">
            <w:pPr>
              <w:ind w:firstLine="0"/>
              <w:jc w:val="left"/>
            </w:pPr>
            <w:r>
              <w:t>internalTrWallet.msisdn</w:t>
            </w:r>
          </w:p>
        </w:tc>
        <w:tc>
          <w:tcPr>
            <w:tcW w:w="3119" w:type="dxa"/>
          </w:tcPr>
          <w:p w14:paraId="0871C9EC" w14:textId="77777777" w:rsidR="00C9009B" w:rsidRDefault="006E2142">
            <w:pPr>
              <w:ind w:firstLine="0"/>
              <w:jc w:val="left"/>
            </w:pPr>
            <w:r>
              <w:t>String</w:t>
            </w:r>
          </w:p>
        </w:tc>
        <w:tc>
          <w:tcPr>
            <w:tcW w:w="3119" w:type="dxa"/>
          </w:tcPr>
          <w:p w14:paraId="105C0A9A" w14:textId="77777777" w:rsidR="00C9009B" w:rsidRDefault="006E2142">
            <w:pPr>
              <w:ind w:firstLine="0"/>
              <w:jc w:val="left"/>
            </w:pPr>
            <w:r>
              <w:t>MSISDN.</w:t>
            </w:r>
          </w:p>
        </w:tc>
      </w:tr>
      <w:tr w:rsidR="00C9009B" w14:paraId="5E0398B1" w14:textId="77777777" w:rsidTr="00C9009B">
        <w:trPr>
          <w:cantSplit/>
        </w:trPr>
        <w:tc>
          <w:tcPr>
            <w:tcW w:w="3119" w:type="dxa"/>
          </w:tcPr>
          <w:p w14:paraId="07E8FA5F" w14:textId="77777777" w:rsidR="00C9009B" w:rsidRDefault="006E2142">
            <w:pPr>
              <w:ind w:firstLine="0"/>
              <w:jc w:val="left"/>
            </w:pPr>
            <w:r>
              <w:t>internalTrWallet.settingsProfile</w:t>
            </w:r>
          </w:p>
        </w:tc>
        <w:tc>
          <w:tcPr>
            <w:tcW w:w="3119" w:type="dxa"/>
          </w:tcPr>
          <w:p w14:paraId="0FD9C969" w14:textId="77777777" w:rsidR="00C9009B" w:rsidRDefault="006E2142">
            <w:pPr>
              <w:ind w:firstLine="0"/>
              <w:jc w:val="left"/>
            </w:pPr>
            <w:r>
              <w:t>String</w:t>
            </w:r>
          </w:p>
        </w:tc>
        <w:tc>
          <w:tcPr>
            <w:tcW w:w="3119" w:type="dxa"/>
          </w:tcPr>
          <w:p w14:paraId="31106BC8" w14:textId="77777777" w:rsidR="00C9009B" w:rsidRDefault="006E2142">
            <w:pPr>
              <w:ind w:firstLine="0"/>
              <w:jc w:val="left"/>
            </w:pPr>
            <w:r>
              <w:t>Settings profile; bắt buộc khi có object.</w:t>
            </w:r>
          </w:p>
        </w:tc>
      </w:tr>
    </w:tbl>
    <w:p w14:paraId="4B05B19D" w14:textId="77777777" w:rsidR="00C9009B" w:rsidRDefault="006E2142">
      <w:pPr>
        <w:spacing w:after="0"/>
        <w:ind w:firstLine="0"/>
        <w:jc w:val="left"/>
      </w:pPr>
      <w:r>
        <w:rPr>
          <w:b/>
        </w:rPr>
        <w:t>Response body — HTTP 200</w:t>
      </w:r>
    </w:p>
    <w:tbl>
      <w:tblPr>
        <w:tblStyle w:val="TableGrid"/>
        <w:tblW w:w="0" w:type="auto"/>
        <w:tblLook w:val="04A0" w:firstRow="1" w:lastRow="0" w:firstColumn="1" w:lastColumn="0" w:noHBand="0" w:noVBand="1"/>
      </w:tblPr>
      <w:tblGrid>
        <w:gridCol w:w="3115"/>
        <w:gridCol w:w="3116"/>
        <w:gridCol w:w="3116"/>
      </w:tblGrid>
      <w:tr w:rsidR="00C9009B" w14:paraId="643A098C"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347BC2C8" w14:textId="77777777" w:rsidR="00C9009B" w:rsidRDefault="006E2142">
            <w:pPr>
              <w:ind w:firstLine="0"/>
              <w:jc w:val="left"/>
            </w:pPr>
            <w:r>
              <w:t>Field name</w:t>
            </w:r>
          </w:p>
        </w:tc>
        <w:tc>
          <w:tcPr>
            <w:tcW w:w="3119" w:type="dxa"/>
            <w:shd w:val="clear" w:color="auto" w:fill="D9EAF7"/>
            <w:vAlign w:val="top"/>
          </w:tcPr>
          <w:p w14:paraId="0AEC37F8" w14:textId="77777777" w:rsidR="00C9009B" w:rsidRDefault="006E2142">
            <w:pPr>
              <w:ind w:firstLine="0"/>
              <w:jc w:val="left"/>
            </w:pPr>
            <w:r>
              <w:t>Data type</w:t>
            </w:r>
          </w:p>
        </w:tc>
        <w:tc>
          <w:tcPr>
            <w:tcW w:w="3119" w:type="dxa"/>
            <w:shd w:val="clear" w:color="auto" w:fill="D9EAF7"/>
            <w:vAlign w:val="top"/>
          </w:tcPr>
          <w:p w14:paraId="232BD93F" w14:textId="77777777" w:rsidR="00C9009B" w:rsidRDefault="006E2142">
            <w:pPr>
              <w:ind w:firstLine="0"/>
              <w:jc w:val="left"/>
            </w:pPr>
            <w:r>
              <w:t>Description</w:t>
            </w:r>
          </w:p>
        </w:tc>
      </w:tr>
      <w:tr w:rsidR="00C9009B" w14:paraId="70D30653" w14:textId="77777777" w:rsidTr="00C9009B">
        <w:trPr>
          <w:cantSplit/>
        </w:trPr>
        <w:tc>
          <w:tcPr>
            <w:tcW w:w="3119" w:type="dxa"/>
          </w:tcPr>
          <w:p w14:paraId="218D1A86" w14:textId="77777777" w:rsidR="00C9009B" w:rsidRDefault="006E2142">
            <w:pPr>
              <w:ind w:firstLine="0"/>
              <w:jc w:val="left"/>
            </w:pPr>
            <w:r>
              <w:t>issuerCustomerId</w:t>
            </w:r>
          </w:p>
        </w:tc>
        <w:tc>
          <w:tcPr>
            <w:tcW w:w="3119" w:type="dxa"/>
          </w:tcPr>
          <w:p w14:paraId="3D3F5847" w14:textId="77777777" w:rsidR="00C9009B" w:rsidRDefault="006E2142">
            <w:pPr>
              <w:ind w:firstLine="0"/>
              <w:jc w:val="left"/>
            </w:pPr>
            <w:r>
              <w:t>String</w:t>
            </w:r>
          </w:p>
        </w:tc>
        <w:tc>
          <w:tcPr>
            <w:tcW w:w="3119" w:type="dxa"/>
          </w:tcPr>
          <w:p w14:paraId="422A6E37" w14:textId="77777777" w:rsidR="00C9009B" w:rsidRDefault="006E2142">
            <w:pPr>
              <w:ind w:firstLine="0"/>
              <w:jc w:val="left"/>
            </w:pPr>
            <w:r>
              <w:t>Customer ID trên hệ thống issuer.</w:t>
            </w:r>
          </w:p>
        </w:tc>
      </w:tr>
      <w:tr w:rsidR="00C9009B" w14:paraId="402AC806" w14:textId="77777777" w:rsidTr="00C9009B">
        <w:trPr>
          <w:cantSplit/>
        </w:trPr>
        <w:tc>
          <w:tcPr>
            <w:tcW w:w="3119" w:type="dxa"/>
          </w:tcPr>
          <w:p w14:paraId="6AA68FE4" w14:textId="77777777" w:rsidR="00C9009B" w:rsidRDefault="006E2142">
            <w:pPr>
              <w:ind w:firstLine="0"/>
              <w:jc w:val="left"/>
            </w:pPr>
            <w:r>
              <w:t>issuerCardId</w:t>
            </w:r>
          </w:p>
        </w:tc>
        <w:tc>
          <w:tcPr>
            <w:tcW w:w="3119" w:type="dxa"/>
          </w:tcPr>
          <w:p w14:paraId="12EB13D8" w14:textId="77777777" w:rsidR="00C9009B" w:rsidRDefault="006E2142">
            <w:pPr>
              <w:ind w:firstLine="0"/>
              <w:jc w:val="left"/>
            </w:pPr>
            <w:r>
              <w:t>String</w:t>
            </w:r>
          </w:p>
        </w:tc>
        <w:tc>
          <w:tcPr>
            <w:tcW w:w="3119" w:type="dxa"/>
          </w:tcPr>
          <w:p w14:paraId="5F64FC2A" w14:textId="77777777" w:rsidR="00C9009B" w:rsidRDefault="006E2142">
            <w:pPr>
              <w:ind w:firstLine="0"/>
              <w:jc w:val="left"/>
            </w:pPr>
            <w:r>
              <w:t>Card ID trên hệ thống issuer.</w:t>
            </w:r>
          </w:p>
        </w:tc>
      </w:tr>
      <w:tr w:rsidR="00C9009B" w14:paraId="24516206" w14:textId="77777777" w:rsidTr="00C9009B">
        <w:trPr>
          <w:cantSplit/>
        </w:trPr>
        <w:tc>
          <w:tcPr>
            <w:tcW w:w="3119" w:type="dxa"/>
          </w:tcPr>
          <w:p w14:paraId="4448762E" w14:textId="77777777" w:rsidR="00C9009B" w:rsidRDefault="006E2142">
            <w:pPr>
              <w:ind w:firstLine="0"/>
              <w:jc w:val="left"/>
            </w:pPr>
            <w:r>
              <w:t>issuerTokenId</w:t>
            </w:r>
          </w:p>
        </w:tc>
        <w:tc>
          <w:tcPr>
            <w:tcW w:w="3119" w:type="dxa"/>
          </w:tcPr>
          <w:p w14:paraId="2AEAA10C" w14:textId="77777777" w:rsidR="00C9009B" w:rsidRDefault="006E2142">
            <w:pPr>
              <w:ind w:firstLine="0"/>
              <w:jc w:val="left"/>
            </w:pPr>
            <w:r>
              <w:t>String</w:t>
            </w:r>
          </w:p>
        </w:tc>
        <w:tc>
          <w:tcPr>
            <w:tcW w:w="3119" w:type="dxa"/>
          </w:tcPr>
          <w:p w14:paraId="06311724" w14:textId="77777777" w:rsidR="00C9009B" w:rsidRDefault="006E2142">
            <w:pPr>
              <w:ind w:firstLine="0"/>
              <w:jc w:val="left"/>
            </w:pPr>
            <w:r>
              <w:t>Token ID trên hệ thống issuer.</w:t>
            </w:r>
          </w:p>
        </w:tc>
      </w:tr>
    </w:tbl>
    <w:p w14:paraId="612A3E85" w14:textId="77777777" w:rsidR="00C9009B" w:rsidRDefault="00C9009B">
      <w:pPr>
        <w:spacing w:after="0"/>
        <w:ind w:firstLine="0"/>
        <w:jc w:val="left"/>
      </w:pPr>
    </w:p>
    <w:p w14:paraId="2CAD52F4" w14:textId="77777777" w:rsidR="00515DA7" w:rsidRDefault="00515DA7">
      <w:pPr>
        <w:pStyle w:val="Heading3"/>
        <w:rPr>
          <w:rFonts w:eastAsia="Times New Roman" w:cs="Times New Roman"/>
        </w:rPr>
      </w:pPr>
      <w:bookmarkStart w:id="294" w:name="_Toc240965950"/>
      <w:r>
        <w:rPr>
          <w:rFonts w:eastAsia="Times New Roman" w:cs="Times New Roman"/>
        </w:rPr>
        <w:t>Token Manager</w:t>
      </w:r>
      <w:bookmarkEnd w:id="294"/>
    </w:p>
    <w:p w14:paraId="10541DEE" w14:textId="77777777" w:rsidR="00072EC5" w:rsidRPr="00072EC5" w:rsidRDefault="00072EC5" w:rsidP="00072EC5">
      <w:r>
        <w:t xml:space="preserve">Source code: </w:t>
      </w:r>
      <w:r w:rsidRPr="00072EC5">
        <w:t>https://gitlab.shb.com.vn/core-card/card-token-management/token-manager-service</w:t>
      </w:r>
    </w:p>
    <w:p w14:paraId="060CEB49" w14:textId="77777777" w:rsidR="00C9009B" w:rsidRDefault="006E2142">
      <w:r>
        <w:rPr>
          <w:b/>
          <w:sz w:val="26"/>
        </w:rPr>
        <w:t>1. POST /api/v1/cards/token-summary</w:t>
      </w:r>
    </w:p>
    <w:p w14:paraId="38AB0F5C" w14:textId="77777777" w:rsidR="00C9009B" w:rsidRDefault="006E2142">
      <w:r>
        <w:t>Mô tả: API lấy số lượng token theo danh sách Card ID trên hệ thống issuer và điều kiện wallet, Token Requestor.</w:t>
      </w:r>
    </w:p>
    <w:p w14:paraId="15790CF9" w14:textId="77777777" w:rsidR="00C9009B" w:rsidRDefault="006E2142">
      <w:r>
        <w:t>Request body</w:t>
      </w:r>
    </w:p>
    <w:tbl>
      <w:tblPr>
        <w:tblStyle w:val="TableGrid"/>
        <w:tblW w:w="0" w:type="auto"/>
        <w:tblLook w:val="04A0" w:firstRow="1" w:lastRow="0" w:firstColumn="1" w:lastColumn="0" w:noHBand="0" w:noVBand="1"/>
      </w:tblPr>
      <w:tblGrid>
        <w:gridCol w:w="3122"/>
        <w:gridCol w:w="2086"/>
        <w:gridCol w:w="4139"/>
      </w:tblGrid>
      <w:tr w:rsidR="00C9009B" w14:paraId="5C1C1EA4"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5FF36A0C" w14:textId="77777777" w:rsidR="00C9009B" w:rsidRDefault="006E2142">
            <w:pPr>
              <w:ind w:firstLine="0"/>
              <w:jc w:val="left"/>
            </w:pPr>
            <w:r>
              <w:lastRenderedPageBreak/>
              <w:t>Field name</w:t>
            </w:r>
          </w:p>
        </w:tc>
        <w:tc>
          <w:tcPr>
            <w:tcW w:w="2088" w:type="dxa"/>
            <w:shd w:val="clear" w:color="auto" w:fill="D9EAF7"/>
            <w:vAlign w:val="top"/>
          </w:tcPr>
          <w:p w14:paraId="1838340A" w14:textId="77777777" w:rsidR="00C9009B" w:rsidRDefault="006E2142">
            <w:pPr>
              <w:ind w:firstLine="0"/>
              <w:jc w:val="left"/>
            </w:pPr>
            <w:r>
              <w:t>Data type</w:t>
            </w:r>
          </w:p>
        </w:tc>
        <w:tc>
          <w:tcPr>
            <w:tcW w:w="4147" w:type="dxa"/>
            <w:shd w:val="clear" w:color="auto" w:fill="D9EAF7"/>
            <w:vAlign w:val="top"/>
          </w:tcPr>
          <w:p w14:paraId="3F3129C4" w14:textId="77777777" w:rsidR="00C9009B" w:rsidRDefault="006E2142">
            <w:pPr>
              <w:ind w:firstLine="0"/>
              <w:jc w:val="left"/>
            </w:pPr>
            <w:r>
              <w:t>Description</w:t>
            </w:r>
          </w:p>
        </w:tc>
      </w:tr>
      <w:tr w:rsidR="00C9009B" w14:paraId="2745FDA2" w14:textId="77777777" w:rsidTr="00C9009B">
        <w:trPr>
          <w:cantSplit/>
        </w:trPr>
        <w:tc>
          <w:tcPr>
            <w:tcW w:w="3125" w:type="dxa"/>
          </w:tcPr>
          <w:p w14:paraId="3DD05CA2" w14:textId="77777777" w:rsidR="00C9009B" w:rsidRDefault="006E2142">
            <w:pPr>
              <w:ind w:firstLine="0"/>
              <w:jc w:val="left"/>
            </w:pPr>
            <w:r>
              <w:t>requestId</w:t>
            </w:r>
          </w:p>
        </w:tc>
        <w:tc>
          <w:tcPr>
            <w:tcW w:w="2088" w:type="dxa"/>
          </w:tcPr>
          <w:p w14:paraId="7D7E91A2" w14:textId="77777777" w:rsidR="00C9009B" w:rsidRDefault="006E2142">
            <w:pPr>
              <w:ind w:firstLine="0"/>
              <w:jc w:val="left"/>
            </w:pPr>
            <w:r>
              <w:t>String</w:t>
            </w:r>
          </w:p>
        </w:tc>
        <w:tc>
          <w:tcPr>
            <w:tcW w:w="4147" w:type="dxa"/>
          </w:tcPr>
          <w:p w14:paraId="7BA5EB6F" w14:textId="77777777" w:rsidR="00C9009B" w:rsidRDefault="006E2142">
            <w:pPr>
              <w:ind w:firstLine="0"/>
              <w:jc w:val="left"/>
            </w:pPr>
            <w:r>
              <w:t>Request ID do hệ thống gọi API cung cấp.</w:t>
            </w:r>
          </w:p>
        </w:tc>
      </w:tr>
      <w:tr w:rsidR="00C9009B" w14:paraId="22196FEE" w14:textId="77777777" w:rsidTr="00C9009B">
        <w:trPr>
          <w:cantSplit/>
        </w:trPr>
        <w:tc>
          <w:tcPr>
            <w:tcW w:w="3125" w:type="dxa"/>
          </w:tcPr>
          <w:p w14:paraId="431FF084" w14:textId="77777777" w:rsidR="00C9009B" w:rsidRDefault="006E2142">
            <w:pPr>
              <w:ind w:firstLine="0"/>
              <w:jc w:val="left"/>
            </w:pPr>
            <w:r>
              <w:t>correlationId</w:t>
            </w:r>
          </w:p>
        </w:tc>
        <w:tc>
          <w:tcPr>
            <w:tcW w:w="2088" w:type="dxa"/>
          </w:tcPr>
          <w:p w14:paraId="3B5AC86D" w14:textId="77777777" w:rsidR="00C9009B" w:rsidRDefault="006E2142">
            <w:pPr>
              <w:ind w:firstLine="0"/>
              <w:jc w:val="left"/>
            </w:pPr>
            <w:r>
              <w:t>String</w:t>
            </w:r>
          </w:p>
        </w:tc>
        <w:tc>
          <w:tcPr>
            <w:tcW w:w="4147" w:type="dxa"/>
          </w:tcPr>
          <w:p w14:paraId="24C7DA96" w14:textId="77777777" w:rsidR="00C9009B" w:rsidRDefault="006E2142">
            <w:pPr>
              <w:ind w:firstLine="0"/>
              <w:jc w:val="left"/>
            </w:pPr>
            <w:r>
              <w:t>Correlation ID dùng xuyên suốt giao dịch.</w:t>
            </w:r>
          </w:p>
        </w:tc>
      </w:tr>
      <w:tr w:rsidR="00C9009B" w14:paraId="6B7BA1C3" w14:textId="77777777" w:rsidTr="00C9009B">
        <w:trPr>
          <w:cantSplit/>
        </w:trPr>
        <w:tc>
          <w:tcPr>
            <w:tcW w:w="3125" w:type="dxa"/>
          </w:tcPr>
          <w:p w14:paraId="44E7C338" w14:textId="77777777" w:rsidR="00C9009B" w:rsidRDefault="006E2142">
            <w:pPr>
              <w:ind w:firstLine="0"/>
              <w:jc w:val="left"/>
            </w:pPr>
            <w:r>
              <w:t>idempotencyKey</w:t>
            </w:r>
          </w:p>
        </w:tc>
        <w:tc>
          <w:tcPr>
            <w:tcW w:w="2088" w:type="dxa"/>
          </w:tcPr>
          <w:p w14:paraId="0A39194F" w14:textId="77777777" w:rsidR="00C9009B" w:rsidRDefault="006E2142">
            <w:pPr>
              <w:ind w:firstLine="0"/>
              <w:jc w:val="left"/>
            </w:pPr>
            <w:r>
              <w:t>String</w:t>
            </w:r>
          </w:p>
        </w:tc>
        <w:tc>
          <w:tcPr>
            <w:tcW w:w="4147" w:type="dxa"/>
          </w:tcPr>
          <w:p w14:paraId="4B8C96A2" w14:textId="77777777" w:rsidR="00C9009B" w:rsidRDefault="006E2142">
            <w:pPr>
              <w:ind w:firstLine="0"/>
              <w:jc w:val="left"/>
            </w:pPr>
            <w:r>
              <w:t>Idempotency key dùng để chống xử lý trùng request.</w:t>
            </w:r>
          </w:p>
        </w:tc>
      </w:tr>
      <w:tr w:rsidR="00C9009B" w14:paraId="61C307B8" w14:textId="77777777" w:rsidTr="00C9009B">
        <w:trPr>
          <w:cantSplit/>
        </w:trPr>
        <w:tc>
          <w:tcPr>
            <w:tcW w:w="3125" w:type="dxa"/>
          </w:tcPr>
          <w:p w14:paraId="00F998AD" w14:textId="77777777" w:rsidR="00C9009B" w:rsidRDefault="006E2142">
            <w:pPr>
              <w:ind w:firstLine="0"/>
              <w:jc w:val="left"/>
            </w:pPr>
            <w:r>
              <w:t>timestamp</w:t>
            </w:r>
          </w:p>
        </w:tc>
        <w:tc>
          <w:tcPr>
            <w:tcW w:w="2088" w:type="dxa"/>
          </w:tcPr>
          <w:p w14:paraId="0262C871" w14:textId="77777777" w:rsidR="00C9009B" w:rsidRDefault="006E2142">
            <w:pPr>
              <w:ind w:firstLine="0"/>
              <w:jc w:val="left"/>
            </w:pPr>
            <w:r>
              <w:t>Instant</w:t>
            </w:r>
          </w:p>
        </w:tc>
        <w:tc>
          <w:tcPr>
            <w:tcW w:w="4147" w:type="dxa"/>
          </w:tcPr>
          <w:p w14:paraId="22B0553F" w14:textId="77777777" w:rsidR="00C9009B" w:rsidRDefault="006E2142">
            <w:pPr>
              <w:ind w:firstLine="0"/>
              <w:jc w:val="left"/>
            </w:pPr>
            <w:r>
              <w:t>Thời điểm tạo request theo chuẩn ISO-8601.</w:t>
            </w:r>
          </w:p>
        </w:tc>
      </w:tr>
      <w:tr w:rsidR="00C9009B" w14:paraId="0D3DA185" w14:textId="77777777" w:rsidTr="00C9009B">
        <w:trPr>
          <w:cantSplit/>
        </w:trPr>
        <w:tc>
          <w:tcPr>
            <w:tcW w:w="3125" w:type="dxa"/>
          </w:tcPr>
          <w:p w14:paraId="120C0762" w14:textId="77777777" w:rsidR="00C9009B" w:rsidRDefault="006E2142">
            <w:pPr>
              <w:ind w:firstLine="0"/>
              <w:jc w:val="left"/>
            </w:pPr>
            <w:r>
              <w:t>metadata</w:t>
            </w:r>
          </w:p>
        </w:tc>
        <w:tc>
          <w:tcPr>
            <w:tcW w:w="2088" w:type="dxa"/>
          </w:tcPr>
          <w:p w14:paraId="7283FB30" w14:textId="77777777" w:rsidR="00C9009B" w:rsidRDefault="006E2142">
            <w:pPr>
              <w:ind w:firstLine="0"/>
              <w:jc w:val="left"/>
            </w:pPr>
            <w:r>
              <w:t>Object</w:t>
            </w:r>
          </w:p>
        </w:tc>
        <w:tc>
          <w:tcPr>
            <w:tcW w:w="4147" w:type="dxa"/>
          </w:tcPr>
          <w:p w14:paraId="4C48504E" w14:textId="77777777" w:rsidR="00C9009B" w:rsidRDefault="006E2142">
            <w:pPr>
              <w:ind w:firstLine="0"/>
              <w:jc w:val="left"/>
            </w:pPr>
            <w:r>
              <w:t>Metadata mở rộng của request.</w:t>
            </w:r>
          </w:p>
        </w:tc>
      </w:tr>
      <w:tr w:rsidR="00C9009B" w14:paraId="5659BA99" w14:textId="77777777" w:rsidTr="00C9009B">
        <w:trPr>
          <w:cantSplit/>
        </w:trPr>
        <w:tc>
          <w:tcPr>
            <w:tcW w:w="3125" w:type="dxa"/>
          </w:tcPr>
          <w:p w14:paraId="106A3559" w14:textId="77777777" w:rsidR="00C9009B" w:rsidRDefault="006E2142">
            <w:pPr>
              <w:ind w:firstLine="0"/>
              <w:jc w:val="left"/>
            </w:pPr>
            <w:r>
              <w:t>payload</w:t>
            </w:r>
          </w:p>
        </w:tc>
        <w:tc>
          <w:tcPr>
            <w:tcW w:w="2088" w:type="dxa"/>
          </w:tcPr>
          <w:p w14:paraId="558D5C7D" w14:textId="77777777" w:rsidR="00C9009B" w:rsidRDefault="006E2142">
            <w:pPr>
              <w:ind w:firstLine="0"/>
              <w:jc w:val="left"/>
            </w:pPr>
            <w:r>
              <w:t>Object</w:t>
            </w:r>
          </w:p>
        </w:tc>
        <w:tc>
          <w:tcPr>
            <w:tcW w:w="4147" w:type="dxa"/>
          </w:tcPr>
          <w:p w14:paraId="2B221A5A" w14:textId="77777777" w:rsidR="00C9009B" w:rsidRDefault="006E2142">
            <w:pPr>
              <w:ind w:firstLine="0"/>
              <w:jc w:val="left"/>
            </w:pPr>
            <w:r>
              <w:t>Payload nghiệp vụ.</w:t>
            </w:r>
          </w:p>
        </w:tc>
      </w:tr>
      <w:tr w:rsidR="00C9009B" w14:paraId="1C13AAEA" w14:textId="77777777" w:rsidTr="00C9009B">
        <w:trPr>
          <w:cantSplit/>
        </w:trPr>
        <w:tc>
          <w:tcPr>
            <w:tcW w:w="3125" w:type="dxa"/>
          </w:tcPr>
          <w:p w14:paraId="4B58597F" w14:textId="77777777" w:rsidR="00C9009B" w:rsidRDefault="006E2142">
            <w:pPr>
              <w:ind w:firstLine="0"/>
              <w:jc w:val="left"/>
            </w:pPr>
            <w:r>
              <w:t>payload.cardIds</w:t>
            </w:r>
          </w:p>
        </w:tc>
        <w:tc>
          <w:tcPr>
            <w:tcW w:w="2088" w:type="dxa"/>
          </w:tcPr>
          <w:p w14:paraId="176E35C8" w14:textId="77777777" w:rsidR="00C9009B" w:rsidRDefault="006E2142">
            <w:pPr>
              <w:ind w:firstLine="0"/>
              <w:jc w:val="left"/>
            </w:pPr>
            <w:r>
              <w:t>List&lt;String&gt;</w:t>
            </w:r>
          </w:p>
        </w:tc>
        <w:tc>
          <w:tcPr>
            <w:tcW w:w="4147" w:type="dxa"/>
          </w:tcPr>
          <w:p w14:paraId="7A11E88F" w14:textId="77777777" w:rsidR="00C9009B" w:rsidRDefault="006E2142">
            <w:pPr>
              <w:ind w:firstLine="0"/>
              <w:jc w:val="left"/>
            </w:pPr>
            <w:r>
              <w:t>Danh sách Card ID trên hệ thống issuer; bắt buộc.</w:t>
            </w:r>
          </w:p>
        </w:tc>
      </w:tr>
      <w:tr w:rsidR="00C9009B" w14:paraId="1C23D478" w14:textId="77777777" w:rsidTr="00C9009B">
        <w:trPr>
          <w:cantSplit/>
        </w:trPr>
        <w:tc>
          <w:tcPr>
            <w:tcW w:w="3125" w:type="dxa"/>
          </w:tcPr>
          <w:p w14:paraId="39909B50" w14:textId="77777777" w:rsidR="00C9009B" w:rsidRDefault="006E2142">
            <w:pPr>
              <w:ind w:firstLine="0"/>
              <w:jc w:val="left"/>
            </w:pPr>
            <w:r>
              <w:t>payload.requestorId</w:t>
            </w:r>
          </w:p>
        </w:tc>
        <w:tc>
          <w:tcPr>
            <w:tcW w:w="2088" w:type="dxa"/>
          </w:tcPr>
          <w:p w14:paraId="7BA330C3" w14:textId="77777777" w:rsidR="00C9009B" w:rsidRDefault="006E2142">
            <w:pPr>
              <w:ind w:firstLine="0"/>
              <w:jc w:val="left"/>
            </w:pPr>
            <w:r>
              <w:t>String</w:t>
            </w:r>
          </w:p>
        </w:tc>
        <w:tc>
          <w:tcPr>
            <w:tcW w:w="4147" w:type="dxa"/>
          </w:tcPr>
          <w:p w14:paraId="3E92ADD7" w14:textId="77777777" w:rsidR="00C9009B" w:rsidRDefault="006E2142">
            <w:pPr>
              <w:ind w:firstLine="0"/>
              <w:jc w:val="left"/>
            </w:pPr>
            <w:r>
              <w:t>Token Requestor ID dùng để lọc token.</w:t>
            </w:r>
          </w:p>
        </w:tc>
      </w:tr>
      <w:tr w:rsidR="00C9009B" w14:paraId="4FF21992" w14:textId="77777777" w:rsidTr="00C9009B">
        <w:trPr>
          <w:cantSplit/>
        </w:trPr>
        <w:tc>
          <w:tcPr>
            <w:tcW w:w="3125" w:type="dxa"/>
          </w:tcPr>
          <w:p w14:paraId="259ABE63" w14:textId="77777777" w:rsidR="00C9009B" w:rsidRDefault="006E2142">
            <w:pPr>
              <w:ind w:firstLine="0"/>
              <w:jc w:val="left"/>
            </w:pPr>
            <w:r>
              <w:t>payload.walletType</w:t>
            </w:r>
          </w:p>
        </w:tc>
        <w:tc>
          <w:tcPr>
            <w:tcW w:w="2088" w:type="dxa"/>
          </w:tcPr>
          <w:p w14:paraId="3C8697AF" w14:textId="77777777" w:rsidR="00C9009B" w:rsidRDefault="006E2142">
            <w:pPr>
              <w:ind w:firstLine="0"/>
              <w:jc w:val="left"/>
            </w:pPr>
            <w:r>
              <w:t>String</w:t>
            </w:r>
          </w:p>
        </w:tc>
        <w:tc>
          <w:tcPr>
            <w:tcW w:w="4147" w:type="dxa"/>
          </w:tcPr>
          <w:p w14:paraId="1275E580" w14:textId="77777777" w:rsidR="00C9009B" w:rsidRDefault="006E2142">
            <w:pPr>
              <w:ind w:firstLine="0"/>
              <w:jc w:val="left"/>
            </w:pPr>
            <w:r>
              <w:t>Loại wallet dùng để lọc token.</w:t>
            </w:r>
          </w:p>
        </w:tc>
      </w:tr>
      <w:tr w:rsidR="00C9009B" w14:paraId="5E226B45" w14:textId="77777777" w:rsidTr="00C9009B">
        <w:trPr>
          <w:cantSplit/>
        </w:trPr>
        <w:tc>
          <w:tcPr>
            <w:tcW w:w="3125" w:type="dxa"/>
          </w:tcPr>
          <w:p w14:paraId="15CBC71D" w14:textId="77777777" w:rsidR="00C9009B" w:rsidRDefault="006E2142">
            <w:pPr>
              <w:ind w:firstLine="0"/>
              <w:jc w:val="left"/>
            </w:pPr>
            <w:r>
              <w:t>payload.showClickToPay</w:t>
            </w:r>
          </w:p>
        </w:tc>
        <w:tc>
          <w:tcPr>
            <w:tcW w:w="2088" w:type="dxa"/>
          </w:tcPr>
          <w:p w14:paraId="45A26B8B" w14:textId="77777777" w:rsidR="00C9009B" w:rsidRDefault="006E2142">
            <w:pPr>
              <w:ind w:firstLine="0"/>
              <w:jc w:val="left"/>
            </w:pPr>
            <w:r>
              <w:t>Boolean</w:t>
            </w:r>
          </w:p>
        </w:tc>
        <w:tc>
          <w:tcPr>
            <w:tcW w:w="4147" w:type="dxa"/>
          </w:tcPr>
          <w:p w14:paraId="03047C55" w14:textId="77777777" w:rsidR="00C9009B" w:rsidRDefault="006E2142">
            <w:pPr>
              <w:ind w:firstLine="0"/>
              <w:jc w:val="left"/>
            </w:pPr>
            <w:r>
              <w:t>Cho biết có trả thông tin đăng ký Click to Pay hay không.</w:t>
            </w:r>
          </w:p>
        </w:tc>
      </w:tr>
    </w:tbl>
    <w:p w14:paraId="697A1E38" w14:textId="77777777" w:rsidR="00C9009B" w:rsidRDefault="006E2142">
      <w:r>
        <w:t>Response body — HTTP 200</w:t>
      </w:r>
    </w:p>
    <w:tbl>
      <w:tblPr>
        <w:tblStyle w:val="TableGrid"/>
        <w:tblW w:w="0" w:type="auto"/>
        <w:tblLook w:val="04A0" w:firstRow="1" w:lastRow="0" w:firstColumn="1" w:lastColumn="0" w:noHBand="0" w:noVBand="1"/>
      </w:tblPr>
      <w:tblGrid>
        <w:gridCol w:w="3121"/>
        <w:gridCol w:w="2086"/>
        <w:gridCol w:w="4140"/>
      </w:tblGrid>
      <w:tr w:rsidR="00C9009B" w14:paraId="70E680FB"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0CE62742" w14:textId="77777777" w:rsidR="00C9009B" w:rsidRDefault="006E2142">
            <w:pPr>
              <w:ind w:firstLine="0"/>
              <w:jc w:val="left"/>
            </w:pPr>
            <w:r>
              <w:lastRenderedPageBreak/>
              <w:t>Field name</w:t>
            </w:r>
          </w:p>
        </w:tc>
        <w:tc>
          <w:tcPr>
            <w:tcW w:w="2088" w:type="dxa"/>
            <w:shd w:val="clear" w:color="auto" w:fill="D9EAF7"/>
            <w:vAlign w:val="top"/>
          </w:tcPr>
          <w:p w14:paraId="747CCB71" w14:textId="77777777" w:rsidR="00C9009B" w:rsidRDefault="006E2142">
            <w:pPr>
              <w:ind w:firstLine="0"/>
              <w:jc w:val="left"/>
            </w:pPr>
            <w:r>
              <w:t>Data type</w:t>
            </w:r>
          </w:p>
        </w:tc>
        <w:tc>
          <w:tcPr>
            <w:tcW w:w="4147" w:type="dxa"/>
            <w:shd w:val="clear" w:color="auto" w:fill="D9EAF7"/>
            <w:vAlign w:val="top"/>
          </w:tcPr>
          <w:p w14:paraId="72959E4A" w14:textId="77777777" w:rsidR="00C9009B" w:rsidRDefault="006E2142">
            <w:pPr>
              <w:ind w:firstLine="0"/>
              <w:jc w:val="left"/>
            </w:pPr>
            <w:r>
              <w:t>Description</w:t>
            </w:r>
          </w:p>
        </w:tc>
      </w:tr>
      <w:tr w:rsidR="00C9009B" w14:paraId="10D2C0F1" w14:textId="77777777" w:rsidTr="00C9009B">
        <w:trPr>
          <w:cantSplit/>
        </w:trPr>
        <w:tc>
          <w:tcPr>
            <w:tcW w:w="3125" w:type="dxa"/>
          </w:tcPr>
          <w:p w14:paraId="55EF0003" w14:textId="77777777" w:rsidR="00C9009B" w:rsidRDefault="006E2142">
            <w:pPr>
              <w:ind w:firstLine="0"/>
              <w:jc w:val="left"/>
            </w:pPr>
            <w:r>
              <w:t>code</w:t>
            </w:r>
          </w:p>
        </w:tc>
        <w:tc>
          <w:tcPr>
            <w:tcW w:w="2088" w:type="dxa"/>
          </w:tcPr>
          <w:p w14:paraId="4CE06368" w14:textId="77777777" w:rsidR="00C9009B" w:rsidRDefault="006E2142">
            <w:pPr>
              <w:ind w:firstLine="0"/>
              <w:jc w:val="left"/>
            </w:pPr>
            <w:r>
              <w:t>String</w:t>
            </w:r>
          </w:p>
        </w:tc>
        <w:tc>
          <w:tcPr>
            <w:tcW w:w="4147" w:type="dxa"/>
          </w:tcPr>
          <w:p w14:paraId="57527155" w14:textId="77777777" w:rsidR="00C9009B" w:rsidRDefault="006E2142">
            <w:pPr>
              <w:ind w:firstLine="0"/>
              <w:jc w:val="left"/>
            </w:pPr>
            <w:r>
              <w:t>Mã kết quả; thành công trả về SUCCESS.</w:t>
            </w:r>
          </w:p>
        </w:tc>
      </w:tr>
      <w:tr w:rsidR="00C9009B" w14:paraId="48332836" w14:textId="77777777" w:rsidTr="00C9009B">
        <w:trPr>
          <w:cantSplit/>
        </w:trPr>
        <w:tc>
          <w:tcPr>
            <w:tcW w:w="3125" w:type="dxa"/>
          </w:tcPr>
          <w:p w14:paraId="0040A915" w14:textId="77777777" w:rsidR="00C9009B" w:rsidRDefault="006E2142">
            <w:pPr>
              <w:ind w:firstLine="0"/>
              <w:jc w:val="left"/>
            </w:pPr>
            <w:r>
              <w:t>message</w:t>
            </w:r>
          </w:p>
        </w:tc>
        <w:tc>
          <w:tcPr>
            <w:tcW w:w="2088" w:type="dxa"/>
          </w:tcPr>
          <w:p w14:paraId="4BA341B3" w14:textId="77777777" w:rsidR="00C9009B" w:rsidRDefault="006E2142">
            <w:pPr>
              <w:ind w:firstLine="0"/>
              <w:jc w:val="left"/>
            </w:pPr>
            <w:r>
              <w:t>String</w:t>
            </w:r>
          </w:p>
        </w:tc>
        <w:tc>
          <w:tcPr>
            <w:tcW w:w="4147" w:type="dxa"/>
          </w:tcPr>
          <w:p w14:paraId="511C5D46" w14:textId="77777777" w:rsidR="00C9009B" w:rsidRDefault="006E2142">
            <w:pPr>
              <w:ind w:firstLine="0"/>
              <w:jc w:val="left"/>
            </w:pPr>
            <w:r>
              <w:t>Thông báo kết quả xử lý.</w:t>
            </w:r>
          </w:p>
        </w:tc>
      </w:tr>
      <w:tr w:rsidR="00C9009B" w14:paraId="05C97705" w14:textId="77777777" w:rsidTr="00C9009B">
        <w:trPr>
          <w:cantSplit/>
        </w:trPr>
        <w:tc>
          <w:tcPr>
            <w:tcW w:w="3125" w:type="dxa"/>
          </w:tcPr>
          <w:p w14:paraId="6D9A7B07" w14:textId="77777777" w:rsidR="00C9009B" w:rsidRDefault="006E2142">
            <w:pPr>
              <w:ind w:firstLine="0"/>
              <w:jc w:val="left"/>
            </w:pPr>
            <w:r>
              <w:t>data</w:t>
            </w:r>
          </w:p>
        </w:tc>
        <w:tc>
          <w:tcPr>
            <w:tcW w:w="2088" w:type="dxa"/>
          </w:tcPr>
          <w:p w14:paraId="5A6EAC75" w14:textId="77777777" w:rsidR="00C9009B" w:rsidRDefault="006E2142">
            <w:pPr>
              <w:ind w:firstLine="0"/>
              <w:jc w:val="left"/>
            </w:pPr>
            <w:r>
              <w:t>List&lt;Object&gt;</w:t>
            </w:r>
          </w:p>
        </w:tc>
        <w:tc>
          <w:tcPr>
            <w:tcW w:w="4147" w:type="dxa"/>
          </w:tcPr>
          <w:p w14:paraId="62DAFA84" w14:textId="77777777" w:rsidR="00C9009B" w:rsidRDefault="006E2142">
            <w:pPr>
              <w:ind w:firstLine="0"/>
              <w:jc w:val="left"/>
            </w:pPr>
            <w:r>
              <w:t>Danh sách kết quả tổng hợp token theo card.</w:t>
            </w:r>
          </w:p>
        </w:tc>
      </w:tr>
      <w:tr w:rsidR="00C9009B" w14:paraId="6B46B15E" w14:textId="77777777" w:rsidTr="00C9009B">
        <w:trPr>
          <w:cantSplit/>
        </w:trPr>
        <w:tc>
          <w:tcPr>
            <w:tcW w:w="3125" w:type="dxa"/>
          </w:tcPr>
          <w:p w14:paraId="1CE79EDC" w14:textId="77777777" w:rsidR="00C9009B" w:rsidRDefault="006E2142">
            <w:pPr>
              <w:ind w:firstLine="0"/>
              <w:jc w:val="left"/>
            </w:pPr>
            <w:r>
              <w:t>data[].cardId</w:t>
            </w:r>
          </w:p>
        </w:tc>
        <w:tc>
          <w:tcPr>
            <w:tcW w:w="2088" w:type="dxa"/>
          </w:tcPr>
          <w:p w14:paraId="7CC61F8E" w14:textId="77777777" w:rsidR="00C9009B" w:rsidRDefault="006E2142">
            <w:pPr>
              <w:ind w:firstLine="0"/>
              <w:jc w:val="left"/>
            </w:pPr>
            <w:r>
              <w:t>String</w:t>
            </w:r>
          </w:p>
        </w:tc>
        <w:tc>
          <w:tcPr>
            <w:tcW w:w="4147" w:type="dxa"/>
          </w:tcPr>
          <w:p w14:paraId="57B58F48" w14:textId="77777777" w:rsidR="00C9009B" w:rsidRDefault="006E2142">
            <w:pPr>
              <w:ind w:firstLine="0"/>
              <w:jc w:val="left"/>
            </w:pPr>
            <w:r>
              <w:t>Card ID trên hệ thống issuer.</w:t>
            </w:r>
          </w:p>
        </w:tc>
      </w:tr>
      <w:tr w:rsidR="00C9009B" w14:paraId="5CCB23B3" w14:textId="77777777" w:rsidTr="00C9009B">
        <w:trPr>
          <w:cantSplit/>
        </w:trPr>
        <w:tc>
          <w:tcPr>
            <w:tcW w:w="3125" w:type="dxa"/>
          </w:tcPr>
          <w:p w14:paraId="120F58CA" w14:textId="77777777" w:rsidR="00C9009B" w:rsidRDefault="006E2142">
            <w:pPr>
              <w:ind w:firstLine="0"/>
              <w:jc w:val="left"/>
            </w:pPr>
            <w:r>
              <w:t>data[].totalToken</w:t>
            </w:r>
          </w:p>
        </w:tc>
        <w:tc>
          <w:tcPr>
            <w:tcW w:w="2088" w:type="dxa"/>
          </w:tcPr>
          <w:p w14:paraId="71CDF7C0" w14:textId="77777777" w:rsidR="00C9009B" w:rsidRDefault="006E2142">
            <w:pPr>
              <w:ind w:firstLine="0"/>
              <w:jc w:val="left"/>
            </w:pPr>
            <w:r>
              <w:t>Integer</w:t>
            </w:r>
          </w:p>
        </w:tc>
        <w:tc>
          <w:tcPr>
            <w:tcW w:w="4147" w:type="dxa"/>
          </w:tcPr>
          <w:p w14:paraId="05A66DB3" w14:textId="77777777" w:rsidR="00C9009B" w:rsidRDefault="006E2142">
            <w:pPr>
              <w:ind w:firstLine="0"/>
              <w:jc w:val="left"/>
            </w:pPr>
            <w:r>
              <w:t>Tổng số token khớp điều kiện tra cứu của card.</w:t>
            </w:r>
          </w:p>
        </w:tc>
      </w:tr>
      <w:tr w:rsidR="00C9009B" w14:paraId="57A7EA8C" w14:textId="77777777" w:rsidTr="00C9009B">
        <w:trPr>
          <w:cantSplit/>
        </w:trPr>
        <w:tc>
          <w:tcPr>
            <w:tcW w:w="3125" w:type="dxa"/>
          </w:tcPr>
          <w:p w14:paraId="7825624A" w14:textId="77777777" w:rsidR="00C9009B" w:rsidRDefault="006E2142">
            <w:pPr>
              <w:ind w:firstLine="0"/>
              <w:jc w:val="left"/>
            </w:pPr>
            <w:r>
              <w:t>data[].clickToPayRegistered</w:t>
            </w:r>
          </w:p>
        </w:tc>
        <w:tc>
          <w:tcPr>
            <w:tcW w:w="2088" w:type="dxa"/>
          </w:tcPr>
          <w:p w14:paraId="4D38B009" w14:textId="77777777" w:rsidR="00C9009B" w:rsidRDefault="006E2142">
            <w:pPr>
              <w:ind w:firstLine="0"/>
              <w:jc w:val="left"/>
            </w:pPr>
            <w:r>
              <w:t>Integer</w:t>
            </w:r>
          </w:p>
        </w:tc>
        <w:tc>
          <w:tcPr>
            <w:tcW w:w="4147" w:type="dxa"/>
          </w:tcPr>
          <w:p w14:paraId="12C62C8D" w14:textId="77777777" w:rsidR="00C9009B" w:rsidRDefault="006E2142">
            <w:pPr>
              <w:ind w:firstLine="0"/>
              <w:jc w:val="left"/>
            </w:pPr>
            <w:r>
              <w:t>Số bản ghi đăng ký Click to Pay của card khi được yêu cầu.</w:t>
            </w:r>
          </w:p>
        </w:tc>
      </w:tr>
      <w:tr w:rsidR="00C9009B" w14:paraId="5BEFF423" w14:textId="77777777" w:rsidTr="00C9009B">
        <w:trPr>
          <w:cantSplit/>
        </w:trPr>
        <w:tc>
          <w:tcPr>
            <w:tcW w:w="3125" w:type="dxa"/>
          </w:tcPr>
          <w:p w14:paraId="5FDDE815" w14:textId="77777777" w:rsidR="00C9009B" w:rsidRDefault="006E2142">
            <w:pPr>
              <w:ind w:firstLine="0"/>
              <w:jc w:val="left"/>
            </w:pPr>
            <w:r>
              <w:t>timestamp</w:t>
            </w:r>
          </w:p>
        </w:tc>
        <w:tc>
          <w:tcPr>
            <w:tcW w:w="2088" w:type="dxa"/>
          </w:tcPr>
          <w:p w14:paraId="5F1D44B2" w14:textId="77777777" w:rsidR="00C9009B" w:rsidRDefault="006E2142">
            <w:pPr>
              <w:ind w:firstLine="0"/>
              <w:jc w:val="left"/>
            </w:pPr>
            <w:r>
              <w:t>Instant</w:t>
            </w:r>
          </w:p>
        </w:tc>
        <w:tc>
          <w:tcPr>
            <w:tcW w:w="4147" w:type="dxa"/>
          </w:tcPr>
          <w:p w14:paraId="00E13D0E" w14:textId="77777777" w:rsidR="00C9009B" w:rsidRDefault="006E2142">
            <w:pPr>
              <w:ind w:firstLine="0"/>
              <w:jc w:val="left"/>
            </w:pPr>
            <w:r>
              <w:t>Thời điểm tạo response theo chuẩn ISO-8601.</w:t>
            </w:r>
          </w:p>
        </w:tc>
      </w:tr>
      <w:tr w:rsidR="00C9009B" w14:paraId="1F2E0686" w14:textId="77777777" w:rsidTr="00C9009B">
        <w:trPr>
          <w:cantSplit/>
        </w:trPr>
        <w:tc>
          <w:tcPr>
            <w:tcW w:w="3125" w:type="dxa"/>
          </w:tcPr>
          <w:p w14:paraId="1F75C972" w14:textId="77777777" w:rsidR="00C9009B" w:rsidRDefault="006E2142">
            <w:pPr>
              <w:ind w:firstLine="0"/>
              <w:jc w:val="left"/>
            </w:pPr>
            <w:r>
              <w:t>traceId</w:t>
            </w:r>
          </w:p>
        </w:tc>
        <w:tc>
          <w:tcPr>
            <w:tcW w:w="2088" w:type="dxa"/>
          </w:tcPr>
          <w:p w14:paraId="04BDDA7B" w14:textId="77777777" w:rsidR="00C9009B" w:rsidRDefault="006E2142">
            <w:pPr>
              <w:ind w:firstLine="0"/>
              <w:jc w:val="left"/>
            </w:pPr>
            <w:r>
              <w:t>String</w:t>
            </w:r>
          </w:p>
        </w:tc>
        <w:tc>
          <w:tcPr>
            <w:tcW w:w="4147" w:type="dxa"/>
          </w:tcPr>
          <w:p w14:paraId="02735FC7" w14:textId="77777777" w:rsidR="00C9009B" w:rsidRDefault="006E2142">
            <w:pPr>
              <w:ind w:firstLine="0"/>
              <w:jc w:val="left"/>
            </w:pPr>
            <w:r>
              <w:t>Trace ID của request.</w:t>
            </w:r>
          </w:p>
        </w:tc>
      </w:tr>
      <w:tr w:rsidR="00C9009B" w14:paraId="052879E6" w14:textId="77777777" w:rsidTr="00C9009B">
        <w:trPr>
          <w:cantSplit/>
        </w:trPr>
        <w:tc>
          <w:tcPr>
            <w:tcW w:w="3125" w:type="dxa"/>
          </w:tcPr>
          <w:p w14:paraId="43BD031F" w14:textId="77777777" w:rsidR="00C9009B" w:rsidRDefault="006E2142">
            <w:pPr>
              <w:ind w:firstLine="0"/>
              <w:jc w:val="left"/>
            </w:pPr>
            <w:r>
              <w:t>correlationId</w:t>
            </w:r>
          </w:p>
        </w:tc>
        <w:tc>
          <w:tcPr>
            <w:tcW w:w="2088" w:type="dxa"/>
          </w:tcPr>
          <w:p w14:paraId="452D8ED5" w14:textId="77777777" w:rsidR="00C9009B" w:rsidRDefault="006E2142">
            <w:pPr>
              <w:ind w:firstLine="0"/>
              <w:jc w:val="left"/>
            </w:pPr>
            <w:r>
              <w:t>String</w:t>
            </w:r>
          </w:p>
        </w:tc>
        <w:tc>
          <w:tcPr>
            <w:tcW w:w="4147" w:type="dxa"/>
          </w:tcPr>
          <w:p w14:paraId="7FCD61A8" w14:textId="77777777" w:rsidR="00C9009B" w:rsidRDefault="006E2142">
            <w:pPr>
              <w:ind w:firstLine="0"/>
              <w:jc w:val="left"/>
            </w:pPr>
            <w:r>
              <w:t>Correlation ID dùng xuyên suốt giao dịch.</w:t>
            </w:r>
          </w:p>
        </w:tc>
      </w:tr>
      <w:tr w:rsidR="00C9009B" w14:paraId="07E6C18C" w14:textId="77777777" w:rsidTr="00C9009B">
        <w:trPr>
          <w:cantSplit/>
        </w:trPr>
        <w:tc>
          <w:tcPr>
            <w:tcW w:w="3125" w:type="dxa"/>
          </w:tcPr>
          <w:p w14:paraId="7CD91670" w14:textId="77777777" w:rsidR="00C9009B" w:rsidRDefault="006E2142">
            <w:pPr>
              <w:ind w:firstLine="0"/>
              <w:jc w:val="left"/>
            </w:pPr>
            <w:r>
              <w:t>requestId</w:t>
            </w:r>
          </w:p>
        </w:tc>
        <w:tc>
          <w:tcPr>
            <w:tcW w:w="2088" w:type="dxa"/>
          </w:tcPr>
          <w:p w14:paraId="2F3EB522" w14:textId="77777777" w:rsidR="00C9009B" w:rsidRDefault="006E2142">
            <w:pPr>
              <w:ind w:firstLine="0"/>
              <w:jc w:val="left"/>
            </w:pPr>
            <w:r>
              <w:t>String</w:t>
            </w:r>
          </w:p>
        </w:tc>
        <w:tc>
          <w:tcPr>
            <w:tcW w:w="4147" w:type="dxa"/>
          </w:tcPr>
          <w:p w14:paraId="13B7A94E" w14:textId="77777777" w:rsidR="00C9009B" w:rsidRDefault="006E2142">
            <w:pPr>
              <w:ind w:firstLine="0"/>
              <w:jc w:val="left"/>
            </w:pPr>
            <w:r>
              <w:t>Request ID do hệ thống gọi API cung cấp.</w:t>
            </w:r>
          </w:p>
        </w:tc>
      </w:tr>
    </w:tbl>
    <w:p w14:paraId="3A9BD1C8" w14:textId="77777777" w:rsidR="00C9009B" w:rsidRDefault="00C9009B"/>
    <w:p w14:paraId="06CBA8CC" w14:textId="77777777" w:rsidR="00C9009B" w:rsidRDefault="006E2142">
      <w:r>
        <w:rPr>
          <w:b/>
          <w:sz w:val="26"/>
        </w:rPr>
        <w:t>2. POST /api/v1/tokens/lifecycle/card-status-change</w:t>
      </w:r>
    </w:p>
    <w:p w14:paraId="4E1743FE" w14:textId="77777777" w:rsidR="00C9009B" w:rsidRDefault="006E2142">
      <w:r>
        <w:lastRenderedPageBreak/>
        <w:t>Mô tả: API nhận thay đổi trạng thái card từ SmartVista và thực hiện action vòng đời cho các token đang hoạt động của card.</w:t>
      </w:r>
    </w:p>
    <w:p w14:paraId="6D9855B7" w14:textId="77777777" w:rsidR="00C9009B" w:rsidRDefault="006E2142">
      <w:r>
        <w:t>Request body</w:t>
      </w:r>
    </w:p>
    <w:tbl>
      <w:tblPr>
        <w:tblStyle w:val="TableGrid"/>
        <w:tblW w:w="0" w:type="auto"/>
        <w:tblLook w:val="04A0" w:firstRow="1" w:lastRow="0" w:firstColumn="1" w:lastColumn="0" w:noHBand="0" w:noVBand="1"/>
      </w:tblPr>
      <w:tblGrid>
        <w:gridCol w:w="3121"/>
        <w:gridCol w:w="2086"/>
        <w:gridCol w:w="4140"/>
      </w:tblGrid>
      <w:tr w:rsidR="00C9009B" w14:paraId="5301E6BD"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081D43A5" w14:textId="77777777" w:rsidR="00C9009B" w:rsidRDefault="006E2142">
            <w:pPr>
              <w:ind w:firstLine="0"/>
              <w:jc w:val="left"/>
            </w:pPr>
            <w:r>
              <w:t>Field name</w:t>
            </w:r>
          </w:p>
        </w:tc>
        <w:tc>
          <w:tcPr>
            <w:tcW w:w="2088" w:type="dxa"/>
            <w:shd w:val="clear" w:color="auto" w:fill="D9EAF7"/>
            <w:vAlign w:val="top"/>
          </w:tcPr>
          <w:p w14:paraId="65B8D5A6" w14:textId="77777777" w:rsidR="00C9009B" w:rsidRDefault="006E2142">
            <w:pPr>
              <w:ind w:firstLine="0"/>
              <w:jc w:val="left"/>
            </w:pPr>
            <w:r>
              <w:t>Data type</w:t>
            </w:r>
          </w:p>
        </w:tc>
        <w:tc>
          <w:tcPr>
            <w:tcW w:w="4147" w:type="dxa"/>
            <w:shd w:val="clear" w:color="auto" w:fill="D9EAF7"/>
            <w:vAlign w:val="top"/>
          </w:tcPr>
          <w:p w14:paraId="7EE930CB" w14:textId="77777777" w:rsidR="00C9009B" w:rsidRDefault="006E2142">
            <w:pPr>
              <w:ind w:firstLine="0"/>
              <w:jc w:val="left"/>
            </w:pPr>
            <w:r>
              <w:t>Description</w:t>
            </w:r>
          </w:p>
        </w:tc>
      </w:tr>
      <w:tr w:rsidR="00C9009B" w14:paraId="21FD1A6D" w14:textId="77777777" w:rsidTr="00C9009B">
        <w:trPr>
          <w:cantSplit/>
        </w:trPr>
        <w:tc>
          <w:tcPr>
            <w:tcW w:w="3125" w:type="dxa"/>
          </w:tcPr>
          <w:p w14:paraId="0AFDB868" w14:textId="77777777" w:rsidR="00C9009B" w:rsidRDefault="006E2142">
            <w:pPr>
              <w:ind w:firstLine="0"/>
              <w:jc w:val="left"/>
            </w:pPr>
            <w:r>
              <w:t>requestId</w:t>
            </w:r>
          </w:p>
        </w:tc>
        <w:tc>
          <w:tcPr>
            <w:tcW w:w="2088" w:type="dxa"/>
          </w:tcPr>
          <w:p w14:paraId="429815CB" w14:textId="77777777" w:rsidR="00C9009B" w:rsidRDefault="006E2142">
            <w:pPr>
              <w:ind w:firstLine="0"/>
              <w:jc w:val="left"/>
            </w:pPr>
            <w:r>
              <w:t>String</w:t>
            </w:r>
          </w:p>
        </w:tc>
        <w:tc>
          <w:tcPr>
            <w:tcW w:w="4147" w:type="dxa"/>
          </w:tcPr>
          <w:p w14:paraId="5F88E66F" w14:textId="77777777" w:rsidR="00C9009B" w:rsidRDefault="006E2142">
            <w:pPr>
              <w:ind w:firstLine="0"/>
              <w:jc w:val="left"/>
            </w:pPr>
            <w:r>
              <w:t>Request ID do hệ thống gọi API cung cấp.</w:t>
            </w:r>
          </w:p>
        </w:tc>
      </w:tr>
      <w:tr w:rsidR="00C9009B" w14:paraId="17971010" w14:textId="77777777" w:rsidTr="00C9009B">
        <w:trPr>
          <w:cantSplit/>
        </w:trPr>
        <w:tc>
          <w:tcPr>
            <w:tcW w:w="3125" w:type="dxa"/>
          </w:tcPr>
          <w:p w14:paraId="05EB82DF" w14:textId="77777777" w:rsidR="00C9009B" w:rsidRDefault="006E2142">
            <w:pPr>
              <w:ind w:firstLine="0"/>
              <w:jc w:val="left"/>
            </w:pPr>
            <w:r>
              <w:t>correlationId</w:t>
            </w:r>
          </w:p>
        </w:tc>
        <w:tc>
          <w:tcPr>
            <w:tcW w:w="2088" w:type="dxa"/>
          </w:tcPr>
          <w:p w14:paraId="37084C20" w14:textId="77777777" w:rsidR="00C9009B" w:rsidRDefault="006E2142">
            <w:pPr>
              <w:ind w:firstLine="0"/>
              <w:jc w:val="left"/>
            </w:pPr>
            <w:r>
              <w:t>String</w:t>
            </w:r>
          </w:p>
        </w:tc>
        <w:tc>
          <w:tcPr>
            <w:tcW w:w="4147" w:type="dxa"/>
          </w:tcPr>
          <w:p w14:paraId="545D3A6B" w14:textId="77777777" w:rsidR="00C9009B" w:rsidRDefault="006E2142">
            <w:pPr>
              <w:ind w:firstLine="0"/>
              <w:jc w:val="left"/>
            </w:pPr>
            <w:r>
              <w:t>Correlation ID dùng xuyên suốt giao dịch.</w:t>
            </w:r>
          </w:p>
        </w:tc>
      </w:tr>
      <w:tr w:rsidR="00C9009B" w14:paraId="141A62F8" w14:textId="77777777" w:rsidTr="00C9009B">
        <w:trPr>
          <w:cantSplit/>
        </w:trPr>
        <w:tc>
          <w:tcPr>
            <w:tcW w:w="3125" w:type="dxa"/>
          </w:tcPr>
          <w:p w14:paraId="194FEC96" w14:textId="77777777" w:rsidR="00C9009B" w:rsidRDefault="006E2142">
            <w:pPr>
              <w:ind w:firstLine="0"/>
              <w:jc w:val="left"/>
            </w:pPr>
            <w:r>
              <w:t>idempotencyKey</w:t>
            </w:r>
          </w:p>
        </w:tc>
        <w:tc>
          <w:tcPr>
            <w:tcW w:w="2088" w:type="dxa"/>
          </w:tcPr>
          <w:p w14:paraId="2A3407DE" w14:textId="77777777" w:rsidR="00C9009B" w:rsidRDefault="006E2142">
            <w:pPr>
              <w:ind w:firstLine="0"/>
              <w:jc w:val="left"/>
            </w:pPr>
            <w:r>
              <w:t>String</w:t>
            </w:r>
          </w:p>
        </w:tc>
        <w:tc>
          <w:tcPr>
            <w:tcW w:w="4147" w:type="dxa"/>
          </w:tcPr>
          <w:p w14:paraId="291E8D2B" w14:textId="77777777" w:rsidR="00C9009B" w:rsidRDefault="006E2142">
            <w:pPr>
              <w:ind w:firstLine="0"/>
              <w:jc w:val="left"/>
            </w:pPr>
            <w:r>
              <w:t>Idempotency key dùng để chống xử lý trùng request.</w:t>
            </w:r>
          </w:p>
        </w:tc>
      </w:tr>
      <w:tr w:rsidR="00C9009B" w14:paraId="7C2DDF17" w14:textId="77777777" w:rsidTr="00C9009B">
        <w:trPr>
          <w:cantSplit/>
        </w:trPr>
        <w:tc>
          <w:tcPr>
            <w:tcW w:w="3125" w:type="dxa"/>
          </w:tcPr>
          <w:p w14:paraId="53538E59" w14:textId="77777777" w:rsidR="00C9009B" w:rsidRDefault="006E2142">
            <w:pPr>
              <w:ind w:firstLine="0"/>
              <w:jc w:val="left"/>
            </w:pPr>
            <w:r>
              <w:t>timestamp</w:t>
            </w:r>
          </w:p>
        </w:tc>
        <w:tc>
          <w:tcPr>
            <w:tcW w:w="2088" w:type="dxa"/>
          </w:tcPr>
          <w:p w14:paraId="4788C665" w14:textId="77777777" w:rsidR="00C9009B" w:rsidRDefault="006E2142">
            <w:pPr>
              <w:ind w:firstLine="0"/>
              <w:jc w:val="left"/>
            </w:pPr>
            <w:r>
              <w:t>Instant</w:t>
            </w:r>
          </w:p>
        </w:tc>
        <w:tc>
          <w:tcPr>
            <w:tcW w:w="4147" w:type="dxa"/>
          </w:tcPr>
          <w:p w14:paraId="652FF744" w14:textId="77777777" w:rsidR="00C9009B" w:rsidRDefault="006E2142">
            <w:pPr>
              <w:ind w:firstLine="0"/>
              <w:jc w:val="left"/>
            </w:pPr>
            <w:r>
              <w:t>Thời điểm tạo request theo chuẩn ISO-8601.</w:t>
            </w:r>
          </w:p>
        </w:tc>
      </w:tr>
      <w:tr w:rsidR="00C9009B" w14:paraId="2D92CCE6" w14:textId="77777777" w:rsidTr="00C9009B">
        <w:trPr>
          <w:cantSplit/>
        </w:trPr>
        <w:tc>
          <w:tcPr>
            <w:tcW w:w="3125" w:type="dxa"/>
          </w:tcPr>
          <w:p w14:paraId="06D46B12" w14:textId="77777777" w:rsidR="00C9009B" w:rsidRDefault="006E2142">
            <w:pPr>
              <w:ind w:firstLine="0"/>
              <w:jc w:val="left"/>
            </w:pPr>
            <w:r>
              <w:t>metadata</w:t>
            </w:r>
          </w:p>
        </w:tc>
        <w:tc>
          <w:tcPr>
            <w:tcW w:w="2088" w:type="dxa"/>
          </w:tcPr>
          <w:p w14:paraId="1E1C52CE" w14:textId="77777777" w:rsidR="00C9009B" w:rsidRDefault="006E2142">
            <w:pPr>
              <w:ind w:firstLine="0"/>
              <w:jc w:val="left"/>
            </w:pPr>
            <w:r>
              <w:t>Object</w:t>
            </w:r>
          </w:p>
        </w:tc>
        <w:tc>
          <w:tcPr>
            <w:tcW w:w="4147" w:type="dxa"/>
          </w:tcPr>
          <w:p w14:paraId="3FA16454" w14:textId="77777777" w:rsidR="00C9009B" w:rsidRDefault="006E2142">
            <w:pPr>
              <w:ind w:firstLine="0"/>
              <w:jc w:val="left"/>
            </w:pPr>
            <w:r>
              <w:t>Metadata mở rộng của request.</w:t>
            </w:r>
          </w:p>
        </w:tc>
      </w:tr>
      <w:tr w:rsidR="00C9009B" w14:paraId="16AA01EE" w14:textId="77777777" w:rsidTr="00C9009B">
        <w:trPr>
          <w:cantSplit/>
        </w:trPr>
        <w:tc>
          <w:tcPr>
            <w:tcW w:w="3125" w:type="dxa"/>
          </w:tcPr>
          <w:p w14:paraId="73CB59FC" w14:textId="77777777" w:rsidR="00C9009B" w:rsidRDefault="006E2142">
            <w:pPr>
              <w:ind w:firstLine="0"/>
              <w:jc w:val="left"/>
            </w:pPr>
            <w:r>
              <w:t>payload</w:t>
            </w:r>
          </w:p>
        </w:tc>
        <w:tc>
          <w:tcPr>
            <w:tcW w:w="2088" w:type="dxa"/>
          </w:tcPr>
          <w:p w14:paraId="5B480EDB" w14:textId="77777777" w:rsidR="00C9009B" w:rsidRDefault="006E2142">
            <w:pPr>
              <w:ind w:firstLine="0"/>
              <w:jc w:val="left"/>
            </w:pPr>
            <w:r>
              <w:t>Object</w:t>
            </w:r>
          </w:p>
        </w:tc>
        <w:tc>
          <w:tcPr>
            <w:tcW w:w="4147" w:type="dxa"/>
          </w:tcPr>
          <w:p w14:paraId="766EE091" w14:textId="77777777" w:rsidR="00C9009B" w:rsidRDefault="006E2142">
            <w:pPr>
              <w:ind w:firstLine="0"/>
              <w:jc w:val="left"/>
            </w:pPr>
            <w:r>
              <w:t>Payload nghiệp vụ.</w:t>
            </w:r>
          </w:p>
        </w:tc>
      </w:tr>
      <w:tr w:rsidR="00C9009B" w14:paraId="5E0541EB" w14:textId="77777777" w:rsidTr="00C9009B">
        <w:trPr>
          <w:cantSplit/>
        </w:trPr>
        <w:tc>
          <w:tcPr>
            <w:tcW w:w="3125" w:type="dxa"/>
          </w:tcPr>
          <w:p w14:paraId="1318C6A1" w14:textId="77777777" w:rsidR="00C9009B" w:rsidRDefault="006E2142">
            <w:pPr>
              <w:ind w:firstLine="0"/>
              <w:jc w:val="left"/>
            </w:pPr>
            <w:r>
              <w:t>payload.eventNumber</w:t>
            </w:r>
          </w:p>
        </w:tc>
        <w:tc>
          <w:tcPr>
            <w:tcW w:w="2088" w:type="dxa"/>
          </w:tcPr>
          <w:p w14:paraId="3888C6AF" w14:textId="77777777" w:rsidR="00C9009B" w:rsidRDefault="006E2142">
            <w:pPr>
              <w:ind w:firstLine="0"/>
              <w:jc w:val="left"/>
            </w:pPr>
            <w:r>
              <w:t>Long</w:t>
            </w:r>
          </w:p>
        </w:tc>
        <w:tc>
          <w:tcPr>
            <w:tcW w:w="4147" w:type="dxa"/>
          </w:tcPr>
          <w:p w14:paraId="723B0A41" w14:textId="77777777" w:rsidR="00C9009B" w:rsidRDefault="006E2142">
            <w:pPr>
              <w:ind w:firstLine="0"/>
              <w:jc w:val="left"/>
            </w:pPr>
            <w:r>
              <w:t>Số sự kiện do SmartVista cung cấp.</w:t>
            </w:r>
          </w:p>
        </w:tc>
      </w:tr>
      <w:tr w:rsidR="00C9009B" w14:paraId="3234F319" w14:textId="77777777" w:rsidTr="00C9009B">
        <w:trPr>
          <w:cantSplit/>
        </w:trPr>
        <w:tc>
          <w:tcPr>
            <w:tcW w:w="3125" w:type="dxa"/>
          </w:tcPr>
          <w:p w14:paraId="0ABEBA34" w14:textId="77777777" w:rsidR="00C9009B" w:rsidRDefault="006E2142">
            <w:pPr>
              <w:ind w:firstLine="0"/>
              <w:jc w:val="left"/>
            </w:pPr>
            <w:r>
              <w:t>payload.eventSource</w:t>
            </w:r>
          </w:p>
        </w:tc>
        <w:tc>
          <w:tcPr>
            <w:tcW w:w="2088" w:type="dxa"/>
          </w:tcPr>
          <w:p w14:paraId="51FA0A99" w14:textId="77777777" w:rsidR="00C9009B" w:rsidRDefault="006E2142">
            <w:pPr>
              <w:ind w:firstLine="0"/>
              <w:jc w:val="left"/>
            </w:pPr>
            <w:r>
              <w:t>SvEventSource</w:t>
            </w:r>
          </w:p>
        </w:tc>
        <w:tc>
          <w:tcPr>
            <w:tcW w:w="4147" w:type="dxa"/>
          </w:tcPr>
          <w:p w14:paraId="007561C8" w14:textId="77777777" w:rsidR="00C9009B" w:rsidRDefault="006E2142">
            <w:pPr>
              <w:ind w:firstLine="0"/>
              <w:jc w:val="left"/>
            </w:pPr>
            <w:r>
              <w:t>Nguồn sự kiện SmartVista: FE hoặc BO.</w:t>
            </w:r>
          </w:p>
        </w:tc>
      </w:tr>
      <w:tr w:rsidR="00C9009B" w14:paraId="5D5BB3C9" w14:textId="77777777" w:rsidTr="00C9009B">
        <w:trPr>
          <w:cantSplit/>
        </w:trPr>
        <w:tc>
          <w:tcPr>
            <w:tcW w:w="3125" w:type="dxa"/>
          </w:tcPr>
          <w:p w14:paraId="345EDDD3" w14:textId="77777777" w:rsidR="00C9009B" w:rsidRDefault="006E2142">
            <w:pPr>
              <w:ind w:firstLine="0"/>
              <w:jc w:val="left"/>
            </w:pPr>
            <w:r>
              <w:t>payload.cardId</w:t>
            </w:r>
          </w:p>
        </w:tc>
        <w:tc>
          <w:tcPr>
            <w:tcW w:w="2088" w:type="dxa"/>
          </w:tcPr>
          <w:p w14:paraId="3670C188" w14:textId="77777777" w:rsidR="00C9009B" w:rsidRDefault="006E2142">
            <w:pPr>
              <w:ind w:firstLine="0"/>
              <w:jc w:val="left"/>
            </w:pPr>
            <w:r>
              <w:t>String</w:t>
            </w:r>
          </w:p>
        </w:tc>
        <w:tc>
          <w:tcPr>
            <w:tcW w:w="4147" w:type="dxa"/>
          </w:tcPr>
          <w:p w14:paraId="1EBD4062" w14:textId="77777777" w:rsidR="00C9009B" w:rsidRDefault="006E2142">
            <w:pPr>
              <w:ind w:firstLine="0"/>
              <w:jc w:val="left"/>
            </w:pPr>
            <w:r>
              <w:t>Card ID trên hệ thống issuer; bắt buộc.</w:t>
            </w:r>
          </w:p>
        </w:tc>
      </w:tr>
      <w:tr w:rsidR="00C9009B" w14:paraId="495D1950" w14:textId="77777777" w:rsidTr="00C9009B">
        <w:trPr>
          <w:cantSplit/>
        </w:trPr>
        <w:tc>
          <w:tcPr>
            <w:tcW w:w="3125" w:type="dxa"/>
          </w:tcPr>
          <w:p w14:paraId="220D0B1A" w14:textId="77777777" w:rsidR="00C9009B" w:rsidRDefault="006E2142">
            <w:pPr>
              <w:ind w:firstLine="0"/>
              <w:jc w:val="left"/>
            </w:pPr>
            <w:r>
              <w:t>payload.oldStatus</w:t>
            </w:r>
          </w:p>
        </w:tc>
        <w:tc>
          <w:tcPr>
            <w:tcW w:w="2088" w:type="dxa"/>
          </w:tcPr>
          <w:p w14:paraId="696F9931" w14:textId="77777777" w:rsidR="00C9009B" w:rsidRDefault="006E2142">
            <w:pPr>
              <w:ind w:firstLine="0"/>
              <w:jc w:val="left"/>
            </w:pPr>
            <w:r>
              <w:t>String</w:t>
            </w:r>
          </w:p>
        </w:tc>
        <w:tc>
          <w:tcPr>
            <w:tcW w:w="4147" w:type="dxa"/>
          </w:tcPr>
          <w:p w14:paraId="7954E834" w14:textId="77777777" w:rsidR="00C9009B" w:rsidRDefault="006E2142">
            <w:pPr>
              <w:ind w:firstLine="0"/>
              <w:jc w:val="left"/>
            </w:pPr>
            <w:r>
              <w:t>Trạng thái card trước thay đổi.</w:t>
            </w:r>
          </w:p>
        </w:tc>
      </w:tr>
      <w:tr w:rsidR="00C9009B" w14:paraId="53BE0153" w14:textId="77777777" w:rsidTr="00C9009B">
        <w:trPr>
          <w:cantSplit/>
        </w:trPr>
        <w:tc>
          <w:tcPr>
            <w:tcW w:w="3125" w:type="dxa"/>
          </w:tcPr>
          <w:p w14:paraId="13A0E6CF" w14:textId="77777777" w:rsidR="00C9009B" w:rsidRDefault="006E2142">
            <w:pPr>
              <w:ind w:firstLine="0"/>
              <w:jc w:val="left"/>
            </w:pPr>
            <w:r>
              <w:t>payload.newStatus</w:t>
            </w:r>
          </w:p>
        </w:tc>
        <w:tc>
          <w:tcPr>
            <w:tcW w:w="2088" w:type="dxa"/>
          </w:tcPr>
          <w:p w14:paraId="1EC35763" w14:textId="77777777" w:rsidR="00C9009B" w:rsidRDefault="006E2142">
            <w:pPr>
              <w:ind w:firstLine="0"/>
              <w:jc w:val="left"/>
            </w:pPr>
            <w:r>
              <w:t>String</w:t>
            </w:r>
          </w:p>
        </w:tc>
        <w:tc>
          <w:tcPr>
            <w:tcW w:w="4147" w:type="dxa"/>
          </w:tcPr>
          <w:p w14:paraId="46FC2FAE" w14:textId="77777777" w:rsidR="00C9009B" w:rsidRDefault="006E2142">
            <w:pPr>
              <w:ind w:firstLine="0"/>
              <w:jc w:val="left"/>
            </w:pPr>
            <w:r>
              <w:t>Trạng thái card sau thay đổi; bắt buộc.</w:t>
            </w:r>
          </w:p>
        </w:tc>
      </w:tr>
    </w:tbl>
    <w:p w14:paraId="3B45A232" w14:textId="77777777" w:rsidR="00C9009B" w:rsidRDefault="006E2142">
      <w:r>
        <w:t>Response body — HTTP 200</w:t>
      </w:r>
    </w:p>
    <w:tbl>
      <w:tblPr>
        <w:tblStyle w:val="TableGrid"/>
        <w:tblW w:w="0" w:type="auto"/>
        <w:tblLook w:val="04A0" w:firstRow="1" w:lastRow="0" w:firstColumn="1" w:lastColumn="0" w:noHBand="0" w:noVBand="1"/>
      </w:tblPr>
      <w:tblGrid>
        <w:gridCol w:w="3121"/>
        <w:gridCol w:w="2086"/>
        <w:gridCol w:w="4140"/>
      </w:tblGrid>
      <w:tr w:rsidR="00C9009B" w14:paraId="10EEDE53"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796C3838" w14:textId="77777777" w:rsidR="00C9009B" w:rsidRDefault="006E2142">
            <w:pPr>
              <w:ind w:firstLine="0"/>
              <w:jc w:val="left"/>
            </w:pPr>
            <w:r>
              <w:lastRenderedPageBreak/>
              <w:t>Field name</w:t>
            </w:r>
          </w:p>
        </w:tc>
        <w:tc>
          <w:tcPr>
            <w:tcW w:w="2088" w:type="dxa"/>
            <w:shd w:val="clear" w:color="auto" w:fill="D9EAF7"/>
            <w:vAlign w:val="top"/>
          </w:tcPr>
          <w:p w14:paraId="47B5B74D" w14:textId="77777777" w:rsidR="00C9009B" w:rsidRDefault="006E2142">
            <w:pPr>
              <w:ind w:firstLine="0"/>
              <w:jc w:val="left"/>
            </w:pPr>
            <w:r>
              <w:t>Data type</w:t>
            </w:r>
          </w:p>
        </w:tc>
        <w:tc>
          <w:tcPr>
            <w:tcW w:w="4147" w:type="dxa"/>
            <w:shd w:val="clear" w:color="auto" w:fill="D9EAF7"/>
            <w:vAlign w:val="top"/>
          </w:tcPr>
          <w:p w14:paraId="2145E1A9" w14:textId="77777777" w:rsidR="00C9009B" w:rsidRDefault="006E2142">
            <w:pPr>
              <w:ind w:firstLine="0"/>
              <w:jc w:val="left"/>
            </w:pPr>
            <w:r>
              <w:t>Description</w:t>
            </w:r>
          </w:p>
        </w:tc>
      </w:tr>
      <w:tr w:rsidR="00C9009B" w14:paraId="7B39EA15" w14:textId="77777777" w:rsidTr="00C9009B">
        <w:trPr>
          <w:cantSplit/>
        </w:trPr>
        <w:tc>
          <w:tcPr>
            <w:tcW w:w="3125" w:type="dxa"/>
          </w:tcPr>
          <w:p w14:paraId="36D3C608" w14:textId="77777777" w:rsidR="00C9009B" w:rsidRDefault="006E2142">
            <w:pPr>
              <w:ind w:firstLine="0"/>
              <w:jc w:val="left"/>
            </w:pPr>
            <w:r>
              <w:t>code</w:t>
            </w:r>
          </w:p>
        </w:tc>
        <w:tc>
          <w:tcPr>
            <w:tcW w:w="2088" w:type="dxa"/>
          </w:tcPr>
          <w:p w14:paraId="7560FD5D" w14:textId="77777777" w:rsidR="00C9009B" w:rsidRDefault="006E2142">
            <w:pPr>
              <w:ind w:firstLine="0"/>
              <w:jc w:val="left"/>
            </w:pPr>
            <w:r>
              <w:t>String</w:t>
            </w:r>
          </w:p>
        </w:tc>
        <w:tc>
          <w:tcPr>
            <w:tcW w:w="4147" w:type="dxa"/>
          </w:tcPr>
          <w:p w14:paraId="24E4DE89" w14:textId="77777777" w:rsidR="00C9009B" w:rsidRDefault="006E2142">
            <w:pPr>
              <w:ind w:firstLine="0"/>
              <w:jc w:val="left"/>
            </w:pPr>
            <w:r>
              <w:t>Mã kết quả; thành công trả về SUCCESS.</w:t>
            </w:r>
          </w:p>
        </w:tc>
      </w:tr>
      <w:tr w:rsidR="00C9009B" w14:paraId="41BBB19E" w14:textId="77777777" w:rsidTr="00C9009B">
        <w:trPr>
          <w:cantSplit/>
        </w:trPr>
        <w:tc>
          <w:tcPr>
            <w:tcW w:w="3125" w:type="dxa"/>
          </w:tcPr>
          <w:p w14:paraId="77D6304C" w14:textId="77777777" w:rsidR="00C9009B" w:rsidRDefault="006E2142">
            <w:pPr>
              <w:ind w:firstLine="0"/>
              <w:jc w:val="left"/>
            </w:pPr>
            <w:r>
              <w:t>message</w:t>
            </w:r>
          </w:p>
        </w:tc>
        <w:tc>
          <w:tcPr>
            <w:tcW w:w="2088" w:type="dxa"/>
          </w:tcPr>
          <w:p w14:paraId="6F07B96F" w14:textId="77777777" w:rsidR="00C9009B" w:rsidRDefault="006E2142">
            <w:pPr>
              <w:ind w:firstLine="0"/>
              <w:jc w:val="left"/>
            </w:pPr>
            <w:r>
              <w:t>String</w:t>
            </w:r>
          </w:p>
        </w:tc>
        <w:tc>
          <w:tcPr>
            <w:tcW w:w="4147" w:type="dxa"/>
          </w:tcPr>
          <w:p w14:paraId="1661D1D6" w14:textId="77777777" w:rsidR="00C9009B" w:rsidRDefault="006E2142">
            <w:pPr>
              <w:ind w:firstLine="0"/>
              <w:jc w:val="left"/>
            </w:pPr>
            <w:r>
              <w:t>Thông báo kết quả xử lý.</w:t>
            </w:r>
          </w:p>
        </w:tc>
      </w:tr>
      <w:tr w:rsidR="00C9009B" w14:paraId="3D3E9B77" w14:textId="77777777" w:rsidTr="00C9009B">
        <w:trPr>
          <w:cantSplit/>
        </w:trPr>
        <w:tc>
          <w:tcPr>
            <w:tcW w:w="3125" w:type="dxa"/>
          </w:tcPr>
          <w:p w14:paraId="5899E10D" w14:textId="77777777" w:rsidR="00C9009B" w:rsidRDefault="006E2142">
            <w:pPr>
              <w:ind w:firstLine="0"/>
              <w:jc w:val="left"/>
            </w:pPr>
            <w:r>
              <w:t>data</w:t>
            </w:r>
          </w:p>
        </w:tc>
        <w:tc>
          <w:tcPr>
            <w:tcW w:w="2088" w:type="dxa"/>
          </w:tcPr>
          <w:p w14:paraId="225B83B8" w14:textId="77777777" w:rsidR="00C9009B" w:rsidRDefault="006E2142">
            <w:pPr>
              <w:ind w:firstLine="0"/>
              <w:jc w:val="left"/>
            </w:pPr>
            <w:r>
              <w:t>Object</w:t>
            </w:r>
          </w:p>
        </w:tc>
        <w:tc>
          <w:tcPr>
            <w:tcW w:w="4147" w:type="dxa"/>
          </w:tcPr>
          <w:p w14:paraId="2BD8F513" w14:textId="77777777" w:rsidR="00C9009B" w:rsidRDefault="006E2142">
            <w:pPr>
              <w:ind w:firstLine="0"/>
              <w:jc w:val="left"/>
            </w:pPr>
            <w:r>
              <w:t>Kết quả xử lý thay đổi trạng thái card.</w:t>
            </w:r>
          </w:p>
        </w:tc>
      </w:tr>
      <w:tr w:rsidR="00C9009B" w14:paraId="1E05EB43" w14:textId="77777777" w:rsidTr="00C9009B">
        <w:trPr>
          <w:cantSplit/>
        </w:trPr>
        <w:tc>
          <w:tcPr>
            <w:tcW w:w="3125" w:type="dxa"/>
          </w:tcPr>
          <w:p w14:paraId="25DEFB99" w14:textId="77777777" w:rsidR="00C9009B" w:rsidRDefault="006E2142">
            <w:pPr>
              <w:ind w:firstLine="0"/>
              <w:jc w:val="left"/>
            </w:pPr>
            <w:r>
              <w:t>data.eventCode</w:t>
            </w:r>
          </w:p>
        </w:tc>
        <w:tc>
          <w:tcPr>
            <w:tcW w:w="2088" w:type="dxa"/>
          </w:tcPr>
          <w:p w14:paraId="7666EE7A" w14:textId="77777777" w:rsidR="00C9009B" w:rsidRDefault="006E2142">
            <w:pPr>
              <w:ind w:firstLine="0"/>
              <w:jc w:val="left"/>
            </w:pPr>
            <w:r>
              <w:t>String</w:t>
            </w:r>
          </w:p>
        </w:tc>
        <w:tc>
          <w:tcPr>
            <w:tcW w:w="4147" w:type="dxa"/>
          </w:tcPr>
          <w:p w14:paraId="65D7AC9D" w14:textId="77777777" w:rsidR="00C9009B" w:rsidRDefault="006E2142">
            <w:pPr>
              <w:ind w:firstLine="0"/>
              <w:jc w:val="left"/>
            </w:pPr>
            <w:r>
              <w:t>Mã nghiệp vụ thay đổi trạng thái card.</w:t>
            </w:r>
          </w:p>
        </w:tc>
      </w:tr>
      <w:tr w:rsidR="00C9009B" w14:paraId="039D486D" w14:textId="77777777" w:rsidTr="00C9009B">
        <w:trPr>
          <w:cantSplit/>
        </w:trPr>
        <w:tc>
          <w:tcPr>
            <w:tcW w:w="3125" w:type="dxa"/>
          </w:tcPr>
          <w:p w14:paraId="641F3637" w14:textId="77777777" w:rsidR="00C9009B" w:rsidRDefault="006E2142">
            <w:pPr>
              <w:ind w:firstLine="0"/>
              <w:jc w:val="left"/>
            </w:pPr>
            <w:r>
              <w:t>data.eventNumber</w:t>
            </w:r>
          </w:p>
        </w:tc>
        <w:tc>
          <w:tcPr>
            <w:tcW w:w="2088" w:type="dxa"/>
          </w:tcPr>
          <w:p w14:paraId="1C6FC3C2" w14:textId="77777777" w:rsidR="00C9009B" w:rsidRDefault="006E2142">
            <w:pPr>
              <w:ind w:firstLine="0"/>
              <w:jc w:val="left"/>
            </w:pPr>
            <w:r>
              <w:t>Long</w:t>
            </w:r>
          </w:p>
        </w:tc>
        <w:tc>
          <w:tcPr>
            <w:tcW w:w="4147" w:type="dxa"/>
          </w:tcPr>
          <w:p w14:paraId="06B5B2E9" w14:textId="77777777" w:rsidR="00C9009B" w:rsidRDefault="006E2142">
            <w:pPr>
              <w:ind w:firstLine="0"/>
              <w:jc w:val="left"/>
            </w:pPr>
            <w:r>
              <w:t>Số sự kiện do SmartVista cung cấp.</w:t>
            </w:r>
          </w:p>
        </w:tc>
      </w:tr>
      <w:tr w:rsidR="00C9009B" w14:paraId="71A4067B" w14:textId="77777777" w:rsidTr="00C9009B">
        <w:trPr>
          <w:cantSplit/>
        </w:trPr>
        <w:tc>
          <w:tcPr>
            <w:tcW w:w="3125" w:type="dxa"/>
          </w:tcPr>
          <w:p w14:paraId="43F01E6B" w14:textId="77777777" w:rsidR="00C9009B" w:rsidRDefault="006E2142">
            <w:pPr>
              <w:ind w:firstLine="0"/>
              <w:jc w:val="left"/>
            </w:pPr>
            <w:r>
              <w:t>data.cardId</w:t>
            </w:r>
          </w:p>
        </w:tc>
        <w:tc>
          <w:tcPr>
            <w:tcW w:w="2088" w:type="dxa"/>
          </w:tcPr>
          <w:p w14:paraId="6DCBB7C6" w14:textId="77777777" w:rsidR="00C9009B" w:rsidRDefault="006E2142">
            <w:pPr>
              <w:ind w:firstLine="0"/>
              <w:jc w:val="left"/>
            </w:pPr>
            <w:r>
              <w:t>String</w:t>
            </w:r>
          </w:p>
        </w:tc>
        <w:tc>
          <w:tcPr>
            <w:tcW w:w="4147" w:type="dxa"/>
          </w:tcPr>
          <w:p w14:paraId="3B561D04" w14:textId="77777777" w:rsidR="00C9009B" w:rsidRDefault="006E2142">
            <w:pPr>
              <w:ind w:firstLine="0"/>
              <w:jc w:val="left"/>
            </w:pPr>
            <w:r>
              <w:t>Card ID trên hệ thống issuer.</w:t>
            </w:r>
          </w:p>
        </w:tc>
      </w:tr>
      <w:tr w:rsidR="00C9009B" w14:paraId="7A96B2E4" w14:textId="77777777" w:rsidTr="00C9009B">
        <w:trPr>
          <w:cantSplit/>
        </w:trPr>
        <w:tc>
          <w:tcPr>
            <w:tcW w:w="3125" w:type="dxa"/>
          </w:tcPr>
          <w:p w14:paraId="3C998955" w14:textId="77777777" w:rsidR="00C9009B" w:rsidRDefault="006E2142">
            <w:pPr>
              <w:ind w:firstLine="0"/>
              <w:jc w:val="left"/>
            </w:pPr>
            <w:r>
              <w:t>data.action</w:t>
            </w:r>
          </w:p>
        </w:tc>
        <w:tc>
          <w:tcPr>
            <w:tcW w:w="2088" w:type="dxa"/>
          </w:tcPr>
          <w:p w14:paraId="6936440A" w14:textId="77777777" w:rsidR="00C9009B" w:rsidRDefault="006E2142">
            <w:pPr>
              <w:ind w:firstLine="0"/>
              <w:jc w:val="left"/>
            </w:pPr>
            <w:r>
              <w:t>String</w:t>
            </w:r>
          </w:p>
        </w:tc>
        <w:tc>
          <w:tcPr>
            <w:tcW w:w="4147" w:type="dxa"/>
          </w:tcPr>
          <w:p w14:paraId="61DD1C61" w14:textId="77777777" w:rsidR="00C9009B" w:rsidRDefault="006E2142">
            <w:pPr>
              <w:ind w:firstLine="0"/>
              <w:jc w:val="left"/>
            </w:pPr>
            <w:r>
              <w:t>Action vòng đời áp dụng cho token.</w:t>
            </w:r>
          </w:p>
        </w:tc>
      </w:tr>
      <w:tr w:rsidR="00C9009B" w14:paraId="75A26368" w14:textId="77777777" w:rsidTr="00C9009B">
        <w:trPr>
          <w:cantSplit/>
        </w:trPr>
        <w:tc>
          <w:tcPr>
            <w:tcW w:w="3125" w:type="dxa"/>
          </w:tcPr>
          <w:p w14:paraId="0259C620" w14:textId="77777777" w:rsidR="00C9009B" w:rsidRDefault="006E2142">
            <w:pPr>
              <w:ind w:firstLine="0"/>
              <w:jc w:val="left"/>
            </w:pPr>
            <w:r>
              <w:t>data.totalTokens</w:t>
            </w:r>
          </w:p>
        </w:tc>
        <w:tc>
          <w:tcPr>
            <w:tcW w:w="2088" w:type="dxa"/>
          </w:tcPr>
          <w:p w14:paraId="49125F50" w14:textId="77777777" w:rsidR="00C9009B" w:rsidRDefault="006E2142">
            <w:pPr>
              <w:ind w:firstLine="0"/>
              <w:jc w:val="left"/>
            </w:pPr>
            <w:r>
              <w:t>Integer</w:t>
            </w:r>
          </w:p>
        </w:tc>
        <w:tc>
          <w:tcPr>
            <w:tcW w:w="4147" w:type="dxa"/>
          </w:tcPr>
          <w:p w14:paraId="60DF67EA" w14:textId="77777777" w:rsidR="00C9009B" w:rsidRDefault="006E2142">
            <w:pPr>
              <w:ind w:firstLine="0"/>
              <w:jc w:val="left"/>
            </w:pPr>
            <w:r>
              <w:t>Tổng số token được xử lý.</w:t>
            </w:r>
          </w:p>
        </w:tc>
      </w:tr>
      <w:tr w:rsidR="00C9009B" w14:paraId="18084369" w14:textId="77777777" w:rsidTr="00C9009B">
        <w:trPr>
          <w:cantSplit/>
        </w:trPr>
        <w:tc>
          <w:tcPr>
            <w:tcW w:w="3125" w:type="dxa"/>
          </w:tcPr>
          <w:p w14:paraId="71CC8018" w14:textId="77777777" w:rsidR="00C9009B" w:rsidRDefault="006E2142">
            <w:pPr>
              <w:ind w:firstLine="0"/>
              <w:jc w:val="left"/>
            </w:pPr>
            <w:r>
              <w:t>data.successCount</w:t>
            </w:r>
          </w:p>
        </w:tc>
        <w:tc>
          <w:tcPr>
            <w:tcW w:w="2088" w:type="dxa"/>
          </w:tcPr>
          <w:p w14:paraId="4D5B078A" w14:textId="77777777" w:rsidR="00C9009B" w:rsidRDefault="006E2142">
            <w:pPr>
              <w:ind w:firstLine="0"/>
              <w:jc w:val="left"/>
            </w:pPr>
            <w:r>
              <w:t>Integer</w:t>
            </w:r>
          </w:p>
        </w:tc>
        <w:tc>
          <w:tcPr>
            <w:tcW w:w="4147" w:type="dxa"/>
          </w:tcPr>
          <w:p w14:paraId="383D057C" w14:textId="77777777" w:rsidR="00C9009B" w:rsidRDefault="006E2142">
            <w:pPr>
              <w:ind w:firstLine="0"/>
              <w:jc w:val="left"/>
            </w:pPr>
            <w:r>
              <w:t>Số token xử lý thành công.</w:t>
            </w:r>
          </w:p>
        </w:tc>
      </w:tr>
      <w:tr w:rsidR="00C9009B" w14:paraId="7E2C565D" w14:textId="77777777" w:rsidTr="00C9009B">
        <w:trPr>
          <w:cantSplit/>
        </w:trPr>
        <w:tc>
          <w:tcPr>
            <w:tcW w:w="3125" w:type="dxa"/>
          </w:tcPr>
          <w:p w14:paraId="100ED310" w14:textId="77777777" w:rsidR="00C9009B" w:rsidRDefault="006E2142">
            <w:pPr>
              <w:ind w:firstLine="0"/>
              <w:jc w:val="left"/>
            </w:pPr>
            <w:r>
              <w:t>data.failedCount</w:t>
            </w:r>
          </w:p>
        </w:tc>
        <w:tc>
          <w:tcPr>
            <w:tcW w:w="2088" w:type="dxa"/>
          </w:tcPr>
          <w:p w14:paraId="23C3BDF8" w14:textId="77777777" w:rsidR="00C9009B" w:rsidRDefault="006E2142">
            <w:pPr>
              <w:ind w:firstLine="0"/>
              <w:jc w:val="left"/>
            </w:pPr>
            <w:r>
              <w:t>Integer</w:t>
            </w:r>
          </w:p>
        </w:tc>
        <w:tc>
          <w:tcPr>
            <w:tcW w:w="4147" w:type="dxa"/>
          </w:tcPr>
          <w:p w14:paraId="275B8C91" w14:textId="77777777" w:rsidR="00C9009B" w:rsidRDefault="006E2142">
            <w:pPr>
              <w:ind w:firstLine="0"/>
              <w:jc w:val="left"/>
            </w:pPr>
            <w:r>
              <w:t>Số token xử lý thất bại.</w:t>
            </w:r>
          </w:p>
        </w:tc>
      </w:tr>
      <w:tr w:rsidR="00C9009B" w14:paraId="1B621494" w14:textId="77777777" w:rsidTr="00C9009B">
        <w:trPr>
          <w:cantSplit/>
        </w:trPr>
        <w:tc>
          <w:tcPr>
            <w:tcW w:w="3125" w:type="dxa"/>
          </w:tcPr>
          <w:p w14:paraId="05FA16C3" w14:textId="77777777" w:rsidR="00C9009B" w:rsidRDefault="006E2142">
            <w:pPr>
              <w:ind w:firstLine="0"/>
              <w:jc w:val="left"/>
            </w:pPr>
            <w:r>
              <w:t>data.tokenResults</w:t>
            </w:r>
          </w:p>
        </w:tc>
        <w:tc>
          <w:tcPr>
            <w:tcW w:w="2088" w:type="dxa"/>
          </w:tcPr>
          <w:p w14:paraId="6647FCBF" w14:textId="77777777" w:rsidR="00C9009B" w:rsidRDefault="006E2142">
            <w:pPr>
              <w:ind w:firstLine="0"/>
              <w:jc w:val="left"/>
            </w:pPr>
            <w:r>
              <w:t>List&lt;Object&gt;</w:t>
            </w:r>
          </w:p>
        </w:tc>
        <w:tc>
          <w:tcPr>
            <w:tcW w:w="4147" w:type="dxa"/>
          </w:tcPr>
          <w:p w14:paraId="72B81748" w14:textId="77777777" w:rsidR="00C9009B" w:rsidRDefault="006E2142">
            <w:pPr>
              <w:ind w:firstLine="0"/>
              <w:jc w:val="left"/>
            </w:pPr>
            <w:r>
              <w:t>Danh sách kết quả xử lý từng token.</w:t>
            </w:r>
          </w:p>
        </w:tc>
      </w:tr>
      <w:tr w:rsidR="00C9009B" w14:paraId="288CB06E" w14:textId="77777777" w:rsidTr="00C9009B">
        <w:trPr>
          <w:cantSplit/>
        </w:trPr>
        <w:tc>
          <w:tcPr>
            <w:tcW w:w="3125" w:type="dxa"/>
          </w:tcPr>
          <w:p w14:paraId="1CBC2924" w14:textId="77777777" w:rsidR="00C9009B" w:rsidRDefault="006E2142">
            <w:pPr>
              <w:ind w:firstLine="0"/>
              <w:jc w:val="left"/>
            </w:pPr>
            <w:r>
              <w:t>data.tokenResults[].tokenId</w:t>
            </w:r>
          </w:p>
        </w:tc>
        <w:tc>
          <w:tcPr>
            <w:tcW w:w="2088" w:type="dxa"/>
          </w:tcPr>
          <w:p w14:paraId="79830678" w14:textId="77777777" w:rsidR="00C9009B" w:rsidRDefault="006E2142">
            <w:pPr>
              <w:ind w:firstLine="0"/>
              <w:jc w:val="left"/>
            </w:pPr>
            <w:r>
              <w:t>Long</w:t>
            </w:r>
          </w:p>
        </w:tc>
        <w:tc>
          <w:tcPr>
            <w:tcW w:w="4147" w:type="dxa"/>
          </w:tcPr>
          <w:p w14:paraId="329C12DF" w14:textId="77777777" w:rsidR="00C9009B" w:rsidRDefault="006E2142">
            <w:pPr>
              <w:ind w:firstLine="0"/>
              <w:jc w:val="left"/>
            </w:pPr>
            <w:r>
              <w:t>Token ID nội bộ của CTM.</w:t>
            </w:r>
          </w:p>
        </w:tc>
      </w:tr>
      <w:tr w:rsidR="00C9009B" w14:paraId="17AD54DD" w14:textId="77777777" w:rsidTr="00C9009B">
        <w:trPr>
          <w:cantSplit/>
        </w:trPr>
        <w:tc>
          <w:tcPr>
            <w:tcW w:w="3125" w:type="dxa"/>
          </w:tcPr>
          <w:p w14:paraId="38594760" w14:textId="77777777" w:rsidR="00C9009B" w:rsidRDefault="006E2142">
            <w:pPr>
              <w:ind w:firstLine="0"/>
              <w:jc w:val="left"/>
            </w:pPr>
            <w:r>
              <w:t>data.tokenResults[].success</w:t>
            </w:r>
          </w:p>
        </w:tc>
        <w:tc>
          <w:tcPr>
            <w:tcW w:w="2088" w:type="dxa"/>
          </w:tcPr>
          <w:p w14:paraId="5413F86E" w14:textId="77777777" w:rsidR="00C9009B" w:rsidRDefault="006E2142">
            <w:pPr>
              <w:ind w:firstLine="0"/>
              <w:jc w:val="left"/>
            </w:pPr>
            <w:r>
              <w:t>Boolean</w:t>
            </w:r>
          </w:p>
        </w:tc>
        <w:tc>
          <w:tcPr>
            <w:tcW w:w="4147" w:type="dxa"/>
          </w:tcPr>
          <w:p w14:paraId="1D2E638A" w14:textId="77777777" w:rsidR="00C9009B" w:rsidRDefault="006E2142">
            <w:pPr>
              <w:ind w:firstLine="0"/>
              <w:jc w:val="left"/>
            </w:pPr>
            <w:r>
              <w:t>Kết quả xử lý token.</w:t>
            </w:r>
          </w:p>
        </w:tc>
      </w:tr>
      <w:tr w:rsidR="00C9009B" w14:paraId="6999397A" w14:textId="77777777" w:rsidTr="00C9009B">
        <w:trPr>
          <w:cantSplit/>
        </w:trPr>
        <w:tc>
          <w:tcPr>
            <w:tcW w:w="3125" w:type="dxa"/>
          </w:tcPr>
          <w:p w14:paraId="6F9D70CF" w14:textId="77777777" w:rsidR="00C9009B" w:rsidRDefault="006E2142">
            <w:pPr>
              <w:ind w:firstLine="0"/>
              <w:jc w:val="left"/>
            </w:pPr>
            <w:r>
              <w:t>data.tokenResults[].message</w:t>
            </w:r>
          </w:p>
        </w:tc>
        <w:tc>
          <w:tcPr>
            <w:tcW w:w="2088" w:type="dxa"/>
          </w:tcPr>
          <w:p w14:paraId="05FD9CD4" w14:textId="77777777" w:rsidR="00C9009B" w:rsidRDefault="006E2142">
            <w:pPr>
              <w:ind w:firstLine="0"/>
              <w:jc w:val="left"/>
            </w:pPr>
            <w:r>
              <w:t>String</w:t>
            </w:r>
          </w:p>
        </w:tc>
        <w:tc>
          <w:tcPr>
            <w:tcW w:w="4147" w:type="dxa"/>
          </w:tcPr>
          <w:p w14:paraId="6D762C95" w14:textId="77777777" w:rsidR="00C9009B" w:rsidRDefault="006E2142">
            <w:pPr>
              <w:ind w:firstLine="0"/>
              <w:jc w:val="left"/>
            </w:pPr>
            <w:r>
              <w:t>Thông báo kết quả xử lý token.</w:t>
            </w:r>
          </w:p>
        </w:tc>
      </w:tr>
      <w:tr w:rsidR="00C9009B" w14:paraId="53E91FF4" w14:textId="77777777" w:rsidTr="00C9009B">
        <w:trPr>
          <w:cantSplit/>
        </w:trPr>
        <w:tc>
          <w:tcPr>
            <w:tcW w:w="3125" w:type="dxa"/>
          </w:tcPr>
          <w:p w14:paraId="363EE625" w14:textId="77777777" w:rsidR="00C9009B" w:rsidRDefault="006E2142">
            <w:pPr>
              <w:ind w:firstLine="0"/>
              <w:jc w:val="left"/>
            </w:pPr>
            <w:r>
              <w:t>data.processedAt</w:t>
            </w:r>
          </w:p>
        </w:tc>
        <w:tc>
          <w:tcPr>
            <w:tcW w:w="2088" w:type="dxa"/>
          </w:tcPr>
          <w:p w14:paraId="260FF7B4" w14:textId="77777777" w:rsidR="00C9009B" w:rsidRDefault="006E2142">
            <w:pPr>
              <w:ind w:firstLine="0"/>
              <w:jc w:val="left"/>
            </w:pPr>
            <w:r>
              <w:t>Instant</w:t>
            </w:r>
          </w:p>
        </w:tc>
        <w:tc>
          <w:tcPr>
            <w:tcW w:w="4147" w:type="dxa"/>
          </w:tcPr>
          <w:p w14:paraId="4D9E7B33" w14:textId="77777777" w:rsidR="00C9009B" w:rsidRDefault="006E2142">
            <w:pPr>
              <w:ind w:firstLine="0"/>
              <w:jc w:val="left"/>
            </w:pPr>
            <w:r>
              <w:t>Thời điểm CTM hoàn tất xử lý.</w:t>
            </w:r>
          </w:p>
        </w:tc>
      </w:tr>
      <w:tr w:rsidR="00C9009B" w14:paraId="7B3C9376" w14:textId="77777777" w:rsidTr="00C9009B">
        <w:trPr>
          <w:cantSplit/>
        </w:trPr>
        <w:tc>
          <w:tcPr>
            <w:tcW w:w="3125" w:type="dxa"/>
          </w:tcPr>
          <w:p w14:paraId="317BB7F9" w14:textId="77777777" w:rsidR="00C9009B" w:rsidRDefault="006E2142">
            <w:pPr>
              <w:ind w:firstLine="0"/>
              <w:jc w:val="left"/>
            </w:pPr>
            <w:r>
              <w:lastRenderedPageBreak/>
              <w:t>timestamp</w:t>
            </w:r>
          </w:p>
        </w:tc>
        <w:tc>
          <w:tcPr>
            <w:tcW w:w="2088" w:type="dxa"/>
          </w:tcPr>
          <w:p w14:paraId="724D873F" w14:textId="77777777" w:rsidR="00C9009B" w:rsidRDefault="006E2142">
            <w:pPr>
              <w:ind w:firstLine="0"/>
              <w:jc w:val="left"/>
            </w:pPr>
            <w:r>
              <w:t>Instant</w:t>
            </w:r>
          </w:p>
        </w:tc>
        <w:tc>
          <w:tcPr>
            <w:tcW w:w="4147" w:type="dxa"/>
          </w:tcPr>
          <w:p w14:paraId="234A7A25" w14:textId="77777777" w:rsidR="00C9009B" w:rsidRDefault="006E2142">
            <w:pPr>
              <w:ind w:firstLine="0"/>
              <w:jc w:val="left"/>
            </w:pPr>
            <w:r>
              <w:t>Thời điểm tạo response theo chuẩn ISO-8601.</w:t>
            </w:r>
          </w:p>
        </w:tc>
      </w:tr>
      <w:tr w:rsidR="00C9009B" w14:paraId="1751C61A" w14:textId="77777777" w:rsidTr="00C9009B">
        <w:trPr>
          <w:cantSplit/>
        </w:trPr>
        <w:tc>
          <w:tcPr>
            <w:tcW w:w="3125" w:type="dxa"/>
          </w:tcPr>
          <w:p w14:paraId="5DF214A5" w14:textId="77777777" w:rsidR="00C9009B" w:rsidRDefault="006E2142">
            <w:pPr>
              <w:ind w:firstLine="0"/>
              <w:jc w:val="left"/>
            </w:pPr>
            <w:r>
              <w:t>traceId</w:t>
            </w:r>
          </w:p>
        </w:tc>
        <w:tc>
          <w:tcPr>
            <w:tcW w:w="2088" w:type="dxa"/>
          </w:tcPr>
          <w:p w14:paraId="2B0EE4AB" w14:textId="77777777" w:rsidR="00C9009B" w:rsidRDefault="006E2142">
            <w:pPr>
              <w:ind w:firstLine="0"/>
              <w:jc w:val="left"/>
            </w:pPr>
            <w:r>
              <w:t>String</w:t>
            </w:r>
          </w:p>
        </w:tc>
        <w:tc>
          <w:tcPr>
            <w:tcW w:w="4147" w:type="dxa"/>
          </w:tcPr>
          <w:p w14:paraId="75674F15" w14:textId="77777777" w:rsidR="00C9009B" w:rsidRDefault="006E2142">
            <w:pPr>
              <w:ind w:firstLine="0"/>
              <w:jc w:val="left"/>
            </w:pPr>
            <w:r>
              <w:t>Trace ID của request.</w:t>
            </w:r>
          </w:p>
        </w:tc>
      </w:tr>
      <w:tr w:rsidR="00C9009B" w14:paraId="1FBE058C" w14:textId="77777777" w:rsidTr="00C9009B">
        <w:trPr>
          <w:cantSplit/>
        </w:trPr>
        <w:tc>
          <w:tcPr>
            <w:tcW w:w="3125" w:type="dxa"/>
          </w:tcPr>
          <w:p w14:paraId="37299575" w14:textId="77777777" w:rsidR="00C9009B" w:rsidRDefault="006E2142">
            <w:pPr>
              <w:ind w:firstLine="0"/>
              <w:jc w:val="left"/>
            </w:pPr>
            <w:r>
              <w:t>correlationId</w:t>
            </w:r>
          </w:p>
        </w:tc>
        <w:tc>
          <w:tcPr>
            <w:tcW w:w="2088" w:type="dxa"/>
          </w:tcPr>
          <w:p w14:paraId="51578451" w14:textId="77777777" w:rsidR="00C9009B" w:rsidRDefault="006E2142">
            <w:pPr>
              <w:ind w:firstLine="0"/>
              <w:jc w:val="left"/>
            </w:pPr>
            <w:r>
              <w:t>String</w:t>
            </w:r>
          </w:p>
        </w:tc>
        <w:tc>
          <w:tcPr>
            <w:tcW w:w="4147" w:type="dxa"/>
          </w:tcPr>
          <w:p w14:paraId="257BF6F6" w14:textId="77777777" w:rsidR="00C9009B" w:rsidRDefault="006E2142">
            <w:pPr>
              <w:ind w:firstLine="0"/>
              <w:jc w:val="left"/>
            </w:pPr>
            <w:r>
              <w:t>Correlation ID dùng xuyên suốt giao dịch.</w:t>
            </w:r>
          </w:p>
        </w:tc>
      </w:tr>
      <w:tr w:rsidR="00C9009B" w14:paraId="54DC1DEC" w14:textId="77777777" w:rsidTr="00C9009B">
        <w:trPr>
          <w:cantSplit/>
        </w:trPr>
        <w:tc>
          <w:tcPr>
            <w:tcW w:w="3125" w:type="dxa"/>
          </w:tcPr>
          <w:p w14:paraId="57E79EF4" w14:textId="77777777" w:rsidR="00C9009B" w:rsidRDefault="006E2142">
            <w:pPr>
              <w:ind w:firstLine="0"/>
              <w:jc w:val="left"/>
            </w:pPr>
            <w:r>
              <w:t>requestId</w:t>
            </w:r>
          </w:p>
        </w:tc>
        <w:tc>
          <w:tcPr>
            <w:tcW w:w="2088" w:type="dxa"/>
          </w:tcPr>
          <w:p w14:paraId="6BC9E156" w14:textId="77777777" w:rsidR="00C9009B" w:rsidRDefault="006E2142">
            <w:pPr>
              <w:ind w:firstLine="0"/>
              <w:jc w:val="left"/>
            </w:pPr>
            <w:r>
              <w:t>String</w:t>
            </w:r>
          </w:p>
        </w:tc>
        <w:tc>
          <w:tcPr>
            <w:tcW w:w="4147" w:type="dxa"/>
          </w:tcPr>
          <w:p w14:paraId="3AD69342" w14:textId="77777777" w:rsidR="00C9009B" w:rsidRDefault="006E2142">
            <w:pPr>
              <w:ind w:firstLine="0"/>
              <w:jc w:val="left"/>
            </w:pPr>
            <w:r>
              <w:t>Request ID do hệ thống gọi API cung cấp.</w:t>
            </w:r>
          </w:p>
        </w:tc>
      </w:tr>
    </w:tbl>
    <w:p w14:paraId="1B74C380" w14:textId="77777777" w:rsidR="00C9009B" w:rsidRDefault="00C9009B"/>
    <w:p w14:paraId="697CB407" w14:textId="77777777" w:rsidR="00C9009B" w:rsidRDefault="006E2142">
      <w:r>
        <w:rPr>
          <w:b/>
          <w:sz w:val="26"/>
        </w:rPr>
        <w:t>3. POST /api/v1/tokens/lifecycle/reissue</w:t>
      </w:r>
    </w:p>
    <w:p w14:paraId="70136906" w14:textId="77777777" w:rsidR="00C9009B" w:rsidRDefault="006E2142">
      <w:r>
        <w:t>Mô tả: API nhận sự kiện gia hạn hoặc phát hành lại card từ SmartVista và cập nhật token liên quan.</w:t>
      </w:r>
    </w:p>
    <w:p w14:paraId="33B10E61" w14:textId="77777777" w:rsidR="00C9009B" w:rsidRDefault="006E2142">
      <w:r>
        <w:t>Request body</w:t>
      </w:r>
    </w:p>
    <w:tbl>
      <w:tblPr>
        <w:tblStyle w:val="TableGrid"/>
        <w:tblW w:w="0" w:type="auto"/>
        <w:tblLook w:val="04A0" w:firstRow="1" w:lastRow="0" w:firstColumn="1" w:lastColumn="0" w:noHBand="0" w:noVBand="1"/>
      </w:tblPr>
      <w:tblGrid>
        <w:gridCol w:w="3122"/>
        <w:gridCol w:w="2085"/>
        <w:gridCol w:w="4140"/>
      </w:tblGrid>
      <w:tr w:rsidR="00C9009B" w14:paraId="6920FEAB"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2A817B2D" w14:textId="77777777" w:rsidR="00C9009B" w:rsidRDefault="006E2142">
            <w:pPr>
              <w:ind w:firstLine="0"/>
              <w:jc w:val="left"/>
            </w:pPr>
            <w:r>
              <w:t>Field name</w:t>
            </w:r>
          </w:p>
        </w:tc>
        <w:tc>
          <w:tcPr>
            <w:tcW w:w="2088" w:type="dxa"/>
            <w:shd w:val="clear" w:color="auto" w:fill="D9EAF7"/>
            <w:vAlign w:val="top"/>
          </w:tcPr>
          <w:p w14:paraId="445F4251" w14:textId="77777777" w:rsidR="00C9009B" w:rsidRDefault="006E2142">
            <w:pPr>
              <w:ind w:firstLine="0"/>
              <w:jc w:val="left"/>
            </w:pPr>
            <w:r>
              <w:t>Data type</w:t>
            </w:r>
          </w:p>
        </w:tc>
        <w:tc>
          <w:tcPr>
            <w:tcW w:w="4147" w:type="dxa"/>
            <w:shd w:val="clear" w:color="auto" w:fill="D9EAF7"/>
            <w:vAlign w:val="top"/>
          </w:tcPr>
          <w:p w14:paraId="157FF685" w14:textId="77777777" w:rsidR="00C9009B" w:rsidRDefault="006E2142">
            <w:pPr>
              <w:ind w:firstLine="0"/>
              <w:jc w:val="left"/>
            </w:pPr>
            <w:r>
              <w:t>Description</w:t>
            </w:r>
          </w:p>
        </w:tc>
      </w:tr>
      <w:tr w:rsidR="00C9009B" w14:paraId="3EA331E5" w14:textId="77777777" w:rsidTr="00C9009B">
        <w:trPr>
          <w:cantSplit/>
        </w:trPr>
        <w:tc>
          <w:tcPr>
            <w:tcW w:w="3125" w:type="dxa"/>
          </w:tcPr>
          <w:p w14:paraId="31D6C25C" w14:textId="77777777" w:rsidR="00C9009B" w:rsidRDefault="006E2142">
            <w:pPr>
              <w:ind w:firstLine="0"/>
              <w:jc w:val="left"/>
            </w:pPr>
            <w:r>
              <w:t>requestId</w:t>
            </w:r>
          </w:p>
        </w:tc>
        <w:tc>
          <w:tcPr>
            <w:tcW w:w="2088" w:type="dxa"/>
          </w:tcPr>
          <w:p w14:paraId="16EB0DE7" w14:textId="77777777" w:rsidR="00C9009B" w:rsidRDefault="006E2142">
            <w:pPr>
              <w:ind w:firstLine="0"/>
              <w:jc w:val="left"/>
            </w:pPr>
            <w:r>
              <w:t>String</w:t>
            </w:r>
          </w:p>
        </w:tc>
        <w:tc>
          <w:tcPr>
            <w:tcW w:w="4147" w:type="dxa"/>
          </w:tcPr>
          <w:p w14:paraId="52811F86" w14:textId="77777777" w:rsidR="00C9009B" w:rsidRDefault="006E2142">
            <w:pPr>
              <w:ind w:firstLine="0"/>
              <w:jc w:val="left"/>
            </w:pPr>
            <w:r>
              <w:t>Request ID do hệ thống gọi API cung cấp.</w:t>
            </w:r>
          </w:p>
        </w:tc>
      </w:tr>
      <w:tr w:rsidR="00C9009B" w14:paraId="78C0741F" w14:textId="77777777" w:rsidTr="00C9009B">
        <w:trPr>
          <w:cantSplit/>
        </w:trPr>
        <w:tc>
          <w:tcPr>
            <w:tcW w:w="3125" w:type="dxa"/>
          </w:tcPr>
          <w:p w14:paraId="15BDEC58" w14:textId="77777777" w:rsidR="00C9009B" w:rsidRDefault="006E2142">
            <w:pPr>
              <w:ind w:firstLine="0"/>
              <w:jc w:val="left"/>
            </w:pPr>
            <w:r>
              <w:t>correlationId</w:t>
            </w:r>
          </w:p>
        </w:tc>
        <w:tc>
          <w:tcPr>
            <w:tcW w:w="2088" w:type="dxa"/>
          </w:tcPr>
          <w:p w14:paraId="3220B0C1" w14:textId="77777777" w:rsidR="00C9009B" w:rsidRDefault="006E2142">
            <w:pPr>
              <w:ind w:firstLine="0"/>
              <w:jc w:val="left"/>
            </w:pPr>
            <w:r>
              <w:t>String</w:t>
            </w:r>
          </w:p>
        </w:tc>
        <w:tc>
          <w:tcPr>
            <w:tcW w:w="4147" w:type="dxa"/>
          </w:tcPr>
          <w:p w14:paraId="2B29AC37" w14:textId="77777777" w:rsidR="00C9009B" w:rsidRDefault="006E2142">
            <w:pPr>
              <w:ind w:firstLine="0"/>
              <w:jc w:val="left"/>
            </w:pPr>
            <w:r>
              <w:t>Correlation ID dùng xuyên suốt giao dịch.</w:t>
            </w:r>
          </w:p>
        </w:tc>
      </w:tr>
      <w:tr w:rsidR="00C9009B" w14:paraId="3EC90819" w14:textId="77777777" w:rsidTr="00C9009B">
        <w:trPr>
          <w:cantSplit/>
        </w:trPr>
        <w:tc>
          <w:tcPr>
            <w:tcW w:w="3125" w:type="dxa"/>
          </w:tcPr>
          <w:p w14:paraId="0A33C7AB" w14:textId="77777777" w:rsidR="00C9009B" w:rsidRDefault="006E2142">
            <w:pPr>
              <w:ind w:firstLine="0"/>
              <w:jc w:val="left"/>
            </w:pPr>
            <w:r>
              <w:t>idempotencyKey</w:t>
            </w:r>
          </w:p>
        </w:tc>
        <w:tc>
          <w:tcPr>
            <w:tcW w:w="2088" w:type="dxa"/>
          </w:tcPr>
          <w:p w14:paraId="7F7FAF14" w14:textId="77777777" w:rsidR="00C9009B" w:rsidRDefault="006E2142">
            <w:pPr>
              <w:ind w:firstLine="0"/>
              <w:jc w:val="left"/>
            </w:pPr>
            <w:r>
              <w:t>String</w:t>
            </w:r>
          </w:p>
        </w:tc>
        <w:tc>
          <w:tcPr>
            <w:tcW w:w="4147" w:type="dxa"/>
          </w:tcPr>
          <w:p w14:paraId="606C88CD" w14:textId="77777777" w:rsidR="00C9009B" w:rsidRDefault="006E2142">
            <w:pPr>
              <w:ind w:firstLine="0"/>
              <w:jc w:val="left"/>
            </w:pPr>
            <w:r>
              <w:t>Idempotency key dùng để chống xử lý trùng request.</w:t>
            </w:r>
          </w:p>
        </w:tc>
      </w:tr>
      <w:tr w:rsidR="00C9009B" w14:paraId="74B9A5E7" w14:textId="77777777" w:rsidTr="00C9009B">
        <w:trPr>
          <w:cantSplit/>
        </w:trPr>
        <w:tc>
          <w:tcPr>
            <w:tcW w:w="3125" w:type="dxa"/>
          </w:tcPr>
          <w:p w14:paraId="414888F0" w14:textId="77777777" w:rsidR="00C9009B" w:rsidRDefault="006E2142">
            <w:pPr>
              <w:ind w:firstLine="0"/>
              <w:jc w:val="left"/>
            </w:pPr>
            <w:r>
              <w:lastRenderedPageBreak/>
              <w:t>timestamp</w:t>
            </w:r>
          </w:p>
        </w:tc>
        <w:tc>
          <w:tcPr>
            <w:tcW w:w="2088" w:type="dxa"/>
          </w:tcPr>
          <w:p w14:paraId="16BA4192" w14:textId="77777777" w:rsidR="00C9009B" w:rsidRDefault="006E2142">
            <w:pPr>
              <w:ind w:firstLine="0"/>
              <w:jc w:val="left"/>
            </w:pPr>
            <w:r>
              <w:t>Instant</w:t>
            </w:r>
          </w:p>
        </w:tc>
        <w:tc>
          <w:tcPr>
            <w:tcW w:w="4147" w:type="dxa"/>
          </w:tcPr>
          <w:p w14:paraId="0272447A" w14:textId="77777777" w:rsidR="00C9009B" w:rsidRDefault="006E2142">
            <w:pPr>
              <w:ind w:firstLine="0"/>
              <w:jc w:val="left"/>
            </w:pPr>
            <w:r>
              <w:t>Thời điểm tạo request theo chuẩn ISO-8601.</w:t>
            </w:r>
          </w:p>
        </w:tc>
      </w:tr>
      <w:tr w:rsidR="00C9009B" w14:paraId="62F041DC" w14:textId="77777777" w:rsidTr="00C9009B">
        <w:trPr>
          <w:cantSplit/>
        </w:trPr>
        <w:tc>
          <w:tcPr>
            <w:tcW w:w="3125" w:type="dxa"/>
          </w:tcPr>
          <w:p w14:paraId="111E87DC" w14:textId="77777777" w:rsidR="00C9009B" w:rsidRDefault="006E2142">
            <w:pPr>
              <w:ind w:firstLine="0"/>
              <w:jc w:val="left"/>
            </w:pPr>
            <w:r>
              <w:t>metadata</w:t>
            </w:r>
          </w:p>
        </w:tc>
        <w:tc>
          <w:tcPr>
            <w:tcW w:w="2088" w:type="dxa"/>
          </w:tcPr>
          <w:p w14:paraId="5B4EAD8E" w14:textId="77777777" w:rsidR="00C9009B" w:rsidRDefault="006E2142">
            <w:pPr>
              <w:ind w:firstLine="0"/>
              <w:jc w:val="left"/>
            </w:pPr>
            <w:r>
              <w:t>Object</w:t>
            </w:r>
          </w:p>
        </w:tc>
        <w:tc>
          <w:tcPr>
            <w:tcW w:w="4147" w:type="dxa"/>
          </w:tcPr>
          <w:p w14:paraId="746507FC" w14:textId="77777777" w:rsidR="00C9009B" w:rsidRDefault="006E2142">
            <w:pPr>
              <w:ind w:firstLine="0"/>
              <w:jc w:val="left"/>
            </w:pPr>
            <w:r>
              <w:t>Metadata mở rộng của request.</w:t>
            </w:r>
          </w:p>
        </w:tc>
      </w:tr>
      <w:tr w:rsidR="00C9009B" w14:paraId="5D6F762F" w14:textId="77777777" w:rsidTr="00C9009B">
        <w:trPr>
          <w:cantSplit/>
        </w:trPr>
        <w:tc>
          <w:tcPr>
            <w:tcW w:w="3125" w:type="dxa"/>
          </w:tcPr>
          <w:p w14:paraId="361B83BE" w14:textId="77777777" w:rsidR="00C9009B" w:rsidRDefault="006E2142">
            <w:pPr>
              <w:ind w:firstLine="0"/>
              <w:jc w:val="left"/>
            </w:pPr>
            <w:r>
              <w:t>payload</w:t>
            </w:r>
          </w:p>
        </w:tc>
        <w:tc>
          <w:tcPr>
            <w:tcW w:w="2088" w:type="dxa"/>
          </w:tcPr>
          <w:p w14:paraId="5899DC4D" w14:textId="77777777" w:rsidR="00C9009B" w:rsidRDefault="006E2142">
            <w:pPr>
              <w:ind w:firstLine="0"/>
              <w:jc w:val="left"/>
            </w:pPr>
            <w:r>
              <w:t>Object</w:t>
            </w:r>
          </w:p>
        </w:tc>
        <w:tc>
          <w:tcPr>
            <w:tcW w:w="4147" w:type="dxa"/>
          </w:tcPr>
          <w:p w14:paraId="21A54C5E" w14:textId="77777777" w:rsidR="00C9009B" w:rsidRDefault="006E2142">
            <w:pPr>
              <w:ind w:firstLine="0"/>
              <w:jc w:val="left"/>
            </w:pPr>
            <w:r>
              <w:t>Payload nghiệp vụ.</w:t>
            </w:r>
          </w:p>
        </w:tc>
      </w:tr>
      <w:tr w:rsidR="00C9009B" w14:paraId="770392DE" w14:textId="77777777" w:rsidTr="00C9009B">
        <w:trPr>
          <w:cantSplit/>
        </w:trPr>
        <w:tc>
          <w:tcPr>
            <w:tcW w:w="3125" w:type="dxa"/>
          </w:tcPr>
          <w:p w14:paraId="1815C038" w14:textId="77777777" w:rsidR="00C9009B" w:rsidRDefault="006E2142">
            <w:pPr>
              <w:ind w:firstLine="0"/>
              <w:jc w:val="left"/>
            </w:pPr>
            <w:r>
              <w:t>payload.eventNumber</w:t>
            </w:r>
          </w:p>
        </w:tc>
        <w:tc>
          <w:tcPr>
            <w:tcW w:w="2088" w:type="dxa"/>
          </w:tcPr>
          <w:p w14:paraId="157BE157" w14:textId="77777777" w:rsidR="00C9009B" w:rsidRDefault="006E2142">
            <w:pPr>
              <w:ind w:firstLine="0"/>
              <w:jc w:val="left"/>
            </w:pPr>
            <w:r>
              <w:t>Long</w:t>
            </w:r>
          </w:p>
        </w:tc>
        <w:tc>
          <w:tcPr>
            <w:tcW w:w="4147" w:type="dxa"/>
          </w:tcPr>
          <w:p w14:paraId="4C807489" w14:textId="77777777" w:rsidR="00C9009B" w:rsidRDefault="006E2142">
            <w:pPr>
              <w:ind w:firstLine="0"/>
              <w:jc w:val="left"/>
            </w:pPr>
            <w:r>
              <w:t>Số sự kiện do SmartVista cung cấp.</w:t>
            </w:r>
          </w:p>
        </w:tc>
      </w:tr>
      <w:tr w:rsidR="00C9009B" w14:paraId="59F17942" w14:textId="77777777" w:rsidTr="00C9009B">
        <w:trPr>
          <w:cantSplit/>
        </w:trPr>
        <w:tc>
          <w:tcPr>
            <w:tcW w:w="3125" w:type="dxa"/>
          </w:tcPr>
          <w:p w14:paraId="5F264C74" w14:textId="77777777" w:rsidR="00C9009B" w:rsidRDefault="006E2142">
            <w:pPr>
              <w:ind w:firstLine="0"/>
              <w:jc w:val="left"/>
            </w:pPr>
            <w:r>
              <w:t>payload.eventCode</w:t>
            </w:r>
          </w:p>
        </w:tc>
        <w:tc>
          <w:tcPr>
            <w:tcW w:w="2088" w:type="dxa"/>
          </w:tcPr>
          <w:p w14:paraId="5B4FD714" w14:textId="77777777" w:rsidR="00C9009B" w:rsidRDefault="006E2142">
            <w:pPr>
              <w:ind w:firstLine="0"/>
              <w:jc w:val="left"/>
            </w:pPr>
            <w:r>
              <w:t>String</w:t>
            </w:r>
          </w:p>
        </w:tc>
        <w:tc>
          <w:tcPr>
            <w:tcW w:w="4147" w:type="dxa"/>
          </w:tcPr>
          <w:p w14:paraId="20FB0B69" w14:textId="77777777" w:rsidR="00C9009B" w:rsidRDefault="006E2142">
            <w:pPr>
              <w:ind w:firstLine="0"/>
              <w:jc w:val="left"/>
            </w:pPr>
            <w:r>
              <w:t>Mã sự kiện gia hạn hoặc phát hành lại card.</w:t>
            </w:r>
          </w:p>
        </w:tc>
      </w:tr>
      <w:tr w:rsidR="00C9009B" w14:paraId="6A890DE7" w14:textId="77777777" w:rsidTr="00C9009B">
        <w:trPr>
          <w:cantSplit/>
        </w:trPr>
        <w:tc>
          <w:tcPr>
            <w:tcW w:w="3125" w:type="dxa"/>
          </w:tcPr>
          <w:p w14:paraId="1FC5C912" w14:textId="77777777" w:rsidR="00C9009B" w:rsidRDefault="006E2142">
            <w:pPr>
              <w:ind w:firstLine="0"/>
              <w:jc w:val="left"/>
            </w:pPr>
            <w:r>
              <w:t>payload.cardId</w:t>
            </w:r>
          </w:p>
        </w:tc>
        <w:tc>
          <w:tcPr>
            <w:tcW w:w="2088" w:type="dxa"/>
          </w:tcPr>
          <w:p w14:paraId="01BF8731" w14:textId="77777777" w:rsidR="00C9009B" w:rsidRDefault="006E2142">
            <w:pPr>
              <w:ind w:firstLine="0"/>
              <w:jc w:val="left"/>
            </w:pPr>
            <w:r>
              <w:t>String</w:t>
            </w:r>
          </w:p>
        </w:tc>
        <w:tc>
          <w:tcPr>
            <w:tcW w:w="4147" w:type="dxa"/>
          </w:tcPr>
          <w:p w14:paraId="2BB21980" w14:textId="77777777" w:rsidR="00C9009B" w:rsidRDefault="006E2142">
            <w:pPr>
              <w:ind w:firstLine="0"/>
              <w:jc w:val="left"/>
            </w:pPr>
            <w:r>
              <w:t>Card ID mới trên hệ thống issuer.</w:t>
            </w:r>
          </w:p>
        </w:tc>
      </w:tr>
      <w:tr w:rsidR="00C9009B" w14:paraId="628A23F6" w14:textId="77777777" w:rsidTr="00C9009B">
        <w:trPr>
          <w:cantSplit/>
        </w:trPr>
        <w:tc>
          <w:tcPr>
            <w:tcW w:w="3125" w:type="dxa"/>
          </w:tcPr>
          <w:p w14:paraId="26E755EC" w14:textId="77777777" w:rsidR="00C9009B" w:rsidRDefault="006E2142">
            <w:pPr>
              <w:ind w:firstLine="0"/>
              <w:jc w:val="left"/>
            </w:pPr>
            <w:r>
              <w:t>payload.oldCardId</w:t>
            </w:r>
          </w:p>
        </w:tc>
        <w:tc>
          <w:tcPr>
            <w:tcW w:w="2088" w:type="dxa"/>
          </w:tcPr>
          <w:p w14:paraId="13D81401" w14:textId="77777777" w:rsidR="00C9009B" w:rsidRDefault="006E2142">
            <w:pPr>
              <w:ind w:firstLine="0"/>
              <w:jc w:val="left"/>
            </w:pPr>
            <w:r>
              <w:t>String</w:t>
            </w:r>
          </w:p>
        </w:tc>
        <w:tc>
          <w:tcPr>
            <w:tcW w:w="4147" w:type="dxa"/>
          </w:tcPr>
          <w:p w14:paraId="638438F6" w14:textId="77777777" w:rsidR="00C9009B" w:rsidRDefault="006E2142">
            <w:pPr>
              <w:ind w:firstLine="0"/>
              <w:jc w:val="left"/>
            </w:pPr>
            <w:r>
              <w:t>Card ID cũ trên hệ thống issuer; bắt buộc.</w:t>
            </w:r>
          </w:p>
        </w:tc>
      </w:tr>
      <w:tr w:rsidR="00C9009B" w14:paraId="4452152E" w14:textId="77777777" w:rsidTr="00C9009B">
        <w:trPr>
          <w:cantSplit/>
        </w:trPr>
        <w:tc>
          <w:tcPr>
            <w:tcW w:w="3125" w:type="dxa"/>
          </w:tcPr>
          <w:p w14:paraId="6892721A" w14:textId="77777777" w:rsidR="00C9009B" w:rsidRDefault="006E2142">
            <w:pPr>
              <w:ind w:firstLine="0"/>
              <w:jc w:val="left"/>
            </w:pPr>
            <w:r>
              <w:t>payload.cardExpireDate</w:t>
            </w:r>
          </w:p>
        </w:tc>
        <w:tc>
          <w:tcPr>
            <w:tcW w:w="2088" w:type="dxa"/>
          </w:tcPr>
          <w:p w14:paraId="55303233" w14:textId="77777777" w:rsidR="00C9009B" w:rsidRDefault="006E2142">
            <w:pPr>
              <w:ind w:firstLine="0"/>
              <w:jc w:val="left"/>
            </w:pPr>
            <w:r>
              <w:t>String</w:t>
            </w:r>
          </w:p>
        </w:tc>
        <w:tc>
          <w:tcPr>
            <w:tcW w:w="4147" w:type="dxa"/>
          </w:tcPr>
          <w:p w14:paraId="3502B7CD" w14:textId="77777777" w:rsidR="00C9009B" w:rsidRDefault="006E2142">
            <w:pPr>
              <w:ind w:firstLine="0"/>
              <w:jc w:val="left"/>
            </w:pPr>
            <w:r>
              <w:t>Ngày hết hạn mới của card theo định dạng YYMM.</w:t>
            </w:r>
          </w:p>
        </w:tc>
      </w:tr>
      <w:tr w:rsidR="00C9009B" w14:paraId="74A4B2C1" w14:textId="77777777" w:rsidTr="00C9009B">
        <w:trPr>
          <w:cantSplit/>
        </w:trPr>
        <w:tc>
          <w:tcPr>
            <w:tcW w:w="3125" w:type="dxa"/>
          </w:tcPr>
          <w:p w14:paraId="1C035A28" w14:textId="77777777" w:rsidR="00C9009B" w:rsidRDefault="006E2142">
            <w:pPr>
              <w:ind w:firstLine="0"/>
              <w:jc w:val="left"/>
            </w:pPr>
            <w:r>
              <w:t>payload.reissueReason</w:t>
            </w:r>
          </w:p>
        </w:tc>
        <w:tc>
          <w:tcPr>
            <w:tcW w:w="2088" w:type="dxa"/>
          </w:tcPr>
          <w:p w14:paraId="47A67F35" w14:textId="77777777" w:rsidR="00C9009B" w:rsidRDefault="006E2142">
            <w:pPr>
              <w:ind w:firstLine="0"/>
              <w:jc w:val="left"/>
            </w:pPr>
            <w:r>
              <w:t>String</w:t>
            </w:r>
          </w:p>
        </w:tc>
        <w:tc>
          <w:tcPr>
            <w:tcW w:w="4147" w:type="dxa"/>
          </w:tcPr>
          <w:p w14:paraId="596AE374" w14:textId="77777777" w:rsidR="00C9009B" w:rsidRDefault="006E2142">
            <w:pPr>
              <w:ind w:firstLine="0"/>
              <w:jc w:val="left"/>
            </w:pPr>
            <w:r>
              <w:t>Lý do gia hạn hoặc phát hành lại card; bắt buộc.</w:t>
            </w:r>
          </w:p>
        </w:tc>
      </w:tr>
    </w:tbl>
    <w:p w14:paraId="6D6A793E" w14:textId="77777777" w:rsidR="00C9009B" w:rsidRDefault="006E2142">
      <w:r>
        <w:t>Response body — HTTP 200</w:t>
      </w:r>
    </w:p>
    <w:tbl>
      <w:tblPr>
        <w:tblStyle w:val="TableGrid"/>
        <w:tblW w:w="0" w:type="auto"/>
        <w:tblLook w:val="04A0" w:firstRow="1" w:lastRow="0" w:firstColumn="1" w:lastColumn="0" w:noHBand="0" w:noVBand="1"/>
      </w:tblPr>
      <w:tblGrid>
        <w:gridCol w:w="3122"/>
        <w:gridCol w:w="2085"/>
        <w:gridCol w:w="4140"/>
      </w:tblGrid>
      <w:tr w:rsidR="00C9009B" w14:paraId="473FECC0"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28BA255A" w14:textId="77777777" w:rsidR="00C9009B" w:rsidRDefault="006E2142">
            <w:pPr>
              <w:ind w:firstLine="0"/>
              <w:jc w:val="left"/>
            </w:pPr>
            <w:r>
              <w:t>Field name</w:t>
            </w:r>
          </w:p>
        </w:tc>
        <w:tc>
          <w:tcPr>
            <w:tcW w:w="2088" w:type="dxa"/>
            <w:shd w:val="clear" w:color="auto" w:fill="D9EAF7"/>
            <w:vAlign w:val="top"/>
          </w:tcPr>
          <w:p w14:paraId="0837C1D8" w14:textId="77777777" w:rsidR="00C9009B" w:rsidRDefault="006E2142">
            <w:pPr>
              <w:ind w:firstLine="0"/>
              <w:jc w:val="left"/>
            </w:pPr>
            <w:r>
              <w:t>Data type</w:t>
            </w:r>
          </w:p>
        </w:tc>
        <w:tc>
          <w:tcPr>
            <w:tcW w:w="4147" w:type="dxa"/>
            <w:shd w:val="clear" w:color="auto" w:fill="D9EAF7"/>
            <w:vAlign w:val="top"/>
          </w:tcPr>
          <w:p w14:paraId="5E142E45" w14:textId="77777777" w:rsidR="00C9009B" w:rsidRDefault="006E2142">
            <w:pPr>
              <w:ind w:firstLine="0"/>
              <w:jc w:val="left"/>
            </w:pPr>
            <w:r>
              <w:t>Description</w:t>
            </w:r>
          </w:p>
        </w:tc>
      </w:tr>
      <w:tr w:rsidR="00C9009B" w14:paraId="176BA8C2" w14:textId="77777777" w:rsidTr="00C9009B">
        <w:trPr>
          <w:cantSplit/>
        </w:trPr>
        <w:tc>
          <w:tcPr>
            <w:tcW w:w="3125" w:type="dxa"/>
          </w:tcPr>
          <w:p w14:paraId="7A6A59DD" w14:textId="77777777" w:rsidR="00C9009B" w:rsidRDefault="006E2142">
            <w:pPr>
              <w:ind w:firstLine="0"/>
              <w:jc w:val="left"/>
            </w:pPr>
            <w:r>
              <w:t>code</w:t>
            </w:r>
          </w:p>
        </w:tc>
        <w:tc>
          <w:tcPr>
            <w:tcW w:w="2088" w:type="dxa"/>
          </w:tcPr>
          <w:p w14:paraId="5D066480" w14:textId="77777777" w:rsidR="00C9009B" w:rsidRDefault="006E2142">
            <w:pPr>
              <w:ind w:firstLine="0"/>
              <w:jc w:val="left"/>
            </w:pPr>
            <w:r>
              <w:t>String</w:t>
            </w:r>
          </w:p>
        </w:tc>
        <w:tc>
          <w:tcPr>
            <w:tcW w:w="4147" w:type="dxa"/>
          </w:tcPr>
          <w:p w14:paraId="594A6E05" w14:textId="77777777" w:rsidR="00C9009B" w:rsidRDefault="006E2142">
            <w:pPr>
              <w:ind w:firstLine="0"/>
              <w:jc w:val="left"/>
            </w:pPr>
            <w:r>
              <w:t>Mã kết quả; thành công trả về SUCCESS.</w:t>
            </w:r>
          </w:p>
        </w:tc>
      </w:tr>
      <w:tr w:rsidR="00C9009B" w14:paraId="3B6B0378" w14:textId="77777777" w:rsidTr="00C9009B">
        <w:trPr>
          <w:cantSplit/>
        </w:trPr>
        <w:tc>
          <w:tcPr>
            <w:tcW w:w="3125" w:type="dxa"/>
          </w:tcPr>
          <w:p w14:paraId="1835E662" w14:textId="77777777" w:rsidR="00C9009B" w:rsidRDefault="006E2142">
            <w:pPr>
              <w:ind w:firstLine="0"/>
              <w:jc w:val="left"/>
            </w:pPr>
            <w:r>
              <w:lastRenderedPageBreak/>
              <w:t>message</w:t>
            </w:r>
          </w:p>
        </w:tc>
        <w:tc>
          <w:tcPr>
            <w:tcW w:w="2088" w:type="dxa"/>
          </w:tcPr>
          <w:p w14:paraId="66D3F126" w14:textId="77777777" w:rsidR="00C9009B" w:rsidRDefault="006E2142">
            <w:pPr>
              <w:ind w:firstLine="0"/>
              <w:jc w:val="left"/>
            </w:pPr>
            <w:r>
              <w:t>String</w:t>
            </w:r>
          </w:p>
        </w:tc>
        <w:tc>
          <w:tcPr>
            <w:tcW w:w="4147" w:type="dxa"/>
          </w:tcPr>
          <w:p w14:paraId="6BD73DCE" w14:textId="77777777" w:rsidR="00C9009B" w:rsidRDefault="006E2142">
            <w:pPr>
              <w:ind w:firstLine="0"/>
              <w:jc w:val="left"/>
            </w:pPr>
            <w:r>
              <w:t>Thông báo kết quả xử lý.</w:t>
            </w:r>
          </w:p>
        </w:tc>
      </w:tr>
      <w:tr w:rsidR="00C9009B" w14:paraId="1B7733D6" w14:textId="77777777" w:rsidTr="00C9009B">
        <w:trPr>
          <w:cantSplit/>
        </w:trPr>
        <w:tc>
          <w:tcPr>
            <w:tcW w:w="3125" w:type="dxa"/>
          </w:tcPr>
          <w:p w14:paraId="1370E159" w14:textId="77777777" w:rsidR="00C9009B" w:rsidRDefault="006E2142">
            <w:pPr>
              <w:ind w:firstLine="0"/>
              <w:jc w:val="left"/>
            </w:pPr>
            <w:r>
              <w:t>data</w:t>
            </w:r>
          </w:p>
        </w:tc>
        <w:tc>
          <w:tcPr>
            <w:tcW w:w="2088" w:type="dxa"/>
          </w:tcPr>
          <w:p w14:paraId="6C81C322" w14:textId="77777777" w:rsidR="00C9009B" w:rsidRDefault="006E2142">
            <w:pPr>
              <w:ind w:firstLine="0"/>
              <w:jc w:val="left"/>
            </w:pPr>
            <w:r>
              <w:t>Object</w:t>
            </w:r>
          </w:p>
        </w:tc>
        <w:tc>
          <w:tcPr>
            <w:tcW w:w="4147" w:type="dxa"/>
          </w:tcPr>
          <w:p w14:paraId="4927EB35" w14:textId="77777777" w:rsidR="00C9009B" w:rsidRDefault="006E2142">
            <w:pPr>
              <w:ind w:firstLine="0"/>
              <w:jc w:val="left"/>
            </w:pPr>
            <w:r>
              <w:t>Kết quả xử lý gia hạn hoặc phát hành lại card.</w:t>
            </w:r>
          </w:p>
        </w:tc>
      </w:tr>
      <w:tr w:rsidR="00C9009B" w14:paraId="6B3AB242" w14:textId="77777777" w:rsidTr="00C9009B">
        <w:trPr>
          <w:cantSplit/>
        </w:trPr>
        <w:tc>
          <w:tcPr>
            <w:tcW w:w="3125" w:type="dxa"/>
          </w:tcPr>
          <w:p w14:paraId="470C5B94" w14:textId="77777777" w:rsidR="00C9009B" w:rsidRDefault="006E2142">
            <w:pPr>
              <w:ind w:firstLine="0"/>
              <w:jc w:val="left"/>
            </w:pPr>
            <w:r>
              <w:t>data.eventCode</w:t>
            </w:r>
          </w:p>
        </w:tc>
        <w:tc>
          <w:tcPr>
            <w:tcW w:w="2088" w:type="dxa"/>
          </w:tcPr>
          <w:p w14:paraId="40221781" w14:textId="77777777" w:rsidR="00C9009B" w:rsidRDefault="006E2142">
            <w:pPr>
              <w:ind w:firstLine="0"/>
              <w:jc w:val="left"/>
            </w:pPr>
            <w:r>
              <w:t>String</w:t>
            </w:r>
          </w:p>
        </w:tc>
        <w:tc>
          <w:tcPr>
            <w:tcW w:w="4147" w:type="dxa"/>
          </w:tcPr>
          <w:p w14:paraId="76EC886D" w14:textId="77777777" w:rsidR="00C9009B" w:rsidRDefault="006E2142">
            <w:pPr>
              <w:ind w:firstLine="0"/>
              <w:jc w:val="left"/>
            </w:pPr>
            <w:r>
              <w:t>Mã sự kiện do SmartVista cung cấp.</w:t>
            </w:r>
          </w:p>
        </w:tc>
      </w:tr>
      <w:tr w:rsidR="00C9009B" w14:paraId="1A97E955" w14:textId="77777777" w:rsidTr="00C9009B">
        <w:trPr>
          <w:cantSplit/>
        </w:trPr>
        <w:tc>
          <w:tcPr>
            <w:tcW w:w="3125" w:type="dxa"/>
          </w:tcPr>
          <w:p w14:paraId="45D58723" w14:textId="77777777" w:rsidR="00C9009B" w:rsidRDefault="006E2142">
            <w:pPr>
              <w:ind w:firstLine="0"/>
              <w:jc w:val="left"/>
            </w:pPr>
            <w:r>
              <w:t>data.eventNumber</w:t>
            </w:r>
          </w:p>
        </w:tc>
        <w:tc>
          <w:tcPr>
            <w:tcW w:w="2088" w:type="dxa"/>
          </w:tcPr>
          <w:p w14:paraId="2BAE189E" w14:textId="77777777" w:rsidR="00C9009B" w:rsidRDefault="006E2142">
            <w:pPr>
              <w:ind w:firstLine="0"/>
              <w:jc w:val="left"/>
            </w:pPr>
            <w:r>
              <w:t>Long</w:t>
            </w:r>
          </w:p>
        </w:tc>
        <w:tc>
          <w:tcPr>
            <w:tcW w:w="4147" w:type="dxa"/>
          </w:tcPr>
          <w:p w14:paraId="50F32323" w14:textId="77777777" w:rsidR="00C9009B" w:rsidRDefault="006E2142">
            <w:pPr>
              <w:ind w:firstLine="0"/>
              <w:jc w:val="left"/>
            </w:pPr>
            <w:r>
              <w:t>Số sự kiện do SmartVista cung cấp.</w:t>
            </w:r>
          </w:p>
        </w:tc>
      </w:tr>
      <w:tr w:rsidR="00C9009B" w14:paraId="5BA84A90" w14:textId="77777777" w:rsidTr="00C9009B">
        <w:trPr>
          <w:cantSplit/>
        </w:trPr>
        <w:tc>
          <w:tcPr>
            <w:tcW w:w="3125" w:type="dxa"/>
          </w:tcPr>
          <w:p w14:paraId="50DF1FC5" w14:textId="77777777" w:rsidR="00C9009B" w:rsidRDefault="006E2142">
            <w:pPr>
              <w:ind w:firstLine="0"/>
              <w:jc w:val="left"/>
            </w:pPr>
            <w:r>
              <w:t>data.oldCardId</w:t>
            </w:r>
          </w:p>
        </w:tc>
        <w:tc>
          <w:tcPr>
            <w:tcW w:w="2088" w:type="dxa"/>
          </w:tcPr>
          <w:p w14:paraId="1AD2A3C2" w14:textId="77777777" w:rsidR="00C9009B" w:rsidRDefault="006E2142">
            <w:pPr>
              <w:ind w:firstLine="0"/>
              <w:jc w:val="left"/>
            </w:pPr>
            <w:r>
              <w:t>String</w:t>
            </w:r>
          </w:p>
        </w:tc>
        <w:tc>
          <w:tcPr>
            <w:tcW w:w="4147" w:type="dxa"/>
          </w:tcPr>
          <w:p w14:paraId="1DE0FF21" w14:textId="77777777" w:rsidR="00C9009B" w:rsidRDefault="006E2142">
            <w:pPr>
              <w:ind w:firstLine="0"/>
              <w:jc w:val="left"/>
            </w:pPr>
            <w:r>
              <w:t>Card ID cũ trên hệ thống issuer.</w:t>
            </w:r>
          </w:p>
        </w:tc>
      </w:tr>
      <w:tr w:rsidR="00C9009B" w14:paraId="55D6E72E" w14:textId="77777777" w:rsidTr="00C9009B">
        <w:trPr>
          <w:cantSplit/>
        </w:trPr>
        <w:tc>
          <w:tcPr>
            <w:tcW w:w="3125" w:type="dxa"/>
          </w:tcPr>
          <w:p w14:paraId="62414B48" w14:textId="77777777" w:rsidR="00C9009B" w:rsidRDefault="006E2142">
            <w:pPr>
              <w:ind w:firstLine="0"/>
              <w:jc w:val="left"/>
            </w:pPr>
            <w:r>
              <w:t>data.newCardId</w:t>
            </w:r>
          </w:p>
        </w:tc>
        <w:tc>
          <w:tcPr>
            <w:tcW w:w="2088" w:type="dxa"/>
          </w:tcPr>
          <w:p w14:paraId="7DF1E23E" w14:textId="77777777" w:rsidR="00C9009B" w:rsidRDefault="006E2142">
            <w:pPr>
              <w:ind w:firstLine="0"/>
              <w:jc w:val="left"/>
            </w:pPr>
            <w:r>
              <w:t>String</w:t>
            </w:r>
          </w:p>
        </w:tc>
        <w:tc>
          <w:tcPr>
            <w:tcW w:w="4147" w:type="dxa"/>
          </w:tcPr>
          <w:p w14:paraId="4381639A" w14:textId="77777777" w:rsidR="00C9009B" w:rsidRDefault="006E2142">
            <w:pPr>
              <w:ind w:firstLine="0"/>
              <w:jc w:val="left"/>
            </w:pPr>
            <w:r>
              <w:t>Card ID mới trên hệ thống issuer.</w:t>
            </w:r>
          </w:p>
        </w:tc>
      </w:tr>
      <w:tr w:rsidR="00C9009B" w14:paraId="548CE19A" w14:textId="77777777" w:rsidTr="00C9009B">
        <w:trPr>
          <w:cantSplit/>
        </w:trPr>
        <w:tc>
          <w:tcPr>
            <w:tcW w:w="3125" w:type="dxa"/>
          </w:tcPr>
          <w:p w14:paraId="306FC08E" w14:textId="77777777" w:rsidR="00C9009B" w:rsidRDefault="006E2142">
            <w:pPr>
              <w:ind w:firstLine="0"/>
              <w:jc w:val="left"/>
            </w:pPr>
            <w:r>
              <w:t>data.message</w:t>
            </w:r>
          </w:p>
        </w:tc>
        <w:tc>
          <w:tcPr>
            <w:tcW w:w="2088" w:type="dxa"/>
          </w:tcPr>
          <w:p w14:paraId="4A3AD031" w14:textId="77777777" w:rsidR="00C9009B" w:rsidRDefault="006E2142">
            <w:pPr>
              <w:ind w:firstLine="0"/>
              <w:jc w:val="left"/>
            </w:pPr>
            <w:r>
              <w:t>String</w:t>
            </w:r>
          </w:p>
        </w:tc>
        <w:tc>
          <w:tcPr>
            <w:tcW w:w="4147" w:type="dxa"/>
          </w:tcPr>
          <w:p w14:paraId="4D51C204" w14:textId="77777777" w:rsidR="00C9009B" w:rsidRDefault="006E2142">
            <w:pPr>
              <w:ind w:firstLine="0"/>
              <w:jc w:val="left"/>
            </w:pPr>
            <w:r>
              <w:t>Thông báo khi dữ liệu card không có thay đổi.</w:t>
            </w:r>
          </w:p>
        </w:tc>
      </w:tr>
      <w:tr w:rsidR="00C9009B" w14:paraId="27B7F85E" w14:textId="77777777" w:rsidTr="00C9009B">
        <w:trPr>
          <w:cantSplit/>
        </w:trPr>
        <w:tc>
          <w:tcPr>
            <w:tcW w:w="3125" w:type="dxa"/>
          </w:tcPr>
          <w:p w14:paraId="3BB7BC18" w14:textId="77777777" w:rsidR="00C9009B" w:rsidRDefault="006E2142">
            <w:pPr>
              <w:ind w:firstLine="0"/>
              <w:jc w:val="left"/>
            </w:pPr>
            <w:r>
              <w:t>data.processedAt</w:t>
            </w:r>
          </w:p>
        </w:tc>
        <w:tc>
          <w:tcPr>
            <w:tcW w:w="2088" w:type="dxa"/>
          </w:tcPr>
          <w:p w14:paraId="12B7B4D2" w14:textId="77777777" w:rsidR="00C9009B" w:rsidRDefault="006E2142">
            <w:pPr>
              <w:ind w:firstLine="0"/>
              <w:jc w:val="left"/>
            </w:pPr>
            <w:r>
              <w:t>Instant</w:t>
            </w:r>
          </w:p>
        </w:tc>
        <w:tc>
          <w:tcPr>
            <w:tcW w:w="4147" w:type="dxa"/>
          </w:tcPr>
          <w:p w14:paraId="2CA0966F" w14:textId="77777777" w:rsidR="00C9009B" w:rsidRDefault="006E2142">
            <w:pPr>
              <w:ind w:firstLine="0"/>
              <w:jc w:val="left"/>
            </w:pPr>
            <w:r>
              <w:t>Thời điểm CTM hoàn tất xử lý.</w:t>
            </w:r>
          </w:p>
        </w:tc>
      </w:tr>
      <w:tr w:rsidR="00C9009B" w14:paraId="3E5A4022" w14:textId="77777777" w:rsidTr="00C9009B">
        <w:trPr>
          <w:cantSplit/>
        </w:trPr>
        <w:tc>
          <w:tcPr>
            <w:tcW w:w="3125" w:type="dxa"/>
          </w:tcPr>
          <w:p w14:paraId="57BFF208" w14:textId="77777777" w:rsidR="00C9009B" w:rsidRDefault="006E2142">
            <w:pPr>
              <w:ind w:firstLine="0"/>
              <w:jc w:val="left"/>
            </w:pPr>
            <w:r>
              <w:t>timestamp</w:t>
            </w:r>
          </w:p>
        </w:tc>
        <w:tc>
          <w:tcPr>
            <w:tcW w:w="2088" w:type="dxa"/>
          </w:tcPr>
          <w:p w14:paraId="79B50C79" w14:textId="77777777" w:rsidR="00C9009B" w:rsidRDefault="006E2142">
            <w:pPr>
              <w:ind w:firstLine="0"/>
              <w:jc w:val="left"/>
            </w:pPr>
            <w:r>
              <w:t>Instant</w:t>
            </w:r>
          </w:p>
        </w:tc>
        <w:tc>
          <w:tcPr>
            <w:tcW w:w="4147" w:type="dxa"/>
          </w:tcPr>
          <w:p w14:paraId="31AC698E" w14:textId="77777777" w:rsidR="00C9009B" w:rsidRDefault="006E2142">
            <w:pPr>
              <w:ind w:firstLine="0"/>
              <w:jc w:val="left"/>
            </w:pPr>
            <w:r>
              <w:t>Thời điểm tạo response theo chuẩn ISO-8601.</w:t>
            </w:r>
          </w:p>
        </w:tc>
      </w:tr>
      <w:tr w:rsidR="00C9009B" w14:paraId="69B6FDB0" w14:textId="77777777" w:rsidTr="00C9009B">
        <w:trPr>
          <w:cantSplit/>
        </w:trPr>
        <w:tc>
          <w:tcPr>
            <w:tcW w:w="3125" w:type="dxa"/>
          </w:tcPr>
          <w:p w14:paraId="275B2022" w14:textId="77777777" w:rsidR="00C9009B" w:rsidRDefault="006E2142">
            <w:pPr>
              <w:ind w:firstLine="0"/>
              <w:jc w:val="left"/>
            </w:pPr>
            <w:r>
              <w:t>traceId</w:t>
            </w:r>
          </w:p>
        </w:tc>
        <w:tc>
          <w:tcPr>
            <w:tcW w:w="2088" w:type="dxa"/>
          </w:tcPr>
          <w:p w14:paraId="6DEC92A3" w14:textId="77777777" w:rsidR="00C9009B" w:rsidRDefault="006E2142">
            <w:pPr>
              <w:ind w:firstLine="0"/>
              <w:jc w:val="left"/>
            </w:pPr>
            <w:r>
              <w:t>String</w:t>
            </w:r>
          </w:p>
        </w:tc>
        <w:tc>
          <w:tcPr>
            <w:tcW w:w="4147" w:type="dxa"/>
          </w:tcPr>
          <w:p w14:paraId="27C272B3" w14:textId="77777777" w:rsidR="00C9009B" w:rsidRDefault="006E2142">
            <w:pPr>
              <w:ind w:firstLine="0"/>
              <w:jc w:val="left"/>
            </w:pPr>
            <w:r>
              <w:t>Trace ID của request.</w:t>
            </w:r>
          </w:p>
        </w:tc>
      </w:tr>
      <w:tr w:rsidR="00C9009B" w14:paraId="00A69FF6" w14:textId="77777777" w:rsidTr="00C9009B">
        <w:trPr>
          <w:cantSplit/>
        </w:trPr>
        <w:tc>
          <w:tcPr>
            <w:tcW w:w="3125" w:type="dxa"/>
          </w:tcPr>
          <w:p w14:paraId="2C2F3FC6" w14:textId="77777777" w:rsidR="00C9009B" w:rsidRDefault="006E2142">
            <w:pPr>
              <w:ind w:firstLine="0"/>
              <w:jc w:val="left"/>
            </w:pPr>
            <w:r>
              <w:t>correlationId</w:t>
            </w:r>
          </w:p>
        </w:tc>
        <w:tc>
          <w:tcPr>
            <w:tcW w:w="2088" w:type="dxa"/>
          </w:tcPr>
          <w:p w14:paraId="2BAE6BEB" w14:textId="77777777" w:rsidR="00C9009B" w:rsidRDefault="006E2142">
            <w:pPr>
              <w:ind w:firstLine="0"/>
              <w:jc w:val="left"/>
            </w:pPr>
            <w:r>
              <w:t>String</w:t>
            </w:r>
          </w:p>
        </w:tc>
        <w:tc>
          <w:tcPr>
            <w:tcW w:w="4147" w:type="dxa"/>
          </w:tcPr>
          <w:p w14:paraId="5D6ED9CE" w14:textId="77777777" w:rsidR="00C9009B" w:rsidRDefault="006E2142">
            <w:pPr>
              <w:ind w:firstLine="0"/>
              <w:jc w:val="left"/>
            </w:pPr>
            <w:r>
              <w:t>Correlation ID dùng xuyên suốt giao dịch.</w:t>
            </w:r>
          </w:p>
        </w:tc>
      </w:tr>
      <w:tr w:rsidR="00C9009B" w14:paraId="42751628" w14:textId="77777777" w:rsidTr="00C9009B">
        <w:trPr>
          <w:cantSplit/>
        </w:trPr>
        <w:tc>
          <w:tcPr>
            <w:tcW w:w="3125" w:type="dxa"/>
          </w:tcPr>
          <w:p w14:paraId="135357F8" w14:textId="77777777" w:rsidR="00C9009B" w:rsidRDefault="006E2142">
            <w:pPr>
              <w:ind w:firstLine="0"/>
              <w:jc w:val="left"/>
            </w:pPr>
            <w:r>
              <w:t>requestId</w:t>
            </w:r>
          </w:p>
        </w:tc>
        <w:tc>
          <w:tcPr>
            <w:tcW w:w="2088" w:type="dxa"/>
          </w:tcPr>
          <w:p w14:paraId="7F627006" w14:textId="77777777" w:rsidR="00C9009B" w:rsidRDefault="006E2142">
            <w:pPr>
              <w:ind w:firstLine="0"/>
              <w:jc w:val="left"/>
            </w:pPr>
            <w:r>
              <w:t>String</w:t>
            </w:r>
          </w:p>
        </w:tc>
        <w:tc>
          <w:tcPr>
            <w:tcW w:w="4147" w:type="dxa"/>
          </w:tcPr>
          <w:p w14:paraId="7E70A4F4" w14:textId="77777777" w:rsidR="00C9009B" w:rsidRDefault="006E2142">
            <w:pPr>
              <w:ind w:firstLine="0"/>
              <w:jc w:val="left"/>
            </w:pPr>
            <w:r>
              <w:t>Request ID do hệ thống gọi API cung cấp.</w:t>
            </w:r>
          </w:p>
        </w:tc>
      </w:tr>
    </w:tbl>
    <w:p w14:paraId="20DFDD91" w14:textId="77777777" w:rsidR="00C9009B" w:rsidRDefault="00C9009B"/>
    <w:p w14:paraId="4743BFC5" w14:textId="77777777" w:rsidR="00C9009B" w:rsidRDefault="006E2142">
      <w:r>
        <w:rPr>
          <w:b/>
          <w:sz w:val="26"/>
        </w:rPr>
        <w:t>4. POST /api/v1/tokens/{id}/notifyUpdate</w:t>
      </w:r>
    </w:p>
    <w:p w14:paraId="0D20B5F9" w14:textId="77777777" w:rsidR="00C9009B" w:rsidRDefault="006E2142">
      <w:r>
        <w:lastRenderedPageBreak/>
        <w:t>Mô tả: API nhận cập nhật action và trạng thái token từ Entrust theo Token ID của Entrust.</w:t>
      </w:r>
    </w:p>
    <w:p w14:paraId="3AF1B6EC" w14:textId="77777777" w:rsidR="00C9009B" w:rsidRDefault="006E2142">
      <w:r>
        <w:t>Request body</w:t>
      </w:r>
    </w:p>
    <w:tbl>
      <w:tblPr>
        <w:tblStyle w:val="TableGrid"/>
        <w:tblW w:w="0" w:type="auto"/>
        <w:tblLook w:val="04A0" w:firstRow="1" w:lastRow="0" w:firstColumn="1" w:lastColumn="0" w:noHBand="0" w:noVBand="1"/>
      </w:tblPr>
      <w:tblGrid>
        <w:gridCol w:w="3121"/>
        <w:gridCol w:w="2086"/>
        <w:gridCol w:w="4140"/>
      </w:tblGrid>
      <w:tr w:rsidR="00C9009B" w14:paraId="2BD4ECD1"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66034EAE" w14:textId="77777777" w:rsidR="00C9009B" w:rsidRDefault="006E2142">
            <w:pPr>
              <w:ind w:firstLine="0"/>
              <w:jc w:val="left"/>
            </w:pPr>
            <w:r>
              <w:t>Field name</w:t>
            </w:r>
          </w:p>
        </w:tc>
        <w:tc>
          <w:tcPr>
            <w:tcW w:w="2088" w:type="dxa"/>
            <w:shd w:val="clear" w:color="auto" w:fill="D9EAF7"/>
            <w:vAlign w:val="top"/>
          </w:tcPr>
          <w:p w14:paraId="27EE45F9" w14:textId="77777777" w:rsidR="00C9009B" w:rsidRDefault="006E2142">
            <w:pPr>
              <w:ind w:firstLine="0"/>
              <w:jc w:val="left"/>
            </w:pPr>
            <w:r>
              <w:t>Data type</w:t>
            </w:r>
          </w:p>
        </w:tc>
        <w:tc>
          <w:tcPr>
            <w:tcW w:w="4147" w:type="dxa"/>
            <w:shd w:val="clear" w:color="auto" w:fill="D9EAF7"/>
            <w:vAlign w:val="top"/>
          </w:tcPr>
          <w:p w14:paraId="7AFF3659" w14:textId="77777777" w:rsidR="00C9009B" w:rsidRDefault="006E2142">
            <w:pPr>
              <w:ind w:firstLine="0"/>
              <w:jc w:val="left"/>
            </w:pPr>
            <w:r>
              <w:t>Description</w:t>
            </w:r>
          </w:p>
        </w:tc>
      </w:tr>
      <w:tr w:rsidR="00C9009B" w14:paraId="1A7C6A8B" w14:textId="77777777" w:rsidTr="00C9009B">
        <w:trPr>
          <w:cantSplit/>
        </w:trPr>
        <w:tc>
          <w:tcPr>
            <w:tcW w:w="3125" w:type="dxa"/>
          </w:tcPr>
          <w:p w14:paraId="228DEAC4" w14:textId="77777777" w:rsidR="00C9009B" w:rsidRDefault="006E2142">
            <w:pPr>
              <w:ind w:firstLine="0"/>
              <w:jc w:val="left"/>
            </w:pPr>
            <w:r>
              <w:t>tsp</w:t>
            </w:r>
          </w:p>
        </w:tc>
        <w:tc>
          <w:tcPr>
            <w:tcW w:w="2088" w:type="dxa"/>
          </w:tcPr>
          <w:p w14:paraId="397416B4" w14:textId="77777777" w:rsidR="00C9009B" w:rsidRDefault="006E2142">
            <w:pPr>
              <w:ind w:firstLine="0"/>
              <w:jc w:val="left"/>
            </w:pPr>
            <w:r>
              <w:t>TspType</w:t>
            </w:r>
          </w:p>
        </w:tc>
        <w:tc>
          <w:tcPr>
            <w:tcW w:w="4147" w:type="dxa"/>
          </w:tcPr>
          <w:p w14:paraId="3597C564" w14:textId="77777777" w:rsidR="00C9009B" w:rsidRDefault="006E2142">
            <w:pPr>
              <w:ind w:firstLine="0"/>
              <w:jc w:val="left"/>
            </w:pPr>
            <w:r>
              <w:t>TSP quản lý token; bắt buộc.</w:t>
            </w:r>
          </w:p>
        </w:tc>
      </w:tr>
      <w:tr w:rsidR="00C9009B" w14:paraId="7A8CB168" w14:textId="77777777" w:rsidTr="00C9009B">
        <w:trPr>
          <w:cantSplit/>
        </w:trPr>
        <w:tc>
          <w:tcPr>
            <w:tcW w:w="3125" w:type="dxa"/>
          </w:tcPr>
          <w:p w14:paraId="32100879" w14:textId="77777777" w:rsidR="00C9009B" w:rsidRDefault="006E2142">
            <w:pPr>
              <w:ind w:firstLine="0"/>
              <w:jc w:val="left"/>
            </w:pPr>
            <w:r>
              <w:t>issuerCustomerId</w:t>
            </w:r>
          </w:p>
        </w:tc>
        <w:tc>
          <w:tcPr>
            <w:tcW w:w="2088" w:type="dxa"/>
          </w:tcPr>
          <w:p w14:paraId="2C21E9B8" w14:textId="77777777" w:rsidR="00C9009B" w:rsidRDefault="006E2142">
            <w:pPr>
              <w:ind w:firstLine="0"/>
              <w:jc w:val="left"/>
            </w:pPr>
            <w:r>
              <w:t>String</w:t>
            </w:r>
          </w:p>
        </w:tc>
        <w:tc>
          <w:tcPr>
            <w:tcW w:w="4147" w:type="dxa"/>
          </w:tcPr>
          <w:p w14:paraId="2C0FF091" w14:textId="77777777" w:rsidR="00C9009B" w:rsidRDefault="006E2142">
            <w:pPr>
              <w:ind w:firstLine="0"/>
              <w:jc w:val="left"/>
            </w:pPr>
            <w:r>
              <w:t>Customer ID trên hệ thống issuer; tối đa 32 ký tự.</w:t>
            </w:r>
          </w:p>
        </w:tc>
      </w:tr>
      <w:tr w:rsidR="00C9009B" w14:paraId="56E1D443" w14:textId="77777777" w:rsidTr="00C9009B">
        <w:trPr>
          <w:cantSplit/>
        </w:trPr>
        <w:tc>
          <w:tcPr>
            <w:tcW w:w="3125" w:type="dxa"/>
          </w:tcPr>
          <w:p w14:paraId="027ECE9B" w14:textId="77777777" w:rsidR="00C9009B" w:rsidRDefault="006E2142">
            <w:pPr>
              <w:ind w:firstLine="0"/>
              <w:jc w:val="left"/>
            </w:pPr>
            <w:r>
              <w:t>issuerCardId</w:t>
            </w:r>
          </w:p>
        </w:tc>
        <w:tc>
          <w:tcPr>
            <w:tcW w:w="2088" w:type="dxa"/>
          </w:tcPr>
          <w:p w14:paraId="55C8D278" w14:textId="77777777" w:rsidR="00C9009B" w:rsidRDefault="006E2142">
            <w:pPr>
              <w:ind w:firstLine="0"/>
              <w:jc w:val="left"/>
            </w:pPr>
            <w:r>
              <w:t>String</w:t>
            </w:r>
          </w:p>
        </w:tc>
        <w:tc>
          <w:tcPr>
            <w:tcW w:w="4147" w:type="dxa"/>
          </w:tcPr>
          <w:p w14:paraId="143F2E59" w14:textId="77777777" w:rsidR="00C9009B" w:rsidRDefault="006E2142">
            <w:pPr>
              <w:ind w:firstLine="0"/>
              <w:jc w:val="left"/>
            </w:pPr>
            <w:r>
              <w:t>Card ID trên hệ thống issuer; tối đa 32 ký tự.</w:t>
            </w:r>
          </w:p>
        </w:tc>
      </w:tr>
      <w:tr w:rsidR="00C9009B" w14:paraId="3DB3DB81" w14:textId="77777777" w:rsidTr="00C9009B">
        <w:trPr>
          <w:cantSplit/>
        </w:trPr>
        <w:tc>
          <w:tcPr>
            <w:tcW w:w="3125" w:type="dxa"/>
          </w:tcPr>
          <w:p w14:paraId="3098F691" w14:textId="77777777" w:rsidR="00C9009B" w:rsidRDefault="006E2142">
            <w:pPr>
              <w:ind w:firstLine="0"/>
              <w:jc w:val="left"/>
            </w:pPr>
            <w:r>
              <w:t>issuerTokenId</w:t>
            </w:r>
          </w:p>
        </w:tc>
        <w:tc>
          <w:tcPr>
            <w:tcW w:w="2088" w:type="dxa"/>
          </w:tcPr>
          <w:p w14:paraId="7737E58D" w14:textId="77777777" w:rsidR="00C9009B" w:rsidRDefault="006E2142">
            <w:pPr>
              <w:ind w:firstLine="0"/>
              <w:jc w:val="left"/>
            </w:pPr>
            <w:r>
              <w:t>String</w:t>
            </w:r>
          </w:p>
        </w:tc>
        <w:tc>
          <w:tcPr>
            <w:tcW w:w="4147" w:type="dxa"/>
          </w:tcPr>
          <w:p w14:paraId="366E3A00" w14:textId="77777777" w:rsidR="00C9009B" w:rsidRDefault="006E2142">
            <w:pPr>
              <w:ind w:firstLine="0"/>
              <w:jc w:val="left"/>
            </w:pPr>
            <w:r>
              <w:t>Token ID trên hệ thống issuer; tối đa 32 ký tự.</w:t>
            </w:r>
          </w:p>
        </w:tc>
      </w:tr>
      <w:tr w:rsidR="00C9009B" w14:paraId="4D83F3C9" w14:textId="77777777" w:rsidTr="00C9009B">
        <w:trPr>
          <w:cantSplit/>
        </w:trPr>
        <w:tc>
          <w:tcPr>
            <w:tcW w:w="3125" w:type="dxa"/>
          </w:tcPr>
          <w:p w14:paraId="37F8C4F9" w14:textId="77777777" w:rsidR="00C9009B" w:rsidRDefault="006E2142">
            <w:pPr>
              <w:ind w:firstLine="0"/>
              <w:jc w:val="left"/>
            </w:pPr>
            <w:r>
              <w:t>tspTokenRequestorId</w:t>
            </w:r>
          </w:p>
        </w:tc>
        <w:tc>
          <w:tcPr>
            <w:tcW w:w="2088" w:type="dxa"/>
          </w:tcPr>
          <w:p w14:paraId="5DA94784" w14:textId="77777777" w:rsidR="00C9009B" w:rsidRDefault="006E2142">
            <w:pPr>
              <w:ind w:firstLine="0"/>
              <w:jc w:val="left"/>
            </w:pPr>
            <w:r>
              <w:t>String</w:t>
            </w:r>
          </w:p>
        </w:tc>
        <w:tc>
          <w:tcPr>
            <w:tcW w:w="4147" w:type="dxa"/>
          </w:tcPr>
          <w:p w14:paraId="42298299" w14:textId="77777777" w:rsidR="00C9009B" w:rsidRDefault="006E2142">
            <w:pPr>
              <w:ind w:firstLine="0"/>
              <w:jc w:val="left"/>
            </w:pPr>
            <w:r>
              <w:t>Token Requestor ID tại TSP; bắt buộc, gồm 11 ký tự.</w:t>
            </w:r>
          </w:p>
        </w:tc>
      </w:tr>
      <w:tr w:rsidR="00C9009B" w14:paraId="52D2CEDD" w14:textId="77777777" w:rsidTr="00C9009B">
        <w:trPr>
          <w:cantSplit/>
        </w:trPr>
        <w:tc>
          <w:tcPr>
            <w:tcW w:w="3125" w:type="dxa"/>
          </w:tcPr>
          <w:p w14:paraId="5A2C3571" w14:textId="77777777" w:rsidR="00C9009B" w:rsidRDefault="006E2142">
            <w:pPr>
              <w:ind w:firstLine="0"/>
              <w:jc w:val="left"/>
            </w:pPr>
            <w:r>
              <w:t>tokenRequestorName</w:t>
            </w:r>
          </w:p>
        </w:tc>
        <w:tc>
          <w:tcPr>
            <w:tcW w:w="2088" w:type="dxa"/>
          </w:tcPr>
          <w:p w14:paraId="6D0B1E91" w14:textId="77777777" w:rsidR="00C9009B" w:rsidRDefault="006E2142">
            <w:pPr>
              <w:ind w:firstLine="0"/>
              <w:jc w:val="left"/>
            </w:pPr>
            <w:r>
              <w:t>String</w:t>
            </w:r>
          </w:p>
        </w:tc>
        <w:tc>
          <w:tcPr>
            <w:tcW w:w="4147" w:type="dxa"/>
          </w:tcPr>
          <w:p w14:paraId="5EA09DCE" w14:textId="77777777" w:rsidR="00C9009B" w:rsidRDefault="006E2142">
            <w:pPr>
              <w:ind w:firstLine="0"/>
              <w:jc w:val="left"/>
            </w:pPr>
            <w:r>
              <w:t>Tên Token Requestor; tối đa 100 ký tự.</w:t>
            </w:r>
          </w:p>
        </w:tc>
      </w:tr>
      <w:tr w:rsidR="00C9009B" w14:paraId="5D07F8C0" w14:textId="77777777" w:rsidTr="00C9009B">
        <w:trPr>
          <w:cantSplit/>
        </w:trPr>
        <w:tc>
          <w:tcPr>
            <w:tcW w:w="3125" w:type="dxa"/>
          </w:tcPr>
          <w:p w14:paraId="7C56C4C1" w14:textId="77777777" w:rsidR="00C9009B" w:rsidRDefault="006E2142">
            <w:pPr>
              <w:ind w:firstLine="0"/>
              <w:jc w:val="left"/>
            </w:pPr>
            <w:r>
              <w:t>tspPanId</w:t>
            </w:r>
          </w:p>
        </w:tc>
        <w:tc>
          <w:tcPr>
            <w:tcW w:w="2088" w:type="dxa"/>
          </w:tcPr>
          <w:p w14:paraId="27C72377" w14:textId="77777777" w:rsidR="00C9009B" w:rsidRDefault="006E2142">
            <w:pPr>
              <w:ind w:firstLine="0"/>
              <w:jc w:val="left"/>
            </w:pPr>
            <w:r>
              <w:t>String</w:t>
            </w:r>
          </w:p>
        </w:tc>
        <w:tc>
          <w:tcPr>
            <w:tcW w:w="4147" w:type="dxa"/>
          </w:tcPr>
          <w:p w14:paraId="1DA84FBE" w14:textId="77777777" w:rsidR="00C9009B" w:rsidRDefault="006E2142">
            <w:pPr>
              <w:ind w:firstLine="0"/>
              <w:jc w:val="left"/>
            </w:pPr>
            <w:r>
              <w:t>PAN ID tại TSP; tối đa 64 ký tự.</w:t>
            </w:r>
          </w:p>
        </w:tc>
      </w:tr>
      <w:tr w:rsidR="00C9009B" w14:paraId="2869C98D" w14:textId="77777777" w:rsidTr="00C9009B">
        <w:trPr>
          <w:cantSplit/>
        </w:trPr>
        <w:tc>
          <w:tcPr>
            <w:tcW w:w="3125" w:type="dxa"/>
          </w:tcPr>
          <w:p w14:paraId="15DEB798" w14:textId="77777777" w:rsidR="00C9009B" w:rsidRDefault="006E2142">
            <w:pPr>
              <w:ind w:firstLine="0"/>
              <w:jc w:val="left"/>
            </w:pPr>
            <w:r>
              <w:t>tspTokenId</w:t>
            </w:r>
          </w:p>
        </w:tc>
        <w:tc>
          <w:tcPr>
            <w:tcW w:w="2088" w:type="dxa"/>
          </w:tcPr>
          <w:p w14:paraId="1C35ED88" w14:textId="77777777" w:rsidR="00C9009B" w:rsidRDefault="006E2142">
            <w:pPr>
              <w:ind w:firstLine="0"/>
              <w:jc w:val="left"/>
            </w:pPr>
            <w:r>
              <w:t>String</w:t>
            </w:r>
          </w:p>
        </w:tc>
        <w:tc>
          <w:tcPr>
            <w:tcW w:w="4147" w:type="dxa"/>
          </w:tcPr>
          <w:p w14:paraId="5BE62D6E" w14:textId="77777777" w:rsidR="00C9009B" w:rsidRDefault="006E2142">
            <w:pPr>
              <w:ind w:firstLine="0"/>
              <w:jc w:val="left"/>
            </w:pPr>
            <w:r>
              <w:t>Token ID tại TSP; tối đa 64 ký tự.</w:t>
            </w:r>
          </w:p>
        </w:tc>
      </w:tr>
      <w:tr w:rsidR="00C9009B" w14:paraId="5A629588" w14:textId="77777777" w:rsidTr="00C9009B">
        <w:trPr>
          <w:cantSplit/>
        </w:trPr>
        <w:tc>
          <w:tcPr>
            <w:tcW w:w="3125" w:type="dxa"/>
          </w:tcPr>
          <w:p w14:paraId="7D65F1F9" w14:textId="77777777" w:rsidR="00C9009B" w:rsidRDefault="006E2142">
            <w:pPr>
              <w:ind w:firstLine="0"/>
              <w:jc w:val="left"/>
            </w:pPr>
            <w:r>
              <w:t>tspTokenProvisioningId</w:t>
            </w:r>
          </w:p>
        </w:tc>
        <w:tc>
          <w:tcPr>
            <w:tcW w:w="2088" w:type="dxa"/>
          </w:tcPr>
          <w:p w14:paraId="4B00CFCC" w14:textId="77777777" w:rsidR="00C9009B" w:rsidRDefault="006E2142">
            <w:pPr>
              <w:ind w:firstLine="0"/>
              <w:jc w:val="left"/>
            </w:pPr>
            <w:r>
              <w:t>String</w:t>
            </w:r>
          </w:p>
        </w:tc>
        <w:tc>
          <w:tcPr>
            <w:tcW w:w="4147" w:type="dxa"/>
          </w:tcPr>
          <w:p w14:paraId="7930A623" w14:textId="77777777" w:rsidR="00C9009B" w:rsidRDefault="006E2142">
            <w:pPr>
              <w:ind w:firstLine="0"/>
              <w:jc w:val="left"/>
            </w:pPr>
            <w:r>
              <w:t>Token Provisioning ID tại TSP; tối đa 64 ký tự.</w:t>
            </w:r>
          </w:p>
        </w:tc>
      </w:tr>
      <w:tr w:rsidR="00C9009B" w14:paraId="2D354765" w14:textId="77777777" w:rsidTr="00C9009B">
        <w:trPr>
          <w:cantSplit/>
        </w:trPr>
        <w:tc>
          <w:tcPr>
            <w:tcW w:w="3125" w:type="dxa"/>
          </w:tcPr>
          <w:p w14:paraId="130F7653" w14:textId="77777777" w:rsidR="00C9009B" w:rsidRDefault="006E2142">
            <w:pPr>
              <w:ind w:firstLine="0"/>
              <w:jc w:val="left"/>
            </w:pPr>
            <w:r>
              <w:t>action</w:t>
            </w:r>
          </w:p>
        </w:tc>
        <w:tc>
          <w:tcPr>
            <w:tcW w:w="2088" w:type="dxa"/>
          </w:tcPr>
          <w:p w14:paraId="533B018D" w14:textId="77777777" w:rsidR="00C9009B" w:rsidRDefault="006E2142">
            <w:pPr>
              <w:ind w:firstLine="0"/>
              <w:jc w:val="left"/>
            </w:pPr>
            <w:r>
              <w:t>TokenAction</w:t>
            </w:r>
          </w:p>
        </w:tc>
        <w:tc>
          <w:tcPr>
            <w:tcW w:w="4147" w:type="dxa"/>
          </w:tcPr>
          <w:p w14:paraId="19B76F4B" w14:textId="77777777" w:rsidR="00C9009B" w:rsidRDefault="006E2142">
            <w:pPr>
              <w:ind w:firstLine="0"/>
              <w:jc w:val="left"/>
            </w:pPr>
            <w:r>
              <w:t>Action cập nhật token; bắt buộc.</w:t>
            </w:r>
          </w:p>
        </w:tc>
      </w:tr>
      <w:tr w:rsidR="00C9009B" w14:paraId="677F008E" w14:textId="77777777" w:rsidTr="00C9009B">
        <w:trPr>
          <w:cantSplit/>
        </w:trPr>
        <w:tc>
          <w:tcPr>
            <w:tcW w:w="3125" w:type="dxa"/>
          </w:tcPr>
          <w:p w14:paraId="7000BB8A" w14:textId="77777777" w:rsidR="00C9009B" w:rsidRDefault="006E2142">
            <w:pPr>
              <w:ind w:firstLine="0"/>
              <w:jc w:val="left"/>
            </w:pPr>
            <w:r>
              <w:t>actionDetails</w:t>
            </w:r>
          </w:p>
        </w:tc>
        <w:tc>
          <w:tcPr>
            <w:tcW w:w="2088" w:type="dxa"/>
          </w:tcPr>
          <w:p w14:paraId="672792C5" w14:textId="77777777" w:rsidR="00C9009B" w:rsidRDefault="006E2142">
            <w:pPr>
              <w:ind w:firstLine="0"/>
              <w:jc w:val="left"/>
            </w:pPr>
            <w:r>
              <w:t>String</w:t>
            </w:r>
          </w:p>
        </w:tc>
        <w:tc>
          <w:tcPr>
            <w:tcW w:w="4147" w:type="dxa"/>
          </w:tcPr>
          <w:p w14:paraId="7436704C" w14:textId="77777777" w:rsidR="00C9009B" w:rsidRDefault="006E2142">
            <w:pPr>
              <w:ind w:firstLine="0"/>
              <w:jc w:val="left"/>
            </w:pPr>
            <w:r>
              <w:t>Chi tiết action cập nhật token; tối đa 256 ký tự.</w:t>
            </w:r>
          </w:p>
        </w:tc>
      </w:tr>
      <w:tr w:rsidR="00C9009B" w14:paraId="012C9617" w14:textId="77777777" w:rsidTr="00C9009B">
        <w:trPr>
          <w:cantSplit/>
        </w:trPr>
        <w:tc>
          <w:tcPr>
            <w:tcW w:w="3125" w:type="dxa"/>
          </w:tcPr>
          <w:p w14:paraId="0E4525A0" w14:textId="77777777" w:rsidR="00C9009B" w:rsidRDefault="006E2142">
            <w:pPr>
              <w:ind w:firstLine="0"/>
              <w:jc w:val="left"/>
            </w:pPr>
            <w:r>
              <w:lastRenderedPageBreak/>
              <w:t>tokenExpiryDate</w:t>
            </w:r>
          </w:p>
        </w:tc>
        <w:tc>
          <w:tcPr>
            <w:tcW w:w="2088" w:type="dxa"/>
          </w:tcPr>
          <w:p w14:paraId="0DC11D08" w14:textId="77777777" w:rsidR="00C9009B" w:rsidRDefault="006E2142">
            <w:pPr>
              <w:ind w:firstLine="0"/>
              <w:jc w:val="left"/>
            </w:pPr>
            <w:r>
              <w:t>String</w:t>
            </w:r>
          </w:p>
        </w:tc>
        <w:tc>
          <w:tcPr>
            <w:tcW w:w="4147" w:type="dxa"/>
          </w:tcPr>
          <w:p w14:paraId="44836E55" w14:textId="77777777" w:rsidR="00C9009B" w:rsidRDefault="006E2142">
            <w:pPr>
              <w:ind w:firstLine="0"/>
              <w:jc w:val="left"/>
            </w:pPr>
            <w:r>
              <w:t>Ngày hết hạn token theo định dạng YYMM.</w:t>
            </w:r>
          </w:p>
        </w:tc>
      </w:tr>
      <w:tr w:rsidR="00C9009B" w14:paraId="73939E30" w14:textId="77777777" w:rsidTr="00C9009B">
        <w:trPr>
          <w:cantSplit/>
        </w:trPr>
        <w:tc>
          <w:tcPr>
            <w:tcW w:w="3125" w:type="dxa"/>
          </w:tcPr>
          <w:p w14:paraId="2686905A" w14:textId="77777777" w:rsidR="00C9009B" w:rsidRDefault="006E2142">
            <w:pPr>
              <w:ind w:firstLine="0"/>
              <w:jc w:val="left"/>
            </w:pPr>
            <w:r>
              <w:t>status</w:t>
            </w:r>
          </w:p>
        </w:tc>
        <w:tc>
          <w:tcPr>
            <w:tcW w:w="2088" w:type="dxa"/>
          </w:tcPr>
          <w:p w14:paraId="135C95AE" w14:textId="77777777" w:rsidR="00C9009B" w:rsidRDefault="006E2142">
            <w:pPr>
              <w:ind w:firstLine="0"/>
              <w:jc w:val="left"/>
            </w:pPr>
            <w:r>
              <w:t>TokenStatus</w:t>
            </w:r>
          </w:p>
        </w:tc>
        <w:tc>
          <w:tcPr>
            <w:tcW w:w="4147" w:type="dxa"/>
          </w:tcPr>
          <w:p w14:paraId="61E6F00A" w14:textId="77777777" w:rsidR="00C9009B" w:rsidRDefault="006E2142">
            <w:pPr>
              <w:ind w:firstLine="0"/>
              <w:jc w:val="left"/>
            </w:pPr>
            <w:r>
              <w:t>Trạng thái mới của token; bắt buộc.</w:t>
            </w:r>
          </w:p>
        </w:tc>
      </w:tr>
    </w:tbl>
    <w:p w14:paraId="012884D6" w14:textId="77777777" w:rsidR="00C9009B" w:rsidRDefault="006E2142">
      <w:r>
        <w:t>Response body — HTTP 200</w:t>
      </w:r>
    </w:p>
    <w:tbl>
      <w:tblPr>
        <w:tblStyle w:val="TableGrid"/>
        <w:tblW w:w="0" w:type="auto"/>
        <w:tblLook w:val="04A0" w:firstRow="1" w:lastRow="0" w:firstColumn="1" w:lastColumn="0" w:noHBand="0" w:noVBand="1"/>
      </w:tblPr>
      <w:tblGrid>
        <w:gridCol w:w="3121"/>
        <w:gridCol w:w="2085"/>
        <w:gridCol w:w="4141"/>
      </w:tblGrid>
      <w:tr w:rsidR="00C9009B" w14:paraId="10012A3C"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0A7CC0B7" w14:textId="77777777" w:rsidR="00C9009B" w:rsidRDefault="006E2142">
            <w:pPr>
              <w:ind w:firstLine="0"/>
              <w:jc w:val="left"/>
            </w:pPr>
            <w:r>
              <w:t>Field name</w:t>
            </w:r>
          </w:p>
        </w:tc>
        <w:tc>
          <w:tcPr>
            <w:tcW w:w="2088" w:type="dxa"/>
            <w:shd w:val="clear" w:color="auto" w:fill="D9EAF7"/>
            <w:vAlign w:val="top"/>
          </w:tcPr>
          <w:p w14:paraId="6EF9DE15" w14:textId="77777777" w:rsidR="00C9009B" w:rsidRDefault="006E2142">
            <w:pPr>
              <w:ind w:firstLine="0"/>
              <w:jc w:val="left"/>
            </w:pPr>
            <w:r>
              <w:t>Data type</w:t>
            </w:r>
          </w:p>
        </w:tc>
        <w:tc>
          <w:tcPr>
            <w:tcW w:w="4147" w:type="dxa"/>
            <w:shd w:val="clear" w:color="auto" w:fill="D9EAF7"/>
            <w:vAlign w:val="top"/>
          </w:tcPr>
          <w:p w14:paraId="02C9BA6A" w14:textId="77777777" w:rsidR="00C9009B" w:rsidRDefault="006E2142">
            <w:pPr>
              <w:ind w:firstLine="0"/>
              <w:jc w:val="left"/>
            </w:pPr>
            <w:r>
              <w:t>Description</w:t>
            </w:r>
          </w:p>
        </w:tc>
      </w:tr>
      <w:tr w:rsidR="00C9009B" w14:paraId="4B269103" w14:textId="77777777" w:rsidTr="00C9009B">
        <w:trPr>
          <w:cantSplit/>
        </w:trPr>
        <w:tc>
          <w:tcPr>
            <w:tcW w:w="3125" w:type="dxa"/>
          </w:tcPr>
          <w:p w14:paraId="17BDFC58" w14:textId="77777777" w:rsidR="00C9009B" w:rsidRDefault="006E2142">
            <w:pPr>
              <w:ind w:firstLine="0"/>
              <w:jc w:val="left"/>
            </w:pPr>
            <w:r>
              <w:t>(Không có)</w:t>
            </w:r>
          </w:p>
        </w:tc>
        <w:tc>
          <w:tcPr>
            <w:tcW w:w="2088" w:type="dxa"/>
          </w:tcPr>
          <w:p w14:paraId="6E867D74" w14:textId="77777777" w:rsidR="00C9009B" w:rsidRDefault="006E2142">
            <w:pPr>
              <w:ind w:firstLine="0"/>
              <w:jc w:val="left"/>
            </w:pPr>
            <w:r>
              <w:t>—</w:t>
            </w:r>
          </w:p>
        </w:tc>
        <w:tc>
          <w:tcPr>
            <w:tcW w:w="4147" w:type="dxa"/>
          </w:tcPr>
          <w:p w14:paraId="3887C1E7" w14:textId="77777777" w:rsidR="00C9009B" w:rsidRDefault="006E2142">
            <w:pPr>
              <w:ind w:firstLine="0"/>
              <w:jc w:val="left"/>
            </w:pPr>
            <w:r>
              <w:t>HTTP 200, response body rỗng.</w:t>
            </w:r>
          </w:p>
        </w:tc>
      </w:tr>
    </w:tbl>
    <w:p w14:paraId="2195EE9E" w14:textId="77777777" w:rsidR="00C9009B" w:rsidRDefault="00C9009B"/>
    <w:p w14:paraId="0FEFE4AA" w14:textId="77777777" w:rsidR="00C9009B" w:rsidRDefault="006E2142">
      <w:r>
        <w:rPr>
          <w:b/>
          <w:sz w:val="26"/>
        </w:rPr>
        <w:t>5. POST /api/v1/tokens/{id}/notifyServiceActivated</w:t>
      </w:r>
    </w:p>
    <w:p w14:paraId="01240941" w14:textId="77777777" w:rsidR="00C9009B" w:rsidRDefault="006E2142">
      <w:r>
        <w:t>Mô tả: API nhận thông báo token đã kích hoạt từ Entrust theo Token ID của Entrust, đồng bộ thông tin token và gửi thông báo liên kết card thành công.</w:t>
      </w:r>
    </w:p>
    <w:p w14:paraId="5E83BEA1" w14:textId="77777777" w:rsidR="00C9009B" w:rsidRDefault="006E2142">
      <w:r>
        <w:t>Request body</w:t>
      </w:r>
    </w:p>
    <w:tbl>
      <w:tblPr>
        <w:tblStyle w:val="TableGrid"/>
        <w:tblW w:w="0" w:type="auto"/>
        <w:tblLook w:val="04A0" w:firstRow="1" w:lastRow="0" w:firstColumn="1" w:lastColumn="0" w:noHBand="0" w:noVBand="1"/>
      </w:tblPr>
      <w:tblGrid>
        <w:gridCol w:w="3121"/>
        <w:gridCol w:w="2086"/>
        <w:gridCol w:w="4140"/>
      </w:tblGrid>
      <w:tr w:rsidR="00C9009B" w14:paraId="1A3469D1"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7F351348" w14:textId="77777777" w:rsidR="00C9009B" w:rsidRDefault="006E2142">
            <w:pPr>
              <w:ind w:firstLine="0"/>
              <w:jc w:val="left"/>
            </w:pPr>
            <w:r>
              <w:t>Field name</w:t>
            </w:r>
          </w:p>
        </w:tc>
        <w:tc>
          <w:tcPr>
            <w:tcW w:w="2088" w:type="dxa"/>
            <w:shd w:val="clear" w:color="auto" w:fill="D9EAF7"/>
            <w:vAlign w:val="top"/>
          </w:tcPr>
          <w:p w14:paraId="3231B2EF" w14:textId="77777777" w:rsidR="00C9009B" w:rsidRDefault="006E2142">
            <w:pPr>
              <w:ind w:firstLine="0"/>
              <w:jc w:val="left"/>
            </w:pPr>
            <w:r>
              <w:t>Data type</w:t>
            </w:r>
          </w:p>
        </w:tc>
        <w:tc>
          <w:tcPr>
            <w:tcW w:w="4147" w:type="dxa"/>
            <w:shd w:val="clear" w:color="auto" w:fill="D9EAF7"/>
            <w:vAlign w:val="top"/>
          </w:tcPr>
          <w:p w14:paraId="37AA4561" w14:textId="77777777" w:rsidR="00C9009B" w:rsidRDefault="006E2142">
            <w:pPr>
              <w:ind w:firstLine="0"/>
              <w:jc w:val="left"/>
            </w:pPr>
            <w:r>
              <w:t>Description</w:t>
            </w:r>
          </w:p>
        </w:tc>
      </w:tr>
      <w:tr w:rsidR="00C9009B" w14:paraId="0047DD7A" w14:textId="77777777" w:rsidTr="00C9009B">
        <w:trPr>
          <w:cantSplit/>
        </w:trPr>
        <w:tc>
          <w:tcPr>
            <w:tcW w:w="3125" w:type="dxa"/>
          </w:tcPr>
          <w:p w14:paraId="67CC26A7" w14:textId="77777777" w:rsidR="00C9009B" w:rsidRDefault="006E2142">
            <w:pPr>
              <w:ind w:firstLine="0"/>
              <w:jc w:val="left"/>
            </w:pPr>
            <w:r>
              <w:t>tsp</w:t>
            </w:r>
          </w:p>
        </w:tc>
        <w:tc>
          <w:tcPr>
            <w:tcW w:w="2088" w:type="dxa"/>
          </w:tcPr>
          <w:p w14:paraId="1DF3C98F" w14:textId="77777777" w:rsidR="00C9009B" w:rsidRDefault="006E2142">
            <w:pPr>
              <w:ind w:firstLine="0"/>
              <w:jc w:val="left"/>
            </w:pPr>
            <w:r>
              <w:t>TspType</w:t>
            </w:r>
          </w:p>
        </w:tc>
        <w:tc>
          <w:tcPr>
            <w:tcW w:w="4147" w:type="dxa"/>
          </w:tcPr>
          <w:p w14:paraId="2C883437" w14:textId="77777777" w:rsidR="00C9009B" w:rsidRDefault="006E2142">
            <w:pPr>
              <w:ind w:firstLine="0"/>
              <w:jc w:val="left"/>
            </w:pPr>
            <w:r>
              <w:t>TSP quản lý token; bắt buộc.</w:t>
            </w:r>
          </w:p>
        </w:tc>
      </w:tr>
      <w:tr w:rsidR="00C9009B" w14:paraId="6A5D91DE" w14:textId="77777777" w:rsidTr="00C9009B">
        <w:trPr>
          <w:cantSplit/>
        </w:trPr>
        <w:tc>
          <w:tcPr>
            <w:tcW w:w="3125" w:type="dxa"/>
          </w:tcPr>
          <w:p w14:paraId="60084D56" w14:textId="77777777" w:rsidR="00C9009B" w:rsidRDefault="006E2142">
            <w:pPr>
              <w:ind w:firstLine="0"/>
              <w:jc w:val="left"/>
            </w:pPr>
            <w:r>
              <w:t>issuerCustomerId</w:t>
            </w:r>
          </w:p>
        </w:tc>
        <w:tc>
          <w:tcPr>
            <w:tcW w:w="2088" w:type="dxa"/>
          </w:tcPr>
          <w:p w14:paraId="398BC90A" w14:textId="77777777" w:rsidR="00C9009B" w:rsidRDefault="006E2142">
            <w:pPr>
              <w:ind w:firstLine="0"/>
              <w:jc w:val="left"/>
            </w:pPr>
            <w:r>
              <w:t>String</w:t>
            </w:r>
          </w:p>
        </w:tc>
        <w:tc>
          <w:tcPr>
            <w:tcW w:w="4147" w:type="dxa"/>
          </w:tcPr>
          <w:p w14:paraId="42AC62F8" w14:textId="77777777" w:rsidR="00C9009B" w:rsidRDefault="006E2142">
            <w:pPr>
              <w:ind w:firstLine="0"/>
              <w:jc w:val="left"/>
            </w:pPr>
            <w:r>
              <w:t>Customer ID trên hệ thống issuer.</w:t>
            </w:r>
          </w:p>
        </w:tc>
      </w:tr>
      <w:tr w:rsidR="00C9009B" w14:paraId="1385F56A" w14:textId="77777777" w:rsidTr="00C9009B">
        <w:trPr>
          <w:cantSplit/>
        </w:trPr>
        <w:tc>
          <w:tcPr>
            <w:tcW w:w="3125" w:type="dxa"/>
          </w:tcPr>
          <w:p w14:paraId="22B1E052" w14:textId="77777777" w:rsidR="00C9009B" w:rsidRDefault="006E2142">
            <w:pPr>
              <w:ind w:firstLine="0"/>
              <w:jc w:val="left"/>
            </w:pPr>
            <w:r>
              <w:t>issuerCardId</w:t>
            </w:r>
          </w:p>
        </w:tc>
        <w:tc>
          <w:tcPr>
            <w:tcW w:w="2088" w:type="dxa"/>
          </w:tcPr>
          <w:p w14:paraId="1CF76822" w14:textId="77777777" w:rsidR="00C9009B" w:rsidRDefault="006E2142">
            <w:pPr>
              <w:ind w:firstLine="0"/>
              <w:jc w:val="left"/>
            </w:pPr>
            <w:r>
              <w:t>String</w:t>
            </w:r>
          </w:p>
        </w:tc>
        <w:tc>
          <w:tcPr>
            <w:tcW w:w="4147" w:type="dxa"/>
          </w:tcPr>
          <w:p w14:paraId="5A62989F" w14:textId="77777777" w:rsidR="00C9009B" w:rsidRDefault="006E2142">
            <w:pPr>
              <w:ind w:firstLine="0"/>
              <w:jc w:val="left"/>
            </w:pPr>
            <w:r>
              <w:t>Card ID trên hệ thống issuer.</w:t>
            </w:r>
          </w:p>
        </w:tc>
      </w:tr>
      <w:tr w:rsidR="00C9009B" w14:paraId="56D73A48" w14:textId="77777777" w:rsidTr="00C9009B">
        <w:trPr>
          <w:cantSplit/>
        </w:trPr>
        <w:tc>
          <w:tcPr>
            <w:tcW w:w="3125" w:type="dxa"/>
          </w:tcPr>
          <w:p w14:paraId="15249B55" w14:textId="77777777" w:rsidR="00C9009B" w:rsidRDefault="006E2142">
            <w:pPr>
              <w:ind w:firstLine="0"/>
              <w:jc w:val="left"/>
            </w:pPr>
            <w:r>
              <w:t>issuerTokenId</w:t>
            </w:r>
          </w:p>
        </w:tc>
        <w:tc>
          <w:tcPr>
            <w:tcW w:w="2088" w:type="dxa"/>
          </w:tcPr>
          <w:p w14:paraId="3867CBB8" w14:textId="77777777" w:rsidR="00C9009B" w:rsidRDefault="006E2142">
            <w:pPr>
              <w:ind w:firstLine="0"/>
              <w:jc w:val="left"/>
            </w:pPr>
            <w:r>
              <w:t>String</w:t>
            </w:r>
          </w:p>
        </w:tc>
        <w:tc>
          <w:tcPr>
            <w:tcW w:w="4147" w:type="dxa"/>
          </w:tcPr>
          <w:p w14:paraId="00FF2265" w14:textId="77777777" w:rsidR="00C9009B" w:rsidRDefault="006E2142">
            <w:pPr>
              <w:ind w:firstLine="0"/>
              <w:jc w:val="left"/>
            </w:pPr>
            <w:r>
              <w:t>Token ID trên hệ thống issuer.</w:t>
            </w:r>
          </w:p>
        </w:tc>
      </w:tr>
      <w:tr w:rsidR="00C9009B" w14:paraId="242ACAE4" w14:textId="77777777" w:rsidTr="00C9009B">
        <w:trPr>
          <w:cantSplit/>
        </w:trPr>
        <w:tc>
          <w:tcPr>
            <w:tcW w:w="3125" w:type="dxa"/>
          </w:tcPr>
          <w:p w14:paraId="19E3C1D6" w14:textId="77777777" w:rsidR="00C9009B" w:rsidRDefault="006E2142">
            <w:pPr>
              <w:ind w:firstLine="0"/>
              <w:jc w:val="left"/>
            </w:pPr>
            <w:r>
              <w:t>tspTokenRequestorId</w:t>
            </w:r>
          </w:p>
        </w:tc>
        <w:tc>
          <w:tcPr>
            <w:tcW w:w="2088" w:type="dxa"/>
          </w:tcPr>
          <w:p w14:paraId="51900057" w14:textId="77777777" w:rsidR="00C9009B" w:rsidRDefault="006E2142">
            <w:pPr>
              <w:ind w:firstLine="0"/>
              <w:jc w:val="left"/>
            </w:pPr>
            <w:r>
              <w:t>String</w:t>
            </w:r>
          </w:p>
        </w:tc>
        <w:tc>
          <w:tcPr>
            <w:tcW w:w="4147" w:type="dxa"/>
          </w:tcPr>
          <w:p w14:paraId="1C69DC07" w14:textId="77777777" w:rsidR="00C9009B" w:rsidRDefault="006E2142">
            <w:pPr>
              <w:ind w:firstLine="0"/>
              <w:jc w:val="left"/>
            </w:pPr>
            <w:r>
              <w:t>Token Requestor ID tại TSP; bắt buộc.</w:t>
            </w:r>
          </w:p>
        </w:tc>
      </w:tr>
      <w:tr w:rsidR="00C9009B" w14:paraId="785B5DCE" w14:textId="77777777" w:rsidTr="00C9009B">
        <w:trPr>
          <w:cantSplit/>
        </w:trPr>
        <w:tc>
          <w:tcPr>
            <w:tcW w:w="3125" w:type="dxa"/>
          </w:tcPr>
          <w:p w14:paraId="18B65835" w14:textId="77777777" w:rsidR="00C9009B" w:rsidRDefault="006E2142">
            <w:pPr>
              <w:ind w:firstLine="0"/>
              <w:jc w:val="left"/>
            </w:pPr>
            <w:r>
              <w:t>tokenRequestorName</w:t>
            </w:r>
          </w:p>
        </w:tc>
        <w:tc>
          <w:tcPr>
            <w:tcW w:w="2088" w:type="dxa"/>
          </w:tcPr>
          <w:p w14:paraId="2662B8C1" w14:textId="77777777" w:rsidR="00C9009B" w:rsidRDefault="006E2142">
            <w:pPr>
              <w:ind w:firstLine="0"/>
              <w:jc w:val="left"/>
            </w:pPr>
            <w:r>
              <w:t>String</w:t>
            </w:r>
          </w:p>
        </w:tc>
        <w:tc>
          <w:tcPr>
            <w:tcW w:w="4147" w:type="dxa"/>
          </w:tcPr>
          <w:p w14:paraId="3456933D" w14:textId="77777777" w:rsidR="00C9009B" w:rsidRDefault="006E2142">
            <w:pPr>
              <w:ind w:firstLine="0"/>
              <w:jc w:val="left"/>
            </w:pPr>
            <w:r>
              <w:t>Tên Token Requestor.</w:t>
            </w:r>
          </w:p>
        </w:tc>
      </w:tr>
      <w:tr w:rsidR="00C9009B" w14:paraId="28D0D40F" w14:textId="77777777" w:rsidTr="00C9009B">
        <w:trPr>
          <w:cantSplit/>
        </w:trPr>
        <w:tc>
          <w:tcPr>
            <w:tcW w:w="3125" w:type="dxa"/>
          </w:tcPr>
          <w:p w14:paraId="642A8F16" w14:textId="77777777" w:rsidR="00C9009B" w:rsidRDefault="006E2142">
            <w:pPr>
              <w:ind w:firstLine="0"/>
              <w:jc w:val="left"/>
            </w:pPr>
            <w:r>
              <w:lastRenderedPageBreak/>
              <w:t>tspTokenId</w:t>
            </w:r>
          </w:p>
        </w:tc>
        <w:tc>
          <w:tcPr>
            <w:tcW w:w="2088" w:type="dxa"/>
          </w:tcPr>
          <w:p w14:paraId="4FC02485" w14:textId="77777777" w:rsidR="00C9009B" w:rsidRDefault="006E2142">
            <w:pPr>
              <w:ind w:firstLine="0"/>
              <w:jc w:val="left"/>
            </w:pPr>
            <w:r>
              <w:t>String</w:t>
            </w:r>
          </w:p>
        </w:tc>
        <w:tc>
          <w:tcPr>
            <w:tcW w:w="4147" w:type="dxa"/>
          </w:tcPr>
          <w:p w14:paraId="1945E0E1" w14:textId="77777777" w:rsidR="00C9009B" w:rsidRDefault="006E2142">
            <w:pPr>
              <w:ind w:firstLine="0"/>
              <w:jc w:val="left"/>
            </w:pPr>
            <w:r>
              <w:t>Token ID tại TSP; bắt buộc.</w:t>
            </w:r>
          </w:p>
        </w:tc>
      </w:tr>
      <w:tr w:rsidR="00C9009B" w14:paraId="2D137D04" w14:textId="77777777" w:rsidTr="00C9009B">
        <w:trPr>
          <w:cantSplit/>
        </w:trPr>
        <w:tc>
          <w:tcPr>
            <w:tcW w:w="3125" w:type="dxa"/>
          </w:tcPr>
          <w:p w14:paraId="6E63FF64" w14:textId="77777777" w:rsidR="00C9009B" w:rsidRDefault="006E2142">
            <w:pPr>
              <w:ind w:firstLine="0"/>
              <w:jc w:val="left"/>
            </w:pPr>
            <w:r>
              <w:t>tspTokenProvisioningId</w:t>
            </w:r>
          </w:p>
        </w:tc>
        <w:tc>
          <w:tcPr>
            <w:tcW w:w="2088" w:type="dxa"/>
          </w:tcPr>
          <w:p w14:paraId="0D498529" w14:textId="77777777" w:rsidR="00C9009B" w:rsidRDefault="006E2142">
            <w:pPr>
              <w:ind w:firstLine="0"/>
              <w:jc w:val="left"/>
            </w:pPr>
            <w:r>
              <w:t>String</w:t>
            </w:r>
          </w:p>
        </w:tc>
        <w:tc>
          <w:tcPr>
            <w:tcW w:w="4147" w:type="dxa"/>
          </w:tcPr>
          <w:p w14:paraId="588623AD" w14:textId="77777777" w:rsidR="00C9009B" w:rsidRDefault="006E2142">
            <w:pPr>
              <w:ind w:firstLine="0"/>
              <w:jc w:val="left"/>
            </w:pPr>
            <w:r>
              <w:t>Token Provisioning ID tại TSP.</w:t>
            </w:r>
          </w:p>
        </w:tc>
      </w:tr>
      <w:tr w:rsidR="00C9009B" w14:paraId="17282924" w14:textId="77777777" w:rsidTr="00C9009B">
        <w:trPr>
          <w:cantSplit/>
        </w:trPr>
        <w:tc>
          <w:tcPr>
            <w:tcW w:w="3125" w:type="dxa"/>
          </w:tcPr>
          <w:p w14:paraId="5FAFBBC6" w14:textId="77777777" w:rsidR="00C9009B" w:rsidRDefault="006E2142">
            <w:pPr>
              <w:ind w:firstLine="0"/>
              <w:jc w:val="left"/>
            </w:pPr>
            <w:r>
              <w:t>tspPanId</w:t>
            </w:r>
          </w:p>
        </w:tc>
        <w:tc>
          <w:tcPr>
            <w:tcW w:w="2088" w:type="dxa"/>
          </w:tcPr>
          <w:p w14:paraId="73C3730B" w14:textId="77777777" w:rsidR="00C9009B" w:rsidRDefault="006E2142">
            <w:pPr>
              <w:ind w:firstLine="0"/>
              <w:jc w:val="left"/>
            </w:pPr>
            <w:r>
              <w:t>String</w:t>
            </w:r>
          </w:p>
        </w:tc>
        <w:tc>
          <w:tcPr>
            <w:tcW w:w="4147" w:type="dxa"/>
          </w:tcPr>
          <w:p w14:paraId="2C215E37" w14:textId="77777777" w:rsidR="00C9009B" w:rsidRDefault="006E2142">
            <w:pPr>
              <w:ind w:firstLine="0"/>
              <w:jc w:val="left"/>
            </w:pPr>
            <w:r>
              <w:t>PAN ID tại TSP; bắt buộc.</w:t>
            </w:r>
          </w:p>
        </w:tc>
      </w:tr>
      <w:tr w:rsidR="00C9009B" w14:paraId="66E8F32B" w14:textId="77777777" w:rsidTr="00C9009B">
        <w:trPr>
          <w:cantSplit/>
        </w:trPr>
        <w:tc>
          <w:tcPr>
            <w:tcW w:w="3125" w:type="dxa"/>
          </w:tcPr>
          <w:p w14:paraId="7ABF16A7" w14:textId="77777777" w:rsidR="00C9009B" w:rsidRDefault="006E2142">
            <w:pPr>
              <w:ind w:firstLine="0"/>
              <w:jc w:val="left"/>
            </w:pPr>
            <w:r>
              <w:t>tokenPan</w:t>
            </w:r>
          </w:p>
        </w:tc>
        <w:tc>
          <w:tcPr>
            <w:tcW w:w="2088" w:type="dxa"/>
          </w:tcPr>
          <w:p w14:paraId="0FD4F6F0" w14:textId="77777777" w:rsidR="00C9009B" w:rsidRDefault="006E2142">
            <w:pPr>
              <w:ind w:firstLine="0"/>
              <w:jc w:val="left"/>
            </w:pPr>
            <w:r>
              <w:t>String</w:t>
            </w:r>
          </w:p>
        </w:tc>
        <w:tc>
          <w:tcPr>
            <w:tcW w:w="4147" w:type="dxa"/>
          </w:tcPr>
          <w:p w14:paraId="781208CF" w14:textId="77777777" w:rsidR="00C9009B" w:rsidRDefault="006E2142">
            <w:pPr>
              <w:ind w:firstLine="0"/>
              <w:jc w:val="left"/>
            </w:pPr>
            <w:r>
              <w:t>Token PAN đã mã hóa JWE.</w:t>
            </w:r>
          </w:p>
        </w:tc>
      </w:tr>
      <w:tr w:rsidR="00C9009B" w14:paraId="62C35833" w14:textId="77777777" w:rsidTr="00C9009B">
        <w:trPr>
          <w:cantSplit/>
        </w:trPr>
        <w:tc>
          <w:tcPr>
            <w:tcW w:w="3125" w:type="dxa"/>
          </w:tcPr>
          <w:p w14:paraId="11C5B023" w14:textId="77777777" w:rsidR="00C9009B" w:rsidRDefault="006E2142">
            <w:pPr>
              <w:ind w:firstLine="0"/>
              <w:jc w:val="left"/>
            </w:pPr>
            <w:r>
              <w:t>tokenExpiryDate</w:t>
            </w:r>
          </w:p>
        </w:tc>
        <w:tc>
          <w:tcPr>
            <w:tcW w:w="2088" w:type="dxa"/>
          </w:tcPr>
          <w:p w14:paraId="6802D753" w14:textId="77777777" w:rsidR="00C9009B" w:rsidRDefault="006E2142">
            <w:pPr>
              <w:ind w:firstLine="0"/>
              <w:jc w:val="left"/>
            </w:pPr>
            <w:r>
              <w:t>String</w:t>
            </w:r>
          </w:p>
        </w:tc>
        <w:tc>
          <w:tcPr>
            <w:tcW w:w="4147" w:type="dxa"/>
          </w:tcPr>
          <w:p w14:paraId="500B7639" w14:textId="77777777" w:rsidR="00C9009B" w:rsidRDefault="006E2142">
            <w:pPr>
              <w:ind w:firstLine="0"/>
              <w:jc w:val="left"/>
            </w:pPr>
            <w:r>
              <w:t>Ngày hết hạn token.</w:t>
            </w:r>
          </w:p>
        </w:tc>
      </w:tr>
      <w:tr w:rsidR="00C9009B" w14:paraId="049CD861" w14:textId="77777777" w:rsidTr="00C9009B">
        <w:trPr>
          <w:cantSplit/>
        </w:trPr>
        <w:tc>
          <w:tcPr>
            <w:tcW w:w="3125" w:type="dxa"/>
          </w:tcPr>
          <w:p w14:paraId="7B1B8127" w14:textId="77777777" w:rsidR="00C9009B" w:rsidRDefault="006E2142">
            <w:pPr>
              <w:ind w:firstLine="0"/>
              <w:jc w:val="left"/>
            </w:pPr>
            <w:r>
              <w:t>secureElementId</w:t>
            </w:r>
          </w:p>
        </w:tc>
        <w:tc>
          <w:tcPr>
            <w:tcW w:w="2088" w:type="dxa"/>
          </w:tcPr>
          <w:p w14:paraId="6936B332" w14:textId="77777777" w:rsidR="00C9009B" w:rsidRDefault="006E2142">
            <w:pPr>
              <w:ind w:firstLine="0"/>
              <w:jc w:val="left"/>
            </w:pPr>
            <w:r>
              <w:t>String</w:t>
            </w:r>
          </w:p>
        </w:tc>
        <w:tc>
          <w:tcPr>
            <w:tcW w:w="4147" w:type="dxa"/>
          </w:tcPr>
          <w:p w14:paraId="72857315" w14:textId="77777777" w:rsidR="00C9009B" w:rsidRDefault="006E2142">
            <w:pPr>
              <w:ind w:firstLine="0"/>
              <w:jc w:val="left"/>
            </w:pPr>
            <w:r>
              <w:t>Secure Element ID của device chứa token.</w:t>
            </w:r>
          </w:p>
        </w:tc>
      </w:tr>
    </w:tbl>
    <w:p w14:paraId="1025BC83" w14:textId="77777777" w:rsidR="00C9009B" w:rsidRDefault="006E2142">
      <w:r>
        <w:t>Response body — HTTP 200</w:t>
      </w:r>
    </w:p>
    <w:tbl>
      <w:tblPr>
        <w:tblStyle w:val="TableGrid"/>
        <w:tblW w:w="0" w:type="auto"/>
        <w:tblLook w:val="04A0" w:firstRow="1" w:lastRow="0" w:firstColumn="1" w:lastColumn="0" w:noHBand="0" w:noVBand="1"/>
      </w:tblPr>
      <w:tblGrid>
        <w:gridCol w:w="3121"/>
        <w:gridCol w:w="2085"/>
        <w:gridCol w:w="4141"/>
      </w:tblGrid>
      <w:tr w:rsidR="00C9009B" w14:paraId="4689F77A"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25" w:type="dxa"/>
            <w:shd w:val="clear" w:color="auto" w:fill="D9EAF7"/>
            <w:vAlign w:val="top"/>
          </w:tcPr>
          <w:p w14:paraId="12BD94B5" w14:textId="77777777" w:rsidR="00C9009B" w:rsidRDefault="006E2142">
            <w:pPr>
              <w:ind w:firstLine="0"/>
              <w:jc w:val="left"/>
            </w:pPr>
            <w:r>
              <w:t>Field name</w:t>
            </w:r>
          </w:p>
        </w:tc>
        <w:tc>
          <w:tcPr>
            <w:tcW w:w="2088" w:type="dxa"/>
            <w:shd w:val="clear" w:color="auto" w:fill="D9EAF7"/>
            <w:vAlign w:val="top"/>
          </w:tcPr>
          <w:p w14:paraId="0DFE9031" w14:textId="77777777" w:rsidR="00C9009B" w:rsidRDefault="006E2142">
            <w:pPr>
              <w:ind w:firstLine="0"/>
              <w:jc w:val="left"/>
            </w:pPr>
            <w:r>
              <w:t>Data type</w:t>
            </w:r>
          </w:p>
        </w:tc>
        <w:tc>
          <w:tcPr>
            <w:tcW w:w="4147" w:type="dxa"/>
            <w:shd w:val="clear" w:color="auto" w:fill="D9EAF7"/>
            <w:vAlign w:val="top"/>
          </w:tcPr>
          <w:p w14:paraId="79EE5042" w14:textId="77777777" w:rsidR="00C9009B" w:rsidRDefault="006E2142">
            <w:pPr>
              <w:ind w:firstLine="0"/>
              <w:jc w:val="left"/>
            </w:pPr>
            <w:r>
              <w:t>Description</w:t>
            </w:r>
          </w:p>
        </w:tc>
      </w:tr>
      <w:tr w:rsidR="00C9009B" w14:paraId="4BE47EB1" w14:textId="77777777" w:rsidTr="00C9009B">
        <w:trPr>
          <w:cantSplit/>
        </w:trPr>
        <w:tc>
          <w:tcPr>
            <w:tcW w:w="3125" w:type="dxa"/>
          </w:tcPr>
          <w:p w14:paraId="35E7D4C5" w14:textId="77777777" w:rsidR="00C9009B" w:rsidRDefault="006E2142">
            <w:pPr>
              <w:ind w:firstLine="0"/>
              <w:jc w:val="left"/>
            </w:pPr>
            <w:r>
              <w:t>(Không có)</w:t>
            </w:r>
          </w:p>
        </w:tc>
        <w:tc>
          <w:tcPr>
            <w:tcW w:w="2088" w:type="dxa"/>
          </w:tcPr>
          <w:p w14:paraId="19DA4E0E" w14:textId="77777777" w:rsidR="00C9009B" w:rsidRDefault="006E2142">
            <w:pPr>
              <w:ind w:firstLine="0"/>
              <w:jc w:val="left"/>
            </w:pPr>
            <w:r>
              <w:t>—</w:t>
            </w:r>
          </w:p>
        </w:tc>
        <w:tc>
          <w:tcPr>
            <w:tcW w:w="4147" w:type="dxa"/>
          </w:tcPr>
          <w:p w14:paraId="66F1234F" w14:textId="77777777" w:rsidR="00C9009B" w:rsidRDefault="006E2142">
            <w:pPr>
              <w:ind w:firstLine="0"/>
              <w:jc w:val="left"/>
            </w:pPr>
            <w:r>
              <w:t>HTTP 200, response body rỗng.</w:t>
            </w:r>
          </w:p>
        </w:tc>
      </w:tr>
    </w:tbl>
    <w:p w14:paraId="382D86FE" w14:textId="77777777" w:rsidR="00085D3B" w:rsidRDefault="00085D3B">
      <w:pPr>
        <w:spacing w:after="0"/>
        <w:ind w:firstLine="0"/>
        <w:jc w:val="left"/>
        <w:rPr>
          <w:b/>
          <w:sz w:val="26"/>
          <w:szCs w:val="26"/>
        </w:rPr>
      </w:pPr>
    </w:p>
    <w:p w14:paraId="17DD22D9" w14:textId="7240BA07" w:rsidR="00B040C1" w:rsidRDefault="00085D3B" w:rsidP="00085D3B">
      <w:pPr>
        <w:spacing w:after="0"/>
        <w:ind w:firstLine="720"/>
        <w:jc w:val="left"/>
      </w:pPr>
      <w:r>
        <w:rPr>
          <w:b/>
          <w:sz w:val="26"/>
          <w:szCs w:val="26"/>
        </w:rPr>
        <w:t>6. PUT /api/v1/tokens/lifecycle/cards/{cardId}/delete</w:t>
      </w:r>
    </w:p>
    <w:p w14:paraId="198E8A71" w14:textId="77777777" w:rsidR="00B040C1" w:rsidRDefault="00085D3B">
      <w:pPr>
        <w:spacing w:after="0"/>
        <w:ind w:firstLine="0"/>
        <w:jc w:val="left"/>
      </w:pPr>
      <w:r>
        <w:rPr>
          <w:szCs w:val="24"/>
        </w:rPr>
        <w:t>Mô tả: API xóa toàn bộ token chưa ở trạng thái DELETED theo Card ID trên hệ thống issuer.</w:t>
      </w:r>
    </w:p>
    <w:p w14:paraId="0C61DFF4" w14:textId="77777777" w:rsidR="00B040C1" w:rsidRDefault="00085D3B">
      <w:pPr>
        <w:spacing w:after="0"/>
        <w:ind w:firstLine="0"/>
        <w:jc w:val="left"/>
      </w:pPr>
      <w:r>
        <w:rPr>
          <w:szCs w:val="24"/>
        </w:rPr>
        <w:t>Path parameter</w:t>
      </w:r>
    </w:p>
    <w:tbl>
      <w:tblPr>
        <w:tblStyle w:val="TableGrid"/>
        <w:tblW w:w="0" w:type="auto"/>
        <w:tblLayout w:type="fixed"/>
        <w:tblLook w:val="04A0" w:firstRow="1" w:lastRow="0" w:firstColumn="1" w:lastColumn="0" w:noHBand="0" w:noVBand="1"/>
      </w:tblPr>
      <w:tblGrid>
        <w:gridCol w:w="2952"/>
        <w:gridCol w:w="1800"/>
        <w:gridCol w:w="5112"/>
      </w:tblGrid>
      <w:tr w:rsidR="00B040C1" w14:paraId="088BFAF8" w14:textId="77777777" w:rsidTr="00B040C1">
        <w:trPr>
          <w:cnfStyle w:val="100000000000" w:firstRow="1" w:lastRow="0" w:firstColumn="0" w:lastColumn="0" w:oddVBand="0" w:evenVBand="0" w:oddHBand="0" w:evenHBand="0" w:firstRowFirstColumn="0" w:firstRowLastColumn="0" w:lastRowFirstColumn="0" w:lastRowLastColumn="0"/>
          <w:cantSplit/>
        </w:trPr>
        <w:tc>
          <w:tcPr>
            <w:tcW w:w="2952" w:type="dxa"/>
            <w:shd w:val="clear" w:color="auto" w:fill="D9EAF7"/>
            <w:vAlign w:val="top"/>
          </w:tcPr>
          <w:p w14:paraId="21D95162" w14:textId="77777777" w:rsidR="00B040C1" w:rsidRDefault="00085D3B">
            <w:pPr>
              <w:spacing w:after="0"/>
              <w:ind w:firstLine="0"/>
              <w:jc w:val="left"/>
            </w:pPr>
            <w:r>
              <w:t>Field name</w:t>
            </w:r>
          </w:p>
        </w:tc>
        <w:tc>
          <w:tcPr>
            <w:tcW w:w="1800" w:type="dxa"/>
            <w:shd w:val="clear" w:color="auto" w:fill="D9EAF7"/>
            <w:vAlign w:val="top"/>
          </w:tcPr>
          <w:p w14:paraId="2913E9DB" w14:textId="77777777" w:rsidR="00B040C1" w:rsidRDefault="00085D3B">
            <w:pPr>
              <w:spacing w:after="0"/>
              <w:ind w:firstLine="0"/>
              <w:jc w:val="left"/>
            </w:pPr>
            <w:r>
              <w:t>Data type</w:t>
            </w:r>
          </w:p>
        </w:tc>
        <w:tc>
          <w:tcPr>
            <w:tcW w:w="5112" w:type="dxa"/>
            <w:shd w:val="clear" w:color="auto" w:fill="D9EAF7"/>
            <w:vAlign w:val="top"/>
          </w:tcPr>
          <w:p w14:paraId="7BFF3472" w14:textId="77777777" w:rsidR="00B040C1" w:rsidRDefault="00085D3B">
            <w:pPr>
              <w:spacing w:after="0"/>
              <w:ind w:firstLine="0"/>
              <w:jc w:val="left"/>
            </w:pPr>
            <w:r>
              <w:t>Description</w:t>
            </w:r>
          </w:p>
        </w:tc>
      </w:tr>
      <w:tr w:rsidR="00B040C1" w14:paraId="39651F9C" w14:textId="77777777" w:rsidTr="00B040C1">
        <w:trPr>
          <w:cantSplit/>
        </w:trPr>
        <w:tc>
          <w:tcPr>
            <w:tcW w:w="2952" w:type="dxa"/>
          </w:tcPr>
          <w:p w14:paraId="7D27B1D0" w14:textId="77777777" w:rsidR="00B040C1" w:rsidRDefault="00085D3B">
            <w:pPr>
              <w:spacing w:after="0"/>
              <w:ind w:firstLine="0"/>
              <w:jc w:val="left"/>
            </w:pPr>
            <w:r>
              <w:t>cardId</w:t>
            </w:r>
          </w:p>
        </w:tc>
        <w:tc>
          <w:tcPr>
            <w:tcW w:w="1800" w:type="dxa"/>
          </w:tcPr>
          <w:p w14:paraId="76DD81D4" w14:textId="77777777" w:rsidR="00B040C1" w:rsidRDefault="00085D3B">
            <w:pPr>
              <w:spacing w:after="0"/>
              <w:ind w:firstLine="0"/>
              <w:jc w:val="left"/>
            </w:pPr>
            <w:r>
              <w:t>String</w:t>
            </w:r>
          </w:p>
        </w:tc>
        <w:tc>
          <w:tcPr>
            <w:tcW w:w="5112" w:type="dxa"/>
          </w:tcPr>
          <w:p w14:paraId="2ACA993A" w14:textId="77777777" w:rsidR="00B040C1" w:rsidRDefault="00085D3B">
            <w:pPr>
              <w:spacing w:after="0"/>
              <w:ind w:firstLine="0"/>
              <w:jc w:val="left"/>
            </w:pPr>
            <w:r>
              <w:t>Card ID trên hệ thống issuer; bắt buộc.</w:t>
            </w:r>
          </w:p>
        </w:tc>
      </w:tr>
    </w:tbl>
    <w:p w14:paraId="777A7FD5" w14:textId="77777777" w:rsidR="00B040C1" w:rsidRDefault="00085D3B">
      <w:pPr>
        <w:spacing w:after="0"/>
        <w:ind w:firstLine="0"/>
        <w:jc w:val="left"/>
      </w:pPr>
      <w:r>
        <w:rPr>
          <w:szCs w:val="24"/>
        </w:rPr>
        <w:t>Request body</w:t>
      </w:r>
    </w:p>
    <w:tbl>
      <w:tblPr>
        <w:tblStyle w:val="TableGrid"/>
        <w:tblW w:w="0" w:type="auto"/>
        <w:tblLayout w:type="fixed"/>
        <w:tblLook w:val="04A0" w:firstRow="1" w:lastRow="0" w:firstColumn="1" w:lastColumn="0" w:noHBand="0" w:noVBand="1"/>
      </w:tblPr>
      <w:tblGrid>
        <w:gridCol w:w="2952"/>
        <w:gridCol w:w="1800"/>
        <w:gridCol w:w="5112"/>
      </w:tblGrid>
      <w:tr w:rsidR="00B040C1" w14:paraId="6974F9F9" w14:textId="77777777" w:rsidTr="00B040C1">
        <w:trPr>
          <w:cnfStyle w:val="100000000000" w:firstRow="1" w:lastRow="0" w:firstColumn="0" w:lastColumn="0" w:oddVBand="0" w:evenVBand="0" w:oddHBand="0" w:evenHBand="0" w:firstRowFirstColumn="0" w:firstRowLastColumn="0" w:lastRowFirstColumn="0" w:lastRowLastColumn="0"/>
          <w:cantSplit/>
        </w:trPr>
        <w:tc>
          <w:tcPr>
            <w:tcW w:w="2952" w:type="dxa"/>
            <w:shd w:val="clear" w:color="auto" w:fill="D9EAF7"/>
            <w:vAlign w:val="top"/>
          </w:tcPr>
          <w:p w14:paraId="3186F841" w14:textId="77777777" w:rsidR="00B040C1" w:rsidRDefault="00085D3B">
            <w:pPr>
              <w:spacing w:after="0"/>
              <w:ind w:firstLine="0"/>
              <w:jc w:val="left"/>
            </w:pPr>
            <w:r>
              <w:t>Field name</w:t>
            </w:r>
          </w:p>
        </w:tc>
        <w:tc>
          <w:tcPr>
            <w:tcW w:w="1800" w:type="dxa"/>
            <w:shd w:val="clear" w:color="auto" w:fill="D9EAF7"/>
            <w:vAlign w:val="top"/>
          </w:tcPr>
          <w:p w14:paraId="21EEA26B" w14:textId="77777777" w:rsidR="00B040C1" w:rsidRDefault="00085D3B">
            <w:pPr>
              <w:spacing w:after="0"/>
              <w:ind w:firstLine="0"/>
              <w:jc w:val="left"/>
            </w:pPr>
            <w:r>
              <w:t>Data type</w:t>
            </w:r>
          </w:p>
        </w:tc>
        <w:tc>
          <w:tcPr>
            <w:tcW w:w="5112" w:type="dxa"/>
            <w:shd w:val="clear" w:color="auto" w:fill="D9EAF7"/>
            <w:vAlign w:val="top"/>
          </w:tcPr>
          <w:p w14:paraId="5AD99D50" w14:textId="77777777" w:rsidR="00B040C1" w:rsidRDefault="00085D3B">
            <w:pPr>
              <w:spacing w:after="0"/>
              <w:ind w:firstLine="0"/>
              <w:jc w:val="left"/>
            </w:pPr>
            <w:r>
              <w:t>Description</w:t>
            </w:r>
          </w:p>
        </w:tc>
      </w:tr>
      <w:tr w:rsidR="00B040C1" w14:paraId="59D9CFB2" w14:textId="77777777" w:rsidTr="00B040C1">
        <w:trPr>
          <w:cantSplit/>
        </w:trPr>
        <w:tc>
          <w:tcPr>
            <w:tcW w:w="2952" w:type="dxa"/>
          </w:tcPr>
          <w:p w14:paraId="47A6C596" w14:textId="77777777" w:rsidR="00B040C1" w:rsidRDefault="00085D3B">
            <w:pPr>
              <w:spacing w:after="0"/>
              <w:ind w:firstLine="0"/>
              <w:jc w:val="left"/>
            </w:pPr>
            <w:r>
              <w:t>requestId</w:t>
            </w:r>
          </w:p>
        </w:tc>
        <w:tc>
          <w:tcPr>
            <w:tcW w:w="1800" w:type="dxa"/>
          </w:tcPr>
          <w:p w14:paraId="63F6D632" w14:textId="77777777" w:rsidR="00B040C1" w:rsidRDefault="00085D3B">
            <w:pPr>
              <w:spacing w:after="0"/>
              <w:ind w:firstLine="0"/>
              <w:jc w:val="left"/>
            </w:pPr>
            <w:r>
              <w:t>String</w:t>
            </w:r>
          </w:p>
        </w:tc>
        <w:tc>
          <w:tcPr>
            <w:tcW w:w="5112" w:type="dxa"/>
          </w:tcPr>
          <w:p w14:paraId="0F8419AE" w14:textId="77777777" w:rsidR="00B040C1" w:rsidRDefault="00085D3B">
            <w:pPr>
              <w:spacing w:after="0"/>
              <w:ind w:firstLine="0"/>
              <w:jc w:val="left"/>
            </w:pPr>
            <w:r>
              <w:t>Request ID do hệ thống gọi API cung cấp.</w:t>
            </w:r>
          </w:p>
        </w:tc>
      </w:tr>
      <w:tr w:rsidR="00B040C1" w14:paraId="4C0DDE58" w14:textId="77777777" w:rsidTr="00B040C1">
        <w:trPr>
          <w:cantSplit/>
        </w:trPr>
        <w:tc>
          <w:tcPr>
            <w:tcW w:w="2952" w:type="dxa"/>
          </w:tcPr>
          <w:p w14:paraId="1401D54E" w14:textId="77777777" w:rsidR="00B040C1" w:rsidRDefault="00085D3B">
            <w:pPr>
              <w:spacing w:after="0"/>
              <w:ind w:firstLine="0"/>
              <w:jc w:val="left"/>
            </w:pPr>
            <w:r>
              <w:lastRenderedPageBreak/>
              <w:t>correlationId</w:t>
            </w:r>
          </w:p>
        </w:tc>
        <w:tc>
          <w:tcPr>
            <w:tcW w:w="1800" w:type="dxa"/>
          </w:tcPr>
          <w:p w14:paraId="2560CB8F" w14:textId="77777777" w:rsidR="00B040C1" w:rsidRDefault="00085D3B">
            <w:pPr>
              <w:spacing w:after="0"/>
              <w:ind w:firstLine="0"/>
              <w:jc w:val="left"/>
            </w:pPr>
            <w:r>
              <w:t>String</w:t>
            </w:r>
          </w:p>
        </w:tc>
        <w:tc>
          <w:tcPr>
            <w:tcW w:w="5112" w:type="dxa"/>
          </w:tcPr>
          <w:p w14:paraId="0D6DE599" w14:textId="77777777" w:rsidR="00B040C1" w:rsidRDefault="00085D3B">
            <w:pPr>
              <w:spacing w:after="0"/>
              <w:ind w:firstLine="0"/>
              <w:jc w:val="left"/>
            </w:pPr>
            <w:r>
              <w:t>Correlation ID dùng xuyên suốt giao dịch.</w:t>
            </w:r>
          </w:p>
        </w:tc>
      </w:tr>
      <w:tr w:rsidR="00B040C1" w14:paraId="378ACE76" w14:textId="77777777" w:rsidTr="00B040C1">
        <w:trPr>
          <w:cantSplit/>
        </w:trPr>
        <w:tc>
          <w:tcPr>
            <w:tcW w:w="2952" w:type="dxa"/>
          </w:tcPr>
          <w:p w14:paraId="4B17C5E9" w14:textId="77777777" w:rsidR="00B040C1" w:rsidRDefault="00085D3B">
            <w:pPr>
              <w:spacing w:after="0"/>
              <w:ind w:firstLine="0"/>
              <w:jc w:val="left"/>
            </w:pPr>
            <w:r>
              <w:t>idempotencyKey</w:t>
            </w:r>
          </w:p>
        </w:tc>
        <w:tc>
          <w:tcPr>
            <w:tcW w:w="1800" w:type="dxa"/>
          </w:tcPr>
          <w:p w14:paraId="6A1063B8" w14:textId="77777777" w:rsidR="00B040C1" w:rsidRDefault="00085D3B">
            <w:pPr>
              <w:spacing w:after="0"/>
              <w:ind w:firstLine="0"/>
              <w:jc w:val="left"/>
            </w:pPr>
            <w:r>
              <w:t>String</w:t>
            </w:r>
          </w:p>
        </w:tc>
        <w:tc>
          <w:tcPr>
            <w:tcW w:w="5112" w:type="dxa"/>
          </w:tcPr>
          <w:p w14:paraId="11CE6F26" w14:textId="77777777" w:rsidR="00B040C1" w:rsidRDefault="00085D3B">
            <w:pPr>
              <w:spacing w:after="0"/>
              <w:ind w:firstLine="0"/>
              <w:jc w:val="left"/>
            </w:pPr>
            <w:r>
              <w:t>Idempotency key dùng để chống xử lý trùng request.</w:t>
            </w:r>
          </w:p>
        </w:tc>
      </w:tr>
      <w:tr w:rsidR="00B040C1" w14:paraId="5FB2BEB3" w14:textId="77777777" w:rsidTr="00B040C1">
        <w:trPr>
          <w:cantSplit/>
        </w:trPr>
        <w:tc>
          <w:tcPr>
            <w:tcW w:w="2952" w:type="dxa"/>
          </w:tcPr>
          <w:p w14:paraId="631F4D8C" w14:textId="77777777" w:rsidR="00B040C1" w:rsidRDefault="00085D3B">
            <w:pPr>
              <w:spacing w:after="0"/>
              <w:ind w:firstLine="0"/>
              <w:jc w:val="left"/>
            </w:pPr>
            <w:r>
              <w:t>timestamp</w:t>
            </w:r>
          </w:p>
        </w:tc>
        <w:tc>
          <w:tcPr>
            <w:tcW w:w="1800" w:type="dxa"/>
          </w:tcPr>
          <w:p w14:paraId="42EED50B" w14:textId="77777777" w:rsidR="00B040C1" w:rsidRDefault="00085D3B">
            <w:pPr>
              <w:spacing w:after="0"/>
              <w:ind w:firstLine="0"/>
              <w:jc w:val="left"/>
            </w:pPr>
            <w:r>
              <w:t>Instant</w:t>
            </w:r>
          </w:p>
        </w:tc>
        <w:tc>
          <w:tcPr>
            <w:tcW w:w="5112" w:type="dxa"/>
          </w:tcPr>
          <w:p w14:paraId="5F6FD106" w14:textId="77777777" w:rsidR="00B040C1" w:rsidRDefault="00085D3B">
            <w:pPr>
              <w:spacing w:after="0"/>
              <w:ind w:firstLine="0"/>
              <w:jc w:val="left"/>
            </w:pPr>
            <w:r>
              <w:t>Thời điểm tạo request theo chuẩn ISO-8601.</w:t>
            </w:r>
          </w:p>
        </w:tc>
      </w:tr>
      <w:tr w:rsidR="00B040C1" w14:paraId="5C371DDD" w14:textId="77777777" w:rsidTr="00B040C1">
        <w:trPr>
          <w:cantSplit/>
        </w:trPr>
        <w:tc>
          <w:tcPr>
            <w:tcW w:w="2952" w:type="dxa"/>
          </w:tcPr>
          <w:p w14:paraId="674ACBF7" w14:textId="77777777" w:rsidR="00B040C1" w:rsidRDefault="00085D3B">
            <w:pPr>
              <w:spacing w:after="0"/>
              <w:ind w:firstLine="0"/>
              <w:jc w:val="left"/>
            </w:pPr>
            <w:r>
              <w:t>metadata</w:t>
            </w:r>
          </w:p>
        </w:tc>
        <w:tc>
          <w:tcPr>
            <w:tcW w:w="1800" w:type="dxa"/>
          </w:tcPr>
          <w:p w14:paraId="3B7FB4FF" w14:textId="77777777" w:rsidR="00B040C1" w:rsidRDefault="00085D3B">
            <w:pPr>
              <w:spacing w:after="0"/>
              <w:ind w:firstLine="0"/>
              <w:jc w:val="left"/>
            </w:pPr>
            <w:r>
              <w:t>Object</w:t>
            </w:r>
          </w:p>
        </w:tc>
        <w:tc>
          <w:tcPr>
            <w:tcW w:w="5112" w:type="dxa"/>
          </w:tcPr>
          <w:p w14:paraId="2D4F748D" w14:textId="77777777" w:rsidR="00B040C1" w:rsidRDefault="00085D3B">
            <w:pPr>
              <w:spacing w:after="0"/>
              <w:ind w:firstLine="0"/>
              <w:jc w:val="left"/>
            </w:pPr>
            <w:r>
              <w:t>Metadata mở rộng của request.</w:t>
            </w:r>
          </w:p>
        </w:tc>
      </w:tr>
      <w:tr w:rsidR="00B040C1" w14:paraId="16C6A4DC" w14:textId="77777777" w:rsidTr="00B040C1">
        <w:trPr>
          <w:cantSplit/>
        </w:trPr>
        <w:tc>
          <w:tcPr>
            <w:tcW w:w="2952" w:type="dxa"/>
          </w:tcPr>
          <w:p w14:paraId="49817C8E" w14:textId="77777777" w:rsidR="00B040C1" w:rsidRDefault="00085D3B">
            <w:pPr>
              <w:spacing w:after="0"/>
              <w:ind w:firstLine="0"/>
              <w:jc w:val="left"/>
            </w:pPr>
            <w:r>
              <w:t>payload</w:t>
            </w:r>
          </w:p>
        </w:tc>
        <w:tc>
          <w:tcPr>
            <w:tcW w:w="1800" w:type="dxa"/>
          </w:tcPr>
          <w:p w14:paraId="07942231" w14:textId="77777777" w:rsidR="00B040C1" w:rsidRDefault="00085D3B">
            <w:pPr>
              <w:spacing w:after="0"/>
              <w:ind w:firstLine="0"/>
              <w:jc w:val="left"/>
            </w:pPr>
            <w:r>
              <w:t>Object</w:t>
            </w:r>
          </w:p>
        </w:tc>
        <w:tc>
          <w:tcPr>
            <w:tcW w:w="5112" w:type="dxa"/>
          </w:tcPr>
          <w:p w14:paraId="58F053AB" w14:textId="77777777" w:rsidR="00B040C1" w:rsidRDefault="00085D3B">
            <w:pPr>
              <w:spacing w:after="0"/>
              <w:ind w:firstLine="0"/>
              <w:jc w:val="left"/>
            </w:pPr>
            <w:r>
              <w:t>Payload nghiệp vụ.</w:t>
            </w:r>
          </w:p>
        </w:tc>
      </w:tr>
      <w:tr w:rsidR="00B040C1" w14:paraId="25AC70B9" w14:textId="77777777" w:rsidTr="00B040C1">
        <w:trPr>
          <w:cantSplit/>
        </w:trPr>
        <w:tc>
          <w:tcPr>
            <w:tcW w:w="2952" w:type="dxa"/>
          </w:tcPr>
          <w:p w14:paraId="5DAF4850" w14:textId="77777777" w:rsidR="00B040C1" w:rsidRDefault="00085D3B">
            <w:pPr>
              <w:spacing w:after="0"/>
              <w:ind w:firstLine="0"/>
              <w:jc w:val="left"/>
            </w:pPr>
            <w:r>
              <w:t>payload.reason</w:t>
            </w:r>
          </w:p>
        </w:tc>
        <w:tc>
          <w:tcPr>
            <w:tcW w:w="1800" w:type="dxa"/>
          </w:tcPr>
          <w:p w14:paraId="28760E57" w14:textId="77777777" w:rsidR="00B040C1" w:rsidRDefault="00085D3B">
            <w:pPr>
              <w:spacing w:after="0"/>
              <w:ind w:firstLine="0"/>
              <w:jc w:val="left"/>
            </w:pPr>
            <w:r>
              <w:t>TokenUpdateReason</w:t>
            </w:r>
          </w:p>
        </w:tc>
        <w:tc>
          <w:tcPr>
            <w:tcW w:w="5112" w:type="dxa"/>
          </w:tcPr>
          <w:p w14:paraId="5410DAF3" w14:textId="77777777" w:rsidR="00B040C1" w:rsidRDefault="00085D3B">
            <w:pPr>
              <w:spacing w:after="0"/>
              <w:ind w:firstLine="0"/>
              <w:jc w:val="left"/>
            </w:pPr>
            <w:r>
              <w:t>Lý do xóa token; bắt buộc. Giá trị: LOST, STOLEN, FRAUDULENT_USE, OTHER, FOUND, NO_FRAUDULENT_USE, ACCOUNT_CLOSED hoặc UNKNOWN.</w:t>
            </w:r>
          </w:p>
        </w:tc>
      </w:tr>
      <w:tr w:rsidR="00B040C1" w14:paraId="0B2A3CA0" w14:textId="77777777" w:rsidTr="00B040C1">
        <w:trPr>
          <w:cantSplit/>
        </w:trPr>
        <w:tc>
          <w:tcPr>
            <w:tcW w:w="2952" w:type="dxa"/>
          </w:tcPr>
          <w:p w14:paraId="636D37E1" w14:textId="77777777" w:rsidR="00B040C1" w:rsidRDefault="00085D3B">
            <w:pPr>
              <w:spacing w:after="0"/>
              <w:ind w:firstLine="0"/>
              <w:jc w:val="left"/>
            </w:pPr>
            <w:r>
              <w:t>payload.comments</w:t>
            </w:r>
          </w:p>
        </w:tc>
        <w:tc>
          <w:tcPr>
            <w:tcW w:w="1800" w:type="dxa"/>
          </w:tcPr>
          <w:p w14:paraId="7005A84C" w14:textId="77777777" w:rsidR="00B040C1" w:rsidRDefault="00085D3B">
            <w:pPr>
              <w:spacing w:after="0"/>
              <w:ind w:firstLine="0"/>
              <w:jc w:val="left"/>
            </w:pPr>
            <w:r>
              <w:t>String</w:t>
            </w:r>
          </w:p>
        </w:tc>
        <w:tc>
          <w:tcPr>
            <w:tcW w:w="5112" w:type="dxa"/>
          </w:tcPr>
          <w:p w14:paraId="24166B97" w14:textId="77777777" w:rsidR="00B040C1" w:rsidRDefault="00085D3B">
            <w:pPr>
              <w:spacing w:after="0"/>
              <w:ind w:firstLine="0"/>
              <w:jc w:val="left"/>
            </w:pPr>
            <w:r>
              <w:t>Nội dung mô tả lý do xóa token; bắt buộc, tối đa 200 ký tự.</w:t>
            </w:r>
          </w:p>
        </w:tc>
      </w:tr>
    </w:tbl>
    <w:p w14:paraId="6E648583" w14:textId="77777777" w:rsidR="00B040C1" w:rsidRDefault="00085D3B">
      <w:pPr>
        <w:spacing w:after="0"/>
        <w:ind w:firstLine="0"/>
        <w:jc w:val="left"/>
      </w:pPr>
      <w:r>
        <w:rPr>
          <w:szCs w:val="24"/>
        </w:rPr>
        <w:t>Response body — HTTP 200</w:t>
      </w:r>
    </w:p>
    <w:tbl>
      <w:tblPr>
        <w:tblStyle w:val="TableGrid"/>
        <w:tblW w:w="0" w:type="auto"/>
        <w:tblLayout w:type="fixed"/>
        <w:tblLook w:val="04A0" w:firstRow="1" w:lastRow="0" w:firstColumn="1" w:lastColumn="0" w:noHBand="0" w:noVBand="1"/>
      </w:tblPr>
      <w:tblGrid>
        <w:gridCol w:w="2952"/>
        <w:gridCol w:w="1800"/>
        <w:gridCol w:w="5112"/>
      </w:tblGrid>
      <w:tr w:rsidR="00B040C1" w14:paraId="29B4B8FD" w14:textId="77777777" w:rsidTr="00B040C1">
        <w:trPr>
          <w:cnfStyle w:val="100000000000" w:firstRow="1" w:lastRow="0" w:firstColumn="0" w:lastColumn="0" w:oddVBand="0" w:evenVBand="0" w:oddHBand="0" w:evenHBand="0" w:firstRowFirstColumn="0" w:firstRowLastColumn="0" w:lastRowFirstColumn="0" w:lastRowLastColumn="0"/>
          <w:cantSplit/>
        </w:trPr>
        <w:tc>
          <w:tcPr>
            <w:tcW w:w="2952" w:type="dxa"/>
            <w:shd w:val="clear" w:color="auto" w:fill="D9EAF7"/>
            <w:vAlign w:val="top"/>
          </w:tcPr>
          <w:p w14:paraId="2162E60E" w14:textId="77777777" w:rsidR="00B040C1" w:rsidRDefault="00085D3B">
            <w:pPr>
              <w:spacing w:after="0"/>
              <w:ind w:firstLine="0"/>
              <w:jc w:val="left"/>
            </w:pPr>
            <w:r>
              <w:t>Field name</w:t>
            </w:r>
          </w:p>
        </w:tc>
        <w:tc>
          <w:tcPr>
            <w:tcW w:w="1800" w:type="dxa"/>
            <w:shd w:val="clear" w:color="auto" w:fill="D9EAF7"/>
            <w:vAlign w:val="top"/>
          </w:tcPr>
          <w:p w14:paraId="6A207D7A" w14:textId="77777777" w:rsidR="00B040C1" w:rsidRDefault="00085D3B">
            <w:pPr>
              <w:spacing w:after="0"/>
              <w:ind w:firstLine="0"/>
              <w:jc w:val="left"/>
            </w:pPr>
            <w:r>
              <w:t>Data type</w:t>
            </w:r>
          </w:p>
        </w:tc>
        <w:tc>
          <w:tcPr>
            <w:tcW w:w="5112" w:type="dxa"/>
            <w:shd w:val="clear" w:color="auto" w:fill="D9EAF7"/>
            <w:vAlign w:val="top"/>
          </w:tcPr>
          <w:p w14:paraId="7B7A9BB7" w14:textId="77777777" w:rsidR="00B040C1" w:rsidRDefault="00085D3B">
            <w:pPr>
              <w:spacing w:after="0"/>
              <w:ind w:firstLine="0"/>
              <w:jc w:val="left"/>
            </w:pPr>
            <w:r>
              <w:t>Description</w:t>
            </w:r>
          </w:p>
        </w:tc>
      </w:tr>
      <w:tr w:rsidR="00B040C1" w14:paraId="2E72F890" w14:textId="77777777" w:rsidTr="00B040C1">
        <w:trPr>
          <w:cantSplit/>
        </w:trPr>
        <w:tc>
          <w:tcPr>
            <w:tcW w:w="2952" w:type="dxa"/>
          </w:tcPr>
          <w:p w14:paraId="15297EFB" w14:textId="77777777" w:rsidR="00B040C1" w:rsidRDefault="00085D3B">
            <w:pPr>
              <w:spacing w:after="0"/>
              <w:ind w:firstLine="0"/>
              <w:jc w:val="left"/>
            </w:pPr>
            <w:r>
              <w:t>code</w:t>
            </w:r>
          </w:p>
        </w:tc>
        <w:tc>
          <w:tcPr>
            <w:tcW w:w="1800" w:type="dxa"/>
          </w:tcPr>
          <w:p w14:paraId="73F91815" w14:textId="77777777" w:rsidR="00B040C1" w:rsidRDefault="00085D3B">
            <w:pPr>
              <w:spacing w:after="0"/>
              <w:ind w:firstLine="0"/>
              <w:jc w:val="left"/>
            </w:pPr>
            <w:r>
              <w:t>String</w:t>
            </w:r>
          </w:p>
        </w:tc>
        <w:tc>
          <w:tcPr>
            <w:tcW w:w="5112" w:type="dxa"/>
          </w:tcPr>
          <w:p w14:paraId="361DC09C" w14:textId="77777777" w:rsidR="00B040C1" w:rsidRDefault="00085D3B">
            <w:pPr>
              <w:spacing w:after="0"/>
              <w:ind w:firstLine="0"/>
              <w:jc w:val="left"/>
            </w:pPr>
            <w:r>
              <w:t>Mã kết quả; thành công trả về SUCCESS.</w:t>
            </w:r>
          </w:p>
        </w:tc>
      </w:tr>
      <w:tr w:rsidR="00B040C1" w14:paraId="7C87A933" w14:textId="77777777" w:rsidTr="00B040C1">
        <w:trPr>
          <w:cantSplit/>
        </w:trPr>
        <w:tc>
          <w:tcPr>
            <w:tcW w:w="2952" w:type="dxa"/>
          </w:tcPr>
          <w:p w14:paraId="0BB688A1" w14:textId="77777777" w:rsidR="00B040C1" w:rsidRDefault="00085D3B">
            <w:pPr>
              <w:spacing w:after="0"/>
              <w:ind w:firstLine="0"/>
              <w:jc w:val="left"/>
            </w:pPr>
            <w:r>
              <w:t>message</w:t>
            </w:r>
          </w:p>
        </w:tc>
        <w:tc>
          <w:tcPr>
            <w:tcW w:w="1800" w:type="dxa"/>
          </w:tcPr>
          <w:p w14:paraId="74A43392" w14:textId="77777777" w:rsidR="00B040C1" w:rsidRDefault="00085D3B">
            <w:pPr>
              <w:spacing w:after="0"/>
              <w:ind w:firstLine="0"/>
              <w:jc w:val="left"/>
            </w:pPr>
            <w:r>
              <w:t>String</w:t>
            </w:r>
          </w:p>
        </w:tc>
        <w:tc>
          <w:tcPr>
            <w:tcW w:w="5112" w:type="dxa"/>
          </w:tcPr>
          <w:p w14:paraId="5A5B52E3" w14:textId="77777777" w:rsidR="00B040C1" w:rsidRDefault="00085D3B">
            <w:pPr>
              <w:spacing w:after="0"/>
              <w:ind w:firstLine="0"/>
              <w:jc w:val="left"/>
            </w:pPr>
            <w:r>
              <w:t>Thông báo kết quả xử lý.</w:t>
            </w:r>
          </w:p>
        </w:tc>
      </w:tr>
      <w:tr w:rsidR="00B040C1" w14:paraId="0CA5E476" w14:textId="77777777" w:rsidTr="00B040C1">
        <w:trPr>
          <w:cantSplit/>
        </w:trPr>
        <w:tc>
          <w:tcPr>
            <w:tcW w:w="2952" w:type="dxa"/>
          </w:tcPr>
          <w:p w14:paraId="7B730874" w14:textId="77777777" w:rsidR="00B040C1" w:rsidRDefault="00085D3B">
            <w:pPr>
              <w:spacing w:after="0"/>
              <w:ind w:firstLine="0"/>
              <w:jc w:val="left"/>
            </w:pPr>
            <w:r>
              <w:t>data</w:t>
            </w:r>
          </w:p>
        </w:tc>
        <w:tc>
          <w:tcPr>
            <w:tcW w:w="1800" w:type="dxa"/>
          </w:tcPr>
          <w:p w14:paraId="07183EF5" w14:textId="77777777" w:rsidR="00B040C1" w:rsidRDefault="00085D3B">
            <w:pPr>
              <w:spacing w:after="0"/>
              <w:ind w:firstLine="0"/>
              <w:jc w:val="left"/>
            </w:pPr>
            <w:r>
              <w:t>Object</w:t>
            </w:r>
          </w:p>
        </w:tc>
        <w:tc>
          <w:tcPr>
            <w:tcW w:w="5112" w:type="dxa"/>
          </w:tcPr>
          <w:p w14:paraId="4833F75F" w14:textId="77777777" w:rsidR="00B040C1" w:rsidRDefault="00085D3B">
            <w:pPr>
              <w:spacing w:after="0"/>
              <w:ind w:firstLine="0"/>
              <w:jc w:val="left"/>
            </w:pPr>
            <w:r>
              <w:t>Kết quả xóa token theo card.</w:t>
            </w:r>
          </w:p>
        </w:tc>
      </w:tr>
      <w:tr w:rsidR="00B040C1" w14:paraId="0D65F659" w14:textId="77777777" w:rsidTr="00B040C1">
        <w:trPr>
          <w:cantSplit/>
        </w:trPr>
        <w:tc>
          <w:tcPr>
            <w:tcW w:w="2952" w:type="dxa"/>
          </w:tcPr>
          <w:p w14:paraId="533A3A63" w14:textId="77777777" w:rsidR="00B040C1" w:rsidRDefault="00085D3B">
            <w:pPr>
              <w:spacing w:after="0"/>
              <w:ind w:firstLine="0"/>
              <w:jc w:val="left"/>
            </w:pPr>
            <w:r>
              <w:t>data.eventCode</w:t>
            </w:r>
          </w:p>
        </w:tc>
        <w:tc>
          <w:tcPr>
            <w:tcW w:w="1800" w:type="dxa"/>
          </w:tcPr>
          <w:p w14:paraId="7BDED8A7" w14:textId="77777777" w:rsidR="00B040C1" w:rsidRDefault="00085D3B">
            <w:pPr>
              <w:spacing w:after="0"/>
              <w:ind w:firstLine="0"/>
              <w:jc w:val="left"/>
            </w:pPr>
            <w:r>
              <w:t>String</w:t>
            </w:r>
          </w:p>
        </w:tc>
        <w:tc>
          <w:tcPr>
            <w:tcW w:w="5112" w:type="dxa"/>
          </w:tcPr>
          <w:p w14:paraId="2F2A8611" w14:textId="77777777" w:rsidR="00B040C1" w:rsidRDefault="00085D3B">
            <w:pPr>
              <w:spacing w:after="0"/>
              <w:ind w:firstLine="0"/>
              <w:jc w:val="left"/>
            </w:pPr>
            <w:r>
              <w:t>Mã nghiệp vụ xóa token theo card.</w:t>
            </w:r>
          </w:p>
        </w:tc>
      </w:tr>
      <w:tr w:rsidR="00B040C1" w14:paraId="446B1BD7" w14:textId="77777777" w:rsidTr="00B040C1">
        <w:trPr>
          <w:cantSplit/>
        </w:trPr>
        <w:tc>
          <w:tcPr>
            <w:tcW w:w="2952" w:type="dxa"/>
          </w:tcPr>
          <w:p w14:paraId="1BA86257" w14:textId="77777777" w:rsidR="00B040C1" w:rsidRDefault="00085D3B">
            <w:pPr>
              <w:spacing w:after="0"/>
              <w:ind w:firstLine="0"/>
              <w:jc w:val="left"/>
            </w:pPr>
            <w:r>
              <w:t>data.eventNumber</w:t>
            </w:r>
          </w:p>
        </w:tc>
        <w:tc>
          <w:tcPr>
            <w:tcW w:w="1800" w:type="dxa"/>
          </w:tcPr>
          <w:p w14:paraId="25D16B50" w14:textId="77777777" w:rsidR="00B040C1" w:rsidRDefault="00085D3B">
            <w:pPr>
              <w:spacing w:after="0"/>
              <w:ind w:firstLine="0"/>
              <w:jc w:val="left"/>
            </w:pPr>
            <w:r>
              <w:t>Long</w:t>
            </w:r>
          </w:p>
        </w:tc>
        <w:tc>
          <w:tcPr>
            <w:tcW w:w="5112" w:type="dxa"/>
          </w:tcPr>
          <w:p w14:paraId="6E0EAF61" w14:textId="77777777" w:rsidR="00B040C1" w:rsidRDefault="00085D3B">
            <w:pPr>
              <w:spacing w:after="0"/>
              <w:ind w:firstLine="0"/>
              <w:jc w:val="left"/>
            </w:pPr>
            <w:r>
              <w:t>Số sự kiện; không có giá trị trong response của API này.</w:t>
            </w:r>
          </w:p>
        </w:tc>
      </w:tr>
      <w:tr w:rsidR="00B040C1" w14:paraId="411D9334" w14:textId="77777777" w:rsidTr="00B040C1">
        <w:trPr>
          <w:cantSplit/>
        </w:trPr>
        <w:tc>
          <w:tcPr>
            <w:tcW w:w="2952" w:type="dxa"/>
          </w:tcPr>
          <w:p w14:paraId="5C17EDD5" w14:textId="77777777" w:rsidR="00B040C1" w:rsidRDefault="00085D3B">
            <w:pPr>
              <w:spacing w:after="0"/>
              <w:ind w:firstLine="0"/>
              <w:jc w:val="left"/>
            </w:pPr>
            <w:r>
              <w:t>data.cardId</w:t>
            </w:r>
          </w:p>
        </w:tc>
        <w:tc>
          <w:tcPr>
            <w:tcW w:w="1800" w:type="dxa"/>
          </w:tcPr>
          <w:p w14:paraId="1D0BDF58" w14:textId="77777777" w:rsidR="00B040C1" w:rsidRDefault="00085D3B">
            <w:pPr>
              <w:spacing w:after="0"/>
              <w:ind w:firstLine="0"/>
              <w:jc w:val="left"/>
            </w:pPr>
            <w:r>
              <w:t>String</w:t>
            </w:r>
          </w:p>
        </w:tc>
        <w:tc>
          <w:tcPr>
            <w:tcW w:w="5112" w:type="dxa"/>
          </w:tcPr>
          <w:p w14:paraId="6B83FA13" w14:textId="77777777" w:rsidR="00B040C1" w:rsidRDefault="00085D3B">
            <w:pPr>
              <w:spacing w:after="0"/>
              <w:ind w:firstLine="0"/>
              <w:jc w:val="left"/>
            </w:pPr>
            <w:r>
              <w:t>Card ID trên hệ thống issuer.</w:t>
            </w:r>
          </w:p>
        </w:tc>
      </w:tr>
      <w:tr w:rsidR="00B040C1" w14:paraId="6FD87E07" w14:textId="77777777" w:rsidTr="00B040C1">
        <w:trPr>
          <w:cantSplit/>
        </w:trPr>
        <w:tc>
          <w:tcPr>
            <w:tcW w:w="2952" w:type="dxa"/>
          </w:tcPr>
          <w:p w14:paraId="26A505BD" w14:textId="77777777" w:rsidR="00B040C1" w:rsidRDefault="00085D3B">
            <w:pPr>
              <w:spacing w:after="0"/>
              <w:ind w:firstLine="0"/>
              <w:jc w:val="left"/>
            </w:pPr>
            <w:r>
              <w:lastRenderedPageBreak/>
              <w:t>data.action</w:t>
            </w:r>
          </w:p>
        </w:tc>
        <w:tc>
          <w:tcPr>
            <w:tcW w:w="1800" w:type="dxa"/>
          </w:tcPr>
          <w:p w14:paraId="23D9E0F4" w14:textId="77777777" w:rsidR="00B040C1" w:rsidRDefault="00085D3B">
            <w:pPr>
              <w:spacing w:after="0"/>
              <w:ind w:firstLine="0"/>
              <w:jc w:val="left"/>
            </w:pPr>
            <w:r>
              <w:t>String</w:t>
            </w:r>
          </w:p>
        </w:tc>
        <w:tc>
          <w:tcPr>
            <w:tcW w:w="5112" w:type="dxa"/>
          </w:tcPr>
          <w:p w14:paraId="7897BA71" w14:textId="77777777" w:rsidR="00B040C1" w:rsidRDefault="00085D3B">
            <w:pPr>
              <w:spacing w:after="0"/>
              <w:ind w:firstLine="0"/>
              <w:jc w:val="left"/>
            </w:pPr>
            <w:r>
              <w:t>Action vòng đời áp dụng cho token; trả về DELETE.</w:t>
            </w:r>
          </w:p>
        </w:tc>
      </w:tr>
      <w:tr w:rsidR="00B040C1" w14:paraId="3DF938CA" w14:textId="77777777" w:rsidTr="00B040C1">
        <w:trPr>
          <w:cantSplit/>
        </w:trPr>
        <w:tc>
          <w:tcPr>
            <w:tcW w:w="2952" w:type="dxa"/>
          </w:tcPr>
          <w:p w14:paraId="5F67D1D8" w14:textId="77777777" w:rsidR="00B040C1" w:rsidRDefault="00085D3B">
            <w:pPr>
              <w:spacing w:after="0"/>
              <w:ind w:firstLine="0"/>
              <w:jc w:val="left"/>
            </w:pPr>
            <w:r>
              <w:t>data.totalTokens</w:t>
            </w:r>
          </w:p>
        </w:tc>
        <w:tc>
          <w:tcPr>
            <w:tcW w:w="1800" w:type="dxa"/>
          </w:tcPr>
          <w:p w14:paraId="2CEA3CB0" w14:textId="77777777" w:rsidR="00B040C1" w:rsidRDefault="00085D3B">
            <w:pPr>
              <w:spacing w:after="0"/>
              <w:ind w:firstLine="0"/>
              <w:jc w:val="left"/>
            </w:pPr>
            <w:r>
              <w:t>Integer</w:t>
            </w:r>
          </w:p>
        </w:tc>
        <w:tc>
          <w:tcPr>
            <w:tcW w:w="5112" w:type="dxa"/>
          </w:tcPr>
          <w:p w14:paraId="3126F106" w14:textId="77777777" w:rsidR="00B040C1" w:rsidRDefault="00085D3B">
            <w:pPr>
              <w:spacing w:after="0"/>
              <w:ind w:firstLine="0"/>
              <w:jc w:val="left"/>
            </w:pPr>
            <w:r>
              <w:t>Tổng số token được xử lý.</w:t>
            </w:r>
          </w:p>
        </w:tc>
      </w:tr>
      <w:tr w:rsidR="00B040C1" w14:paraId="24560D27" w14:textId="77777777" w:rsidTr="00B040C1">
        <w:trPr>
          <w:cantSplit/>
        </w:trPr>
        <w:tc>
          <w:tcPr>
            <w:tcW w:w="2952" w:type="dxa"/>
          </w:tcPr>
          <w:p w14:paraId="1D046D69" w14:textId="77777777" w:rsidR="00B040C1" w:rsidRDefault="00085D3B">
            <w:pPr>
              <w:spacing w:after="0"/>
              <w:ind w:firstLine="0"/>
              <w:jc w:val="left"/>
            </w:pPr>
            <w:r>
              <w:t>data.successCount</w:t>
            </w:r>
          </w:p>
        </w:tc>
        <w:tc>
          <w:tcPr>
            <w:tcW w:w="1800" w:type="dxa"/>
          </w:tcPr>
          <w:p w14:paraId="4DE60852" w14:textId="77777777" w:rsidR="00B040C1" w:rsidRDefault="00085D3B">
            <w:pPr>
              <w:spacing w:after="0"/>
              <w:ind w:firstLine="0"/>
              <w:jc w:val="left"/>
            </w:pPr>
            <w:r>
              <w:t>Integer</w:t>
            </w:r>
          </w:p>
        </w:tc>
        <w:tc>
          <w:tcPr>
            <w:tcW w:w="5112" w:type="dxa"/>
          </w:tcPr>
          <w:p w14:paraId="0CDA0DF4" w14:textId="77777777" w:rsidR="00B040C1" w:rsidRDefault="00085D3B">
            <w:pPr>
              <w:spacing w:after="0"/>
              <w:ind w:firstLine="0"/>
              <w:jc w:val="left"/>
            </w:pPr>
            <w:r>
              <w:t>Số token xóa thành công.</w:t>
            </w:r>
          </w:p>
        </w:tc>
      </w:tr>
      <w:tr w:rsidR="00B040C1" w14:paraId="70930F4D" w14:textId="77777777" w:rsidTr="00B040C1">
        <w:trPr>
          <w:cantSplit/>
        </w:trPr>
        <w:tc>
          <w:tcPr>
            <w:tcW w:w="2952" w:type="dxa"/>
          </w:tcPr>
          <w:p w14:paraId="14435DE6" w14:textId="77777777" w:rsidR="00B040C1" w:rsidRDefault="00085D3B">
            <w:pPr>
              <w:spacing w:after="0"/>
              <w:ind w:firstLine="0"/>
              <w:jc w:val="left"/>
            </w:pPr>
            <w:r>
              <w:t>data.failedCount</w:t>
            </w:r>
          </w:p>
        </w:tc>
        <w:tc>
          <w:tcPr>
            <w:tcW w:w="1800" w:type="dxa"/>
          </w:tcPr>
          <w:p w14:paraId="7775F407" w14:textId="77777777" w:rsidR="00B040C1" w:rsidRDefault="00085D3B">
            <w:pPr>
              <w:spacing w:after="0"/>
              <w:ind w:firstLine="0"/>
              <w:jc w:val="left"/>
            </w:pPr>
            <w:r>
              <w:t>Integer</w:t>
            </w:r>
          </w:p>
        </w:tc>
        <w:tc>
          <w:tcPr>
            <w:tcW w:w="5112" w:type="dxa"/>
          </w:tcPr>
          <w:p w14:paraId="031FA895" w14:textId="77777777" w:rsidR="00B040C1" w:rsidRDefault="00085D3B">
            <w:pPr>
              <w:spacing w:after="0"/>
              <w:ind w:firstLine="0"/>
              <w:jc w:val="left"/>
            </w:pPr>
            <w:r>
              <w:t>Số token xóa thất bại.</w:t>
            </w:r>
          </w:p>
        </w:tc>
      </w:tr>
      <w:tr w:rsidR="00B040C1" w14:paraId="0EBF7218" w14:textId="77777777" w:rsidTr="00B040C1">
        <w:trPr>
          <w:cantSplit/>
        </w:trPr>
        <w:tc>
          <w:tcPr>
            <w:tcW w:w="2952" w:type="dxa"/>
          </w:tcPr>
          <w:p w14:paraId="54BEFF80" w14:textId="77777777" w:rsidR="00B040C1" w:rsidRDefault="00085D3B">
            <w:pPr>
              <w:spacing w:after="0"/>
              <w:ind w:firstLine="0"/>
              <w:jc w:val="left"/>
            </w:pPr>
            <w:r>
              <w:t>data.tokenResults</w:t>
            </w:r>
          </w:p>
        </w:tc>
        <w:tc>
          <w:tcPr>
            <w:tcW w:w="1800" w:type="dxa"/>
          </w:tcPr>
          <w:p w14:paraId="3E5CAC17" w14:textId="77777777" w:rsidR="00B040C1" w:rsidRDefault="00085D3B">
            <w:pPr>
              <w:spacing w:after="0"/>
              <w:ind w:firstLine="0"/>
              <w:jc w:val="left"/>
            </w:pPr>
            <w:r>
              <w:t>List&lt;Object&gt;</w:t>
            </w:r>
          </w:p>
        </w:tc>
        <w:tc>
          <w:tcPr>
            <w:tcW w:w="5112" w:type="dxa"/>
          </w:tcPr>
          <w:p w14:paraId="0442B8FD" w14:textId="77777777" w:rsidR="00B040C1" w:rsidRDefault="00085D3B">
            <w:pPr>
              <w:spacing w:after="0"/>
              <w:ind w:firstLine="0"/>
              <w:jc w:val="left"/>
            </w:pPr>
            <w:r>
              <w:t>Danh sách kết quả xóa từng token.</w:t>
            </w:r>
          </w:p>
        </w:tc>
      </w:tr>
      <w:tr w:rsidR="00B040C1" w14:paraId="3518F54A" w14:textId="77777777" w:rsidTr="00B040C1">
        <w:trPr>
          <w:cantSplit/>
        </w:trPr>
        <w:tc>
          <w:tcPr>
            <w:tcW w:w="2952" w:type="dxa"/>
          </w:tcPr>
          <w:p w14:paraId="6188AE53" w14:textId="77777777" w:rsidR="00B040C1" w:rsidRDefault="00085D3B">
            <w:pPr>
              <w:spacing w:after="0"/>
              <w:ind w:firstLine="0"/>
              <w:jc w:val="left"/>
            </w:pPr>
            <w:r>
              <w:t>data.tokenResults[].tokenId</w:t>
            </w:r>
          </w:p>
        </w:tc>
        <w:tc>
          <w:tcPr>
            <w:tcW w:w="1800" w:type="dxa"/>
          </w:tcPr>
          <w:p w14:paraId="53949B6A" w14:textId="77777777" w:rsidR="00B040C1" w:rsidRDefault="00085D3B">
            <w:pPr>
              <w:spacing w:after="0"/>
              <w:ind w:firstLine="0"/>
              <w:jc w:val="left"/>
            </w:pPr>
            <w:r>
              <w:t>Long</w:t>
            </w:r>
          </w:p>
        </w:tc>
        <w:tc>
          <w:tcPr>
            <w:tcW w:w="5112" w:type="dxa"/>
          </w:tcPr>
          <w:p w14:paraId="071B159E" w14:textId="77777777" w:rsidR="00B040C1" w:rsidRDefault="00085D3B">
            <w:pPr>
              <w:spacing w:after="0"/>
              <w:ind w:firstLine="0"/>
              <w:jc w:val="left"/>
            </w:pPr>
            <w:r>
              <w:t>Token ID nội bộ của CTM.</w:t>
            </w:r>
          </w:p>
        </w:tc>
      </w:tr>
      <w:tr w:rsidR="00B040C1" w14:paraId="5BF2A095" w14:textId="77777777" w:rsidTr="00B040C1">
        <w:trPr>
          <w:cantSplit/>
        </w:trPr>
        <w:tc>
          <w:tcPr>
            <w:tcW w:w="2952" w:type="dxa"/>
          </w:tcPr>
          <w:p w14:paraId="1986D5C7" w14:textId="77777777" w:rsidR="00B040C1" w:rsidRDefault="00085D3B">
            <w:pPr>
              <w:spacing w:after="0"/>
              <w:ind w:firstLine="0"/>
              <w:jc w:val="left"/>
            </w:pPr>
            <w:r>
              <w:t>data.tokenResults[].success</w:t>
            </w:r>
          </w:p>
        </w:tc>
        <w:tc>
          <w:tcPr>
            <w:tcW w:w="1800" w:type="dxa"/>
          </w:tcPr>
          <w:p w14:paraId="64C3E81E" w14:textId="77777777" w:rsidR="00B040C1" w:rsidRDefault="00085D3B">
            <w:pPr>
              <w:spacing w:after="0"/>
              <w:ind w:firstLine="0"/>
              <w:jc w:val="left"/>
            </w:pPr>
            <w:r>
              <w:t>Boolean</w:t>
            </w:r>
          </w:p>
        </w:tc>
        <w:tc>
          <w:tcPr>
            <w:tcW w:w="5112" w:type="dxa"/>
          </w:tcPr>
          <w:p w14:paraId="4AACA2E9" w14:textId="77777777" w:rsidR="00B040C1" w:rsidRDefault="00085D3B">
            <w:pPr>
              <w:spacing w:after="0"/>
              <w:ind w:firstLine="0"/>
              <w:jc w:val="left"/>
            </w:pPr>
            <w:r>
              <w:t>Kết quả xóa token.</w:t>
            </w:r>
          </w:p>
        </w:tc>
      </w:tr>
      <w:tr w:rsidR="00B040C1" w14:paraId="36432444" w14:textId="77777777" w:rsidTr="00B040C1">
        <w:trPr>
          <w:cantSplit/>
        </w:trPr>
        <w:tc>
          <w:tcPr>
            <w:tcW w:w="2952" w:type="dxa"/>
          </w:tcPr>
          <w:p w14:paraId="0607491A" w14:textId="77777777" w:rsidR="00B040C1" w:rsidRDefault="00085D3B">
            <w:pPr>
              <w:spacing w:after="0"/>
              <w:ind w:firstLine="0"/>
              <w:jc w:val="left"/>
            </w:pPr>
            <w:r>
              <w:t>data.tokenResults[].message</w:t>
            </w:r>
          </w:p>
        </w:tc>
        <w:tc>
          <w:tcPr>
            <w:tcW w:w="1800" w:type="dxa"/>
          </w:tcPr>
          <w:p w14:paraId="608C1D2C" w14:textId="77777777" w:rsidR="00B040C1" w:rsidRDefault="00085D3B">
            <w:pPr>
              <w:spacing w:after="0"/>
              <w:ind w:firstLine="0"/>
              <w:jc w:val="left"/>
            </w:pPr>
            <w:r>
              <w:t>String</w:t>
            </w:r>
          </w:p>
        </w:tc>
        <w:tc>
          <w:tcPr>
            <w:tcW w:w="5112" w:type="dxa"/>
          </w:tcPr>
          <w:p w14:paraId="7A47F9B2" w14:textId="77777777" w:rsidR="00B040C1" w:rsidRDefault="00085D3B">
            <w:pPr>
              <w:spacing w:after="0"/>
              <w:ind w:firstLine="0"/>
              <w:jc w:val="left"/>
            </w:pPr>
            <w:r>
              <w:t>Thông báo kết quả xóa token.</w:t>
            </w:r>
          </w:p>
        </w:tc>
      </w:tr>
      <w:tr w:rsidR="00B040C1" w14:paraId="41EA82F3" w14:textId="77777777" w:rsidTr="00B040C1">
        <w:trPr>
          <w:cantSplit/>
        </w:trPr>
        <w:tc>
          <w:tcPr>
            <w:tcW w:w="2952" w:type="dxa"/>
          </w:tcPr>
          <w:p w14:paraId="48D30F42" w14:textId="77777777" w:rsidR="00B040C1" w:rsidRDefault="00085D3B">
            <w:pPr>
              <w:spacing w:after="0"/>
              <w:ind w:firstLine="0"/>
              <w:jc w:val="left"/>
            </w:pPr>
            <w:r>
              <w:t>data.processedAt</w:t>
            </w:r>
          </w:p>
        </w:tc>
        <w:tc>
          <w:tcPr>
            <w:tcW w:w="1800" w:type="dxa"/>
          </w:tcPr>
          <w:p w14:paraId="63FD268C" w14:textId="77777777" w:rsidR="00B040C1" w:rsidRDefault="00085D3B">
            <w:pPr>
              <w:spacing w:after="0"/>
              <w:ind w:firstLine="0"/>
              <w:jc w:val="left"/>
            </w:pPr>
            <w:r>
              <w:t>Instant</w:t>
            </w:r>
          </w:p>
        </w:tc>
        <w:tc>
          <w:tcPr>
            <w:tcW w:w="5112" w:type="dxa"/>
          </w:tcPr>
          <w:p w14:paraId="01BCC552" w14:textId="77777777" w:rsidR="00B040C1" w:rsidRDefault="00085D3B">
            <w:pPr>
              <w:spacing w:after="0"/>
              <w:ind w:firstLine="0"/>
              <w:jc w:val="left"/>
            </w:pPr>
            <w:r>
              <w:t>Thời điểm CTM hoàn tất xử lý.</w:t>
            </w:r>
          </w:p>
        </w:tc>
      </w:tr>
      <w:tr w:rsidR="00B040C1" w14:paraId="7021C3ED" w14:textId="77777777" w:rsidTr="00B040C1">
        <w:trPr>
          <w:cantSplit/>
        </w:trPr>
        <w:tc>
          <w:tcPr>
            <w:tcW w:w="2952" w:type="dxa"/>
          </w:tcPr>
          <w:p w14:paraId="5CAE8BE7" w14:textId="77777777" w:rsidR="00B040C1" w:rsidRDefault="00085D3B">
            <w:pPr>
              <w:spacing w:after="0"/>
              <w:ind w:firstLine="0"/>
              <w:jc w:val="left"/>
            </w:pPr>
            <w:r>
              <w:t>timestamp</w:t>
            </w:r>
          </w:p>
        </w:tc>
        <w:tc>
          <w:tcPr>
            <w:tcW w:w="1800" w:type="dxa"/>
          </w:tcPr>
          <w:p w14:paraId="2F3A15C7" w14:textId="77777777" w:rsidR="00B040C1" w:rsidRDefault="00085D3B">
            <w:pPr>
              <w:spacing w:after="0"/>
              <w:ind w:firstLine="0"/>
              <w:jc w:val="left"/>
            </w:pPr>
            <w:r>
              <w:t>Instant</w:t>
            </w:r>
          </w:p>
        </w:tc>
        <w:tc>
          <w:tcPr>
            <w:tcW w:w="5112" w:type="dxa"/>
          </w:tcPr>
          <w:p w14:paraId="62624C9B" w14:textId="77777777" w:rsidR="00B040C1" w:rsidRDefault="00085D3B">
            <w:pPr>
              <w:spacing w:after="0"/>
              <w:ind w:firstLine="0"/>
              <w:jc w:val="left"/>
            </w:pPr>
            <w:r>
              <w:t>Thời điểm tạo response theo chuẩn ISO-8601.</w:t>
            </w:r>
          </w:p>
        </w:tc>
      </w:tr>
      <w:tr w:rsidR="00B040C1" w14:paraId="13DF54EC" w14:textId="77777777" w:rsidTr="00B040C1">
        <w:trPr>
          <w:cantSplit/>
        </w:trPr>
        <w:tc>
          <w:tcPr>
            <w:tcW w:w="2952" w:type="dxa"/>
          </w:tcPr>
          <w:p w14:paraId="5A665155" w14:textId="77777777" w:rsidR="00B040C1" w:rsidRDefault="00085D3B">
            <w:pPr>
              <w:spacing w:after="0"/>
              <w:ind w:firstLine="0"/>
              <w:jc w:val="left"/>
            </w:pPr>
            <w:r>
              <w:t>traceId</w:t>
            </w:r>
          </w:p>
        </w:tc>
        <w:tc>
          <w:tcPr>
            <w:tcW w:w="1800" w:type="dxa"/>
          </w:tcPr>
          <w:p w14:paraId="224B1BFF" w14:textId="77777777" w:rsidR="00B040C1" w:rsidRDefault="00085D3B">
            <w:pPr>
              <w:spacing w:after="0"/>
              <w:ind w:firstLine="0"/>
              <w:jc w:val="left"/>
            </w:pPr>
            <w:r>
              <w:t>String</w:t>
            </w:r>
          </w:p>
        </w:tc>
        <w:tc>
          <w:tcPr>
            <w:tcW w:w="5112" w:type="dxa"/>
          </w:tcPr>
          <w:p w14:paraId="367DD19D" w14:textId="77777777" w:rsidR="00B040C1" w:rsidRDefault="00085D3B">
            <w:pPr>
              <w:spacing w:after="0"/>
              <w:ind w:firstLine="0"/>
              <w:jc w:val="left"/>
            </w:pPr>
            <w:r>
              <w:t>Trace ID của request.</w:t>
            </w:r>
          </w:p>
        </w:tc>
      </w:tr>
      <w:tr w:rsidR="00B040C1" w14:paraId="4D09F721" w14:textId="77777777" w:rsidTr="00B040C1">
        <w:trPr>
          <w:cantSplit/>
        </w:trPr>
        <w:tc>
          <w:tcPr>
            <w:tcW w:w="2952" w:type="dxa"/>
          </w:tcPr>
          <w:p w14:paraId="79C98FE3" w14:textId="77777777" w:rsidR="00B040C1" w:rsidRDefault="00085D3B">
            <w:pPr>
              <w:spacing w:after="0"/>
              <w:ind w:firstLine="0"/>
              <w:jc w:val="left"/>
            </w:pPr>
            <w:r>
              <w:t>correlationId</w:t>
            </w:r>
          </w:p>
        </w:tc>
        <w:tc>
          <w:tcPr>
            <w:tcW w:w="1800" w:type="dxa"/>
          </w:tcPr>
          <w:p w14:paraId="44A1F379" w14:textId="77777777" w:rsidR="00B040C1" w:rsidRDefault="00085D3B">
            <w:pPr>
              <w:spacing w:after="0"/>
              <w:ind w:firstLine="0"/>
              <w:jc w:val="left"/>
            </w:pPr>
            <w:r>
              <w:t>String</w:t>
            </w:r>
          </w:p>
        </w:tc>
        <w:tc>
          <w:tcPr>
            <w:tcW w:w="5112" w:type="dxa"/>
          </w:tcPr>
          <w:p w14:paraId="1406341D" w14:textId="77777777" w:rsidR="00B040C1" w:rsidRDefault="00085D3B">
            <w:pPr>
              <w:spacing w:after="0"/>
              <w:ind w:firstLine="0"/>
              <w:jc w:val="left"/>
            </w:pPr>
            <w:r>
              <w:t>Correlation ID dùng xuyên suốt giao dịch.</w:t>
            </w:r>
          </w:p>
        </w:tc>
      </w:tr>
      <w:tr w:rsidR="00B040C1" w14:paraId="44926234" w14:textId="77777777" w:rsidTr="00B040C1">
        <w:trPr>
          <w:cantSplit/>
        </w:trPr>
        <w:tc>
          <w:tcPr>
            <w:tcW w:w="2952" w:type="dxa"/>
          </w:tcPr>
          <w:p w14:paraId="125A887B" w14:textId="77777777" w:rsidR="00B040C1" w:rsidRDefault="00085D3B">
            <w:pPr>
              <w:spacing w:after="0"/>
              <w:ind w:firstLine="0"/>
              <w:jc w:val="left"/>
            </w:pPr>
            <w:r>
              <w:t>requestId</w:t>
            </w:r>
          </w:p>
        </w:tc>
        <w:tc>
          <w:tcPr>
            <w:tcW w:w="1800" w:type="dxa"/>
          </w:tcPr>
          <w:p w14:paraId="363281D8" w14:textId="77777777" w:rsidR="00B040C1" w:rsidRDefault="00085D3B">
            <w:pPr>
              <w:spacing w:after="0"/>
              <w:ind w:firstLine="0"/>
              <w:jc w:val="left"/>
            </w:pPr>
            <w:r>
              <w:t>String</w:t>
            </w:r>
          </w:p>
        </w:tc>
        <w:tc>
          <w:tcPr>
            <w:tcW w:w="5112" w:type="dxa"/>
          </w:tcPr>
          <w:p w14:paraId="4AAC06EC" w14:textId="77777777" w:rsidR="00B040C1" w:rsidRDefault="00085D3B">
            <w:pPr>
              <w:spacing w:after="0"/>
              <w:ind w:firstLine="0"/>
              <w:jc w:val="left"/>
            </w:pPr>
            <w:r>
              <w:t>Request ID do hệ thống gọi API cung cấp.</w:t>
            </w:r>
          </w:p>
        </w:tc>
      </w:tr>
    </w:tbl>
    <w:p w14:paraId="3ECE2FE5" w14:textId="77777777" w:rsidR="00515DA7" w:rsidRDefault="00515DA7" w:rsidP="00515DA7"/>
    <w:p w14:paraId="07103737" w14:textId="77777777" w:rsidR="00D56AC3" w:rsidRDefault="00D56AC3" w:rsidP="00515DA7"/>
    <w:p w14:paraId="1422F65A" w14:textId="77777777" w:rsidR="00D56AC3" w:rsidRPr="00515DA7" w:rsidRDefault="00D56AC3" w:rsidP="00515DA7"/>
    <w:p w14:paraId="1C51851B" w14:textId="77777777" w:rsidR="00515DA7" w:rsidRDefault="00515DA7">
      <w:pPr>
        <w:pStyle w:val="Heading3"/>
        <w:rPr>
          <w:rFonts w:eastAsia="Times New Roman" w:cs="Times New Roman"/>
        </w:rPr>
      </w:pPr>
      <w:bookmarkStart w:id="295" w:name="_Toc240965951"/>
      <w:r>
        <w:rPr>
          <w:rFonts w:eastAsia="Times New Roman" w:cs="Times New Roman"/>
        </w:rPr>
        <w:t>Decision Engine</w:t>
      </w:r>
      <w:bookmarkEnd w:id="295"/>
    </w:p>
    <w:p w14:paraId="7E6C2F4D" w14:textId="77777777" w:rsidR="00D56AC3" w:rsidRPr="00D56AC3" w:rsidRDefault="00D56AC3" w:rsidP="00D56AC3">
      <w:r>
        <w:t xml:space="preserve">Source code:  </w:t>
      </w:r>
      <w:r w:rsidRPr="00D56AC3">
        <w:t>https://gitlab.shb.com.vn/core-card/card-token-management/decision-engine</w:t>
      </w:r>
    </w:p>
    <w:p w14:paraId="175F9CA7" w14:textId="77777777" w:rsidR="00C9009B" w:rsidRDefault="006E2142" w:rsidP="005D3B6E">
      <w:pPr>
        <w:ind w:firstLine="0"/>
        <w:jc w:val="left"/>
      </w:pPr>
      <w:r>
        <w:rPr>
          <w:b/>
          <w:sz w:val="26"/>
        </w:rPr>
        <w:t>1. POST /api/v1/tokens/{id}/approveTokenization</w:t>
      </w:r>
    </w:p>
    <w:p w14:paraId="4A0979ED" w14:textId="77777777" w:rsidR="00C9009B" w:rsidRDefault="006E2142">
      <w:pPr>
        <w:ind w:firstLine="0"/>
        <w:jc w:val="left"/>
      </w:pPr>
      <w:r>
        <w:lastRenderedPageBreak/>
        <w:t>Mô tả: API nhận request approve tokenization từ Entrust theo Token ID của Entrust, đánh giá risk theo decision matrix và trả decision cuối cùng.</w:t>
      </w:r>
    </w:p>
    <w:p w14:paraId="689748F8" w14:textId="77777777" w:rsidR="00C9009B" w:rsidRDefault="006E2142">
      <w:pPr>
        <w:ind w:firstLine="0"/>
        <w:jc w:val="left"/>
      </w:pPr>
      <w:r>
        <w:rPr>
          <w:b/>
        </w:rPr>
        <w:t>Request body</w:t>
      </w:r>
    </w:p>
    <w:tbl>
      <w:tblPr>
        <w:tblStyle w:val="TableGrid"/>
        <w:tblW w:w="0" w:type="auto"/>
        <w:tblLook w:val="04A0" w:firstRow="1" w:lastRow="0" w:firstColumn="1" w:lastColumn="0" w:noHBand="0" w:noVBand="1"/>
      </w:tblPr>
      <w:tblGrid>
        <w:gridCol w:w="3116"/>
        <w:gridCol w:w="3115"/>
        <w:gridCol w:w="3116"/>
      </w:tblGrid>
      <w:tr w:rsidR="00C9009B" w14:paraId="4AADB0A2" w14:textId="77777777" w:rsidTr="00C9009B">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0ED74410" w14:textId="77777777" w:rsidR="00C9009B" w:rsidRDefault="006E2142">
            <w:pPr>
              <w:ind w:firstLine="0"/>
              <w:jc w:val="left"/>
            </w:pPr>
            <w:r>
              <w:t>Field name</w:t>
            </w:r>
          </w:p>
        </w:tc>
        <w:tc>
          <w:tcPr>
            <w:tcW w:w="3119" w:type="dxa"/>
            <w:shd w:val="clear" w:color="auto" w:fill="D9EAF7"/>
            <w:vAlign w:val="top"/>
          </w:tcPr>
          <w:p w14:paraId="735AD7DA" w14:textId="77777777" w:rsidR="00C9009B" w:rsidRDefault="006E2142">
            <w:pPr>
              <w:ind w:firstLine="0"/>
              <w:jc w:val="left"/>
            </w:pPr>
            <w:r>
              <w:t>Data type</w:t>
            </w:r>
          </w:p>
        </w:tc>
        <w:tc>
          <w:tcPr>
            <w:tcW w:w="3119" w:type="dxa"/>
            <w:shd w:val="clear" w:color="auto" w:fill="D9EAF7"/>
            <w:vAlign w:val="top"/>
          </w:tcPr>
          <w:p w14:paraId="7F17AF51" w14:textId="77777777" w:rsidR="00C9009B" w:rsidRDefault="006E2142">
            <w:pPr>
              <w:ind w:firstLine="0"/>
              <w:jc w:val="left"/>
            </w:pPr>
            <w:r>
              <w:t>Description</w:t>
            </w:r>
          </w:p>
        </w:tc>
      </w:tr>
      <w:tr w:rsidR="00C9009B" w14:paraId="2A4A31D3" w14:textId="77777777" w:rsidTr="00C9009B">
        <w:trPr>
          <w:cantSplit/>
        </w:trPr>
        <w:tc>
          <w:tcPr>
            <w:tcW w:w="3119" w:type="dxa"/>
          </w:tcPr>
          <w:p w14:paraId="045E1A96" w14:textId="77777777" w:rsidR="00C9009B" w:rsidRDefault="006E2142">
            <w:pPr>
              <w:ind w:firstLine="0"/>
              <w:jc w:val="left"/>
            </w:pPr>
            <w:r>
              <w:t>tsp</w:t>
            </w:r>
          </w:p>
        </w:tc>
        <w:tc>
          <w:tcPr>
            <w:tcW w:w="3119" w:type="dxa"/>
          </w:tcPr>
          <w:p w14:paraId="292E96E7" w14:textId="77777777" w:rsidR="00C9009B" w:rsidRDefault="006E2142">
            <w:pPr>
              <w:ind w:firstLine="0"/>
              <w:jc w:val="left"/>
            </w:pPr>
            <w:r>
              <w:t>TspType</w:t>
            </w:r>
          </w:p>
        </w:tc>
        <w:tc>
          <w:tcPr>
            <w:tcW w:w="3119" w:type="dxa"/>
          </w:tcPr>
          <w:p w14:paraId="7B5FEE69" w14:textId="77777777" w:rsidR="00C9009B" w:rsidRDefault="006E2142">
            <w:pPr>
              <w:ind w:firstLine="0"/>
              <w:jc w:val="left"/>
            </w:pPr>
            <w:r>
              <w:t>TSP gửi request tokenization; bắt buộc. Giá trị: VTS, MDES.</w:t>
            </w:r>
          </w:p>
        </w:tc>
      </w:tr>
      <w:tr w:rsidR="00C9009B" w14:paraId="22691485" w14:textId="77777777" w:rsidTr="00C9009B">
        <w:trPr>
          <w:cantSplit/>
        </w:trPr>
        <w:tc>
          <w:tcPr>
            <w:tcW w:w="3119" w:type="dxa"/>
          </w:tcPr>
          <w:p w14:paraId="7B6632E8" w14:textId="77777777" w:rsidR="00C9009B" w:rsidRDefault="006E2142">
            <w:pPr>
              <w:ind w:firstLine="0"/>
              <w:jc w:val="left"/>
            </w:pPr>
            <w:r>
              <w:t>tspTokenRequestorId</w:t>
            </w:r>
          </w:p>
        </w:tc>
        <w:tc>
          <w:tcPr>
            <w:tcW w:w="3119" w:type="dxa"/>
          </w:tcPr>
          <w:p w14:paraId="1ABBE485" w14:textId="77777777" w:rsidR="00C9009B" w:rsidRDefault="006E2142">
            <w:pPr>
              <w:ind w:firstLine="0"/>
              <w:jc w:val="left"/>
            </w:pPr>
            <w:r>
              <w:t>String</w:t>
            </w:r>
          </w:p>
        </w:tc>
        <w:tc>
          <w:tcPr>
            <w:tcW w:w="3119" w:type="dxa"/>
          </w:tcPr>
          <w:p w14:paraId="353A8E12" w14:textId="77777777" w:rsidR="00C9009B" w:rsidRDefault="006E2142">
            <w:pPr>
              <w:ind w:firstLine="0"/>
              <w:jc w:val="left"/>
            </w:pPr>
            <w:r>
              <w:t>Token Requestor ID tại TSP; bắt buộc.</w:t>
            </w:r>
          </w:p>
        </w:tc>
      </w:tr>
      <w:tr w:rsidR="00C9009B" w14:paraId="4F62C3A0" w14:textId="77777777" w:rsidTr="00C9009B">
        <w:trPr>
          <w:cantSplit/>
        </w:trPr>
        <w:tc>
          <w:tcPr>
            <w:tcW w:w="3119" w:type="dxa"/>
          </w:tcPr>
          <w:p w14:paraId="3444ECD6" w14:textId="77777777" w:rsidR="00C9009B" w:rsidRDefault="006E2142">
            <w:pPr>
              <w:ind w:firstLine="0"/>
              <w:jc w:val="left"/>
            </w:pPr>
            <w:r>
              <w:t>tokenRequestorName</w:t>
            </w:r>
          </w:p>
        </w:tc>
        <w:tc>
          <w:tcPr>
            <w:tcW w:w="3119" w:type="dxa"/>
          </w:tcPr>
          <w:p w14:paraId="533EA243" w14:textId="77777777" w:rsidR="00C9009B" w:rsidRDefault="006E2142">
            <w:pPr>
              <w:ind w:firstLine="0"/>
              <w:jc w:val="left"/>
            </w:pPr>
            <w:r>
              <w:t>String</w:t>
            </w:r>
          </w:p>
        </w:tc>
        <w:tc>
          <w:tcPr>
            <w:tcW w:w="3119" w:type="dxa"/>
          </w:tcPr>
          <w:p w14:paraId="24E3B9FC" w14:textId="77777777" w:rsidR="00C9009B" w:rsidRDefault="006E2142">
            <w:pPr>
              <w:ind w:firstLine="0"/>
              <w:jc w:val="left"/>
            </w:pPr>
            <w:r>
              <w:t>Tên Token Requestor.</w:t>
            </w:r>
          </w:p>
        </w:tc>
      </w:tr>
      <w:tr w:rsidR="00C9009B" w14:paraId="5EC22AD4" w14:textId="77777777" w:rsidTr="00C9009B">
        <w:trPr>
          <w:cantSplit/>
        </w:trPr>
        <w:tc>
          <w:tcPr>
            <w:tcW w:w="3119" w:type="dxa"/>
          </w:tcPr>
          <w:p w14:paraId="1AF7AB1E" w14:textId="77777777" w:rsidR="00C9009B" w:rsidRDefault="006E2142">
            <w:pPr>
              <w:ind w:firstLine="0"/>
              <w:jc w:val="left"/>
            </w:pPr>
            <w:r>
              <w:t>tspTokenId</w:t>
            </w:r>
          </w:p>
        </w:tc>
        <w:tc>
          <w:tcPr>
            <w:tcW w:w="3119" w:type="dxa"/>
          </w:tcPr>
          <w:p w14:paraId="2A6C5725" w14:textId="77777777" w:rsidR="00C9009B" w:rsidRDefault="006E2142">
            <w:pPr>
              <w:ind w:firstLine="0"/>
              <w:jc w:val="left"/>
            </w:pPr>
            <w:r>
              <w:t>String</w:t>
            </w:r>
          </w:p>
        </w:tc>
        <w:tc>
          <w:tcPr>
            <w:tcW w:w="3119" w:type="dxa"/>
          </w:tcPr>
          <w:p w14:paraId="1957F797" w14:textId="77777777" w:rsidR="00C9009B" w:rsidRDefault="006E2142">
            <w:pPr>
              <w:ind w:firstLine="0"/>
              <w:jc w:val="left"/>
            </w:pPr>
            <w:r>
              <w:t>Token ID tại TSP.</w:t>
            </w:r>
          </w:p>
        </w:tc>
      </w:tr>
      <w:tr w:rsidR="00C9009B" w14:paraId="1EA2C684" w14:textId="77777777" w:rsidTr="00C9009B">
        <w:trPr>
          <w:cantSplit/>
        </w:trPr>
        <w:tc>
          <w:tcPr>
            <w:tcW w:w="3119" w:type="dxa"/>
          </w:tcPr>
          <w:p w14:paraId="59F1F216" w14:textId="77777777" w:rsidR="00C9009B" w:rsidRDefault="006E2142">
            <w:pPr>
              <w:ind w:firstLine="0"/>
              <w:jc w:val="left"/>
            </w:pPr>
            <w:r>
              <w:t>tspTokenProvisioningId</w:t>
            </w:r>
          </w:p>
        </w:tc>
        <w:tc>
          <w:tcPr>
            <w:tcW w:w="3119" w:type="dxa"/>
          </w:tcPr>
          <w:p w14:paraId="31E1257D" w14:textId="77777777" w:rsidR="00C9009B" w:rsidRDefault="006E2142">
            <w:pPr>
              <w:ind w:firstLine="0"/>
              <w:jc w:val="left"/>
            </w:pPr>
            <w:r>
              <w:t>String</w:t>
            </w:r>
          </w:p>
        </w:tc>
        <w:tc>
          <w:tcPr>
            <w:tcW w:w="3119" w:type="dxa"/>
          </w:tcPr>
          <w:p w14:paraId="2567EAAD" w14:textId="77777777" w:rsidR="00C9009B" w:rsidRDefault="006E2142">
            <w:pPr>
              <w:ind w:firstLine="0"/>
              <w:jc w:val="left"/>
            </w:pPr>
            <w:r>
              <w:t>Token Provisioning ID tại TSP.</w:t>
            </w:r>
          </w:p>
        </w:tc>
      </w:tr>
      <w:tr w:rsidR="00C9009B" w14:paraId="4FC090AF" w14:textId="77777777" w:rsidTr="00C9009B">
        <w:trPr>
          <w:cantSplit/>
        </w:trPr>
        <w:tc>
          <w:tcPr>
            <w:tcW w:w="3119" w:type="dxa"/>
          </w:tcPr>
          <w:p w14:paraId="65A67D5C" w14:textId="77777777" w:rsidR="00C9009B" w:rsidRDefault="006E2142">
            <w:pPr>
              <w:ind w:firstLine="0"/>
              <w:jc w:val="left"/>
            </w:pPr>
            <w:r>
              <w:t>tspPanId</w:t>
            </w:r>
          </w:p>
        </w:tc>
        <w:tc>
          <w:tcPr>
            <w:tcW w:w="3119" w:type="dxa"/>
          </w:tcPr>
          <w:p w14:paraId="3F24103C" w14:textId="77777777" w:rsidR="00C9009B" w:rsidRDefault="006E2142">
            <w:pPr>
              <w:ind w:firstLine="0"/>
              <w:jc w:val="left"/>
            </w:pPr>
            <w:r>
              <w:t>String</w:t>
            </w:r>
          </w:p>
        </w:tc>
        <w:tc>
          <w:tcPr>
            <w:tcW w:w="3119" w:type="dxa"/>
          </w:tcPr>
          <w:p w14:paraId="658F9128" w14:textId="77777777" w:rsidR="00C9009B" w:rsidRDefault="006E2142">
            <w:pPr>
              <w:ind w:firstLine="0"/>
              <w:jc w:val="left"/>
            </w:pPr>
            <w:r>
              <w:t>PAN ID tại TSP.</w:t>
            </w:r>
          </w:p>
        </w:tc>
      </w:tr>
      <w:tr w:rsidR="00C9009B" w14:paraId="5E69730C" w14:textId="77777777" w:rsidTr="00C9009B">
        <w:trPr>
          <w:cantSplit/>
        </w:trPr>
        <w:tc>
          <w:tcPr>
            <w:tcW w:w="3119" w:type="dxa"/>
          </w:tcPr>
          <w:p w14:paraId="297B6BA8" w14:textId="77777777" w:rsidR="00C9009B" w:rsidRDefault="006E2142">
            <w:pPr>
              <w:ind w:firstLine="0"/>
              <w:jc w:val="left"/>
            </w:pPr>
            <w:r>
              <w:t>emailAddressHash</w:t>
            </w:r>
          </w:p>
        </w:tc>
        <w:tc>
          <w:tcPr>
            <w:tcW w:w="3119" w:type="dxa"/>
          </w:tcPr>
          <w:p w14:paraId="7EDDDCF3" w14:textId="77777777" w:rsidR="00C9009B" w:rsidRDefault="006E2142">
            <w:pPr>
              <w:ind w:firstLine="0"/>
              <w:jc w:val="left"/>
            </w:pPr>
            <w:r>
              <w:t>String</w:t>
            </w:r>
          </w:p>
        </w:tc>
        <w:tc>
          <w:tcPr>
            <w:tcW w:w="3119" w:type="dxa"/>
          </w:tcPr>
          <w:p w14:paraId="20725D13" w14:textId="77777777" w:rsidR="00C9009B" w:rsidRDefault="006E2142">
            <w:pPr>
              <w:ind w:firstLine="0"/>
              <w:jc w:val="left"/>
            </w:pPr>
            <w:r>
              <w:t>Giá trị hash của địa chỉ email khách hàng.</w:t>
            </w:r>
          </w:p>
        </w:tc>
      </w:tr>
      <w:tr w:rsidR="00C9009B" w14:paraId="4B1A3003" w14:textId="77777777" w:rsidTr="00C9009B">
        <w:trPr>
          <w:cantSplit/>
        </w:trPr>
        <w:tc>
          <w:tcPr>
            <w:tcW w:w="3119" w:type="dxa"/>
          </w:tcPr>
          <w:p w14:paraId="0E6F88B3" w14:textId="77777777" w:rsidR="00C9009B" w:rsidRDefault="006E2142">
            <w:pPr>
              <w:ind w:firstLine="0"/>
              <w:jc w:val="left"/>
            </w:pPr>
            <w:r>
              <w:t>tokenType</w:t>
            </w:r>
          </w:p>
        </w:tc>
        <w:tc>
          <w:tcPr>
            <w:tcW w:w="3119" w:type="dxa"/>
          </w:tcPr>
          <w:p w14:paraId="67DBFFBC" w14:textId="77777777" w:rsidR="00C9009B" w:rsidRDefault="006E2142">
            <w:pPr>
              <w:ind w:firstLine="0"/>
              <w:jc w:val="left"/>
            </w:pPr>
            <w:r>
              <w:t>TokenType</w:t>
            </w:r>
          </w:p>
        </w:tc>
        <w:tc>
          <w:tcPr>
            <w:tcW w:w="3119" w:type="dxa"/>
          </w:tcPr>
          <w:p w14:paraId="7DEEBEC9" w14:textId="77777777" w:rsidR="00C9009B" w:rsidRDefault="006E2142">
            <w:pPr>
              <w:ind w:firstLine="0"/>
              <w:jc w:val="left"/>
            </w:pPr>
            <w:r>
              <w:t>Loại token; bắt buộc. Giá trị: SECURE_ELEMENT, HCE, CARD_ON_FILE, QR_CODE, OTHER.</w:t>
            </w:r>
          </w:p>
        </w:tc>
      </w:tr>
      <w:tr w:rsidR="00C9009B" w14:paraId="4F0C1692" w14:textId="77777777" w:rsidTr="00C9009B">
        <w:trPr>
          <w:cantSplit/>
        </w:trPr>
        <w:tc>
          <w:tcPr>
            <w:tcW w:w="3119" w:type="dxa"/>
          </w:tcPr>
          <w:p w14:paraId="46B0BAD5" w14:textId="77777777" w:rsidR="00C9009B" w:rsidRDefault="006E2142">
            <w:pPr>
              <w:ind w:firstLine="0"/>
              <w:jc w:val="left"/>
            </w:pPr>
            <w:r>
              <w:lastRenderedPageBreak/>
              <w:t>trCustomerWalletId</w:t>
            </w:r>
          </w:p>
        </w:tc>
        <w:tc>
          <w:tcPr>
            <w:tcW w:w="3119" w:type="dxa"/>
          </w:tcPr>
          <w:p w14:paraId="04FC4BC2" w14:textId="77777777" w:rsidR="00C9009B" w:rsidRDefault="006E2142">
            <w:pPr>
              <w:ind w:firstLine="0"/>
              <w:jc w:val="left"/>
            </w:pPr>
            <w:r>
              <w:t>String</w:t>
            </w:r>
          </w:p>
        </w:tc>
        <w:tc>
          <w:tcPr>
            <w:tcW w:w="3119" w:type="dxa"/>
          </w:tcPr>
          <w:p w14:paraId="5DF304CD" w14:textId="77777777" w:rsidR="00C9009B" w:rsidRDefault="006E2142">
            <w:pPr>
              <w:ind w:firstLine="0"/>
              <w:jc w:val="left"/>
            </w:pPr>
            <w:r>
              <w:t>Customer Wallet ID tại Token Requestor.</w:t>
            </w:r>
          </w:p>
        </w:tc>
      </w:tr>
      <w:tr w:rsidR="00C9009B" w14:paraId="10063516" w14:textId="77777777" w:rsidTr="00C9009B">
        <w:trPr>
          <w:cantSplit/>
        </w:trPr>
        <w:tc>
          <w:tcPr>
            <w:tcW w:w="3119" w:type="dxa"/>
          </w:tcPr>
          <w:p w14:paraId="1DCAC0AC" w14:textId="77777777" w:rsidR="00C9009B" w:rsidRDefault="006E2142">
            <w:pPr>
              <w:ind w:firstLine="0"/>
              <w:jc w:val="left"/>
            </w:pPr>
            <w:r>
              <w:t>walletProviderId</w:t>
            </w:r>
          </w:p>
        </w:tc>
        <w:tc>
          <w:tcPr>
            <w:tcW w:w="3119" w:type="dxa"/>
          </w:tcPr>
          <w:p w14:paraId="064E53F7" w14:textId="77777777" w:rsidR="00C9009B" w:rsidRDefault="006E2142">
            <w:pPr>
              <w:ind w:firstLine="0"/>
              <w:jc w:val="left"/>
            </w:pPr>
            <w:r>
              <w:t>String</w:t>
            </w:r>
          </w:p>
        </w:tc>
        <w:tc>
          <w:tcPr>
            <w:tcW w:w="3119" w:type="dxa"/>
          </w:tcPr>
          <w:p w14:paraId="05F7D72B" w14:textId="77777777" w:rsidR="00C9009B" w:rsidRDefault="006E2142">
            <w:pPr>
              <w:ind w:firstLine="0"/>
              <w:jc w:val="left"/>
            </w:pPr>
            <w:r>
              <w:t>Wallet Provider ID.</w:t>
            </w:r>
          </w:p>
        </w:tc>
      </w:tr>
      <w:tr w:rsidR="00C9009B" w14:paraId="527D06DD" w14:textId="77777777" w:rsidTr="00C9009B">
        <w:trPr>
          <w:cantSplit/>
        </w:trPr>
        <w:tc>
          <w:tcPr>
            <w:tcW w:w="3119" w:type="dxa"/>
          </w:tcPr>
          <w:p w14:paraId="592F43C3" w14:textId="77777777" w:rsidR="00C9009B" w:rsidRDefault="006E2142">
            <w:pPr>
              <w:ind w:firstLine="0"/>
              <w:jc w:val="left"/>
            </w:pPr>
            <w:r>
              <w:t>cvx2VerificationResult</w:t>
            </w:r>
          </w:p>
        </w:tc>
        <w:tc>
          <w:tcPr>
            <w:tcW w:w="3119" w:type="dxa"/>
          </w:tcPr>
          <w:p w14:paraId="05478794" w14:textId="77777777" w:rsidR="00C9009B" w:rsidRDefault="006E2142">
            <w:pPr>
              <w:ind w:firstLine="0"/>
              <w:jc w:val="left"/>
            </w:pPr>
            <w:r>
              <w:t>String</w:t>
            </w:r>
          </w:p>
        </w:tc>
        <w:tc>
          <w:tcPr>
            <w:tcW w:w="3119" w:type="dxa"/>
          </w:tcPr>
          <w:p w14:paraId="2428F649" w14:textId="77777777" w:rsidR="00C9009B" w:rsidRDefault="006E2142">
            <w:pPr>
              <w:ind w:firstLine="0"/>
              <w:jc w:val="left"/>
            </w:pPr>
            <w:r>
              <w:t>Kết quả verify CVV2/CVC2 do hệ thống nguồn cung cấp.</w:t>
            </w:r>
          </w:p>
        </w:tc>
      </w:tr>
      <w:tr w:rsidR="00C9009B" w14:paraId="1A6737DE" w14:textId="77777777" w:rsidTr="00C9009B">
        <w:trPr>
          <w:cantSplit/>
        </w:trPr>
        <w:tc>
          <w:tcPr>
            <w:tcW w:w="3119" w:type="dxa"/>
          </w:tcPr>
          <w:p w14:paraId="217D3CE8" w14:textId="77777777" w:rsidR="00C9009B" w:rsidRDefault="006E2142">
            <w:pPr>
              <w:ind w:firstLine="0"/>
              <w:jc w:val="left"/>
            </w:pPr>
            <w:r>
              <w:t>card</w:t>
            </w:r>
          </w:p>
        </w:tc>
        <w:tc>
          <w:tcPr>
            <w:tcW w:w="3119" w:type="dxa"/>
          </w:tcPr>
          <w:p w14:paraId="5C9643FB" w14:textId="77777777" w:rsidR="00C9009B" w:rsidRDefault="006E2142">
            <w:pPr>
              <w:ind w:firstLine="0"/>
              <w:jc w:val="left"/>
            </w:pPr>
            <w:r>
              <w:t>Object</w:t>
            </w:r>
          </w:p>
        </w:tc>
        <w:tc>
          <w:tcPr>
            <w:tcW w:w="3119" w:type="dxa"/>
          </w:tcPr>
          <w:p w14:paraId="0BBADAC4" w14:textId="77777777" w:rsidR="00C9009B" w:rsidRDefault="006E2142">
            <w:pPr>
              <w:ind w:firstLine="0"/>
              <w:jc w:val="left"/>
            </w:pPr>
            <w:r>
              <w:t>Thông tin card dùng để xác định Card ID trên hệ thống issuer và đánh giá tokenization.</w:t>
            </w:r>
          </w:p>
        </w:tc>
      </w:tr>
      <w:tr w:rsidR="00C9009B" w14:paraId="0A9586A8" w14:textId="77777777" w:rsidTr="00C9009B">
        <w:trPr>
          <w:cantSplit/>
        </w:trPr>
        <w:tc>
          <w:tcPr>
            <w:tcW w:w="3119" w:type="dxa"/>
          </w:tcPr>
          <w:p w14:paraId="04D70F00" w14:textId="77777777" w:rsidR="00C9009B" w:rsidRDefault="006E2142">
            <w:pPr>
              <w:ind w:firstLine="0"/>
              <w:jc w:val="left"/>
            </w:pPr>
            <w:r>
              <w:t>card.panSource</w:t>
            </w:r>
          </w:p>
        </w:tc>
        <w:tc>
          <w:tcPr>
            <w:tcW w:w="3119" w:type="dxa"/>
          </w:tcPr>
          <w:p w14:paraId="49673430" w14:textId="77777777" w:rsidR="00C9009B" w:rsidRDefault="006E2142">
            <w:pPr>
              <w:ind w:firstLine="0"/>
              <w:jc w:val="left"/>
            </w:pPr>
            <w:r>
              <w:t>String</w:t>
            </w:r>
          </w:p>
        </w:tc>
        <w:tc>
          <w:tcPr>
            <w:tcW w:w="3119" w:type="dxa"/>
          </w:tcPr>
          <w:p w14:paraId="1749F054" w14:textId="77777777" w:rsidR="00C9009B" w:rsidRDefault="006E2142">
            <w:pPr>
              <w:ind w:firstLine="0"/>
              <w:jc w:val="left"/>
            </w:pPr>
            <w:r>
              <w:t>Nguồn PAN trong request tokenization.</w:t>
            </w:r>
          </w:p>
        </w:tc>
      </w:tr>
      <w:tr w:rsidR="00C9009B" w14:paraId="5760466D" w14:textId="77777777" w:rsidTr="00C9009B">
        <w:trPr>
          <w:cantSplit/>
        </w:trPr>
        <w:tc>
          <w:tcPr>
            <w:tcW w:w="3119" w:type="dxa"/>
          </w:tcPr>
          <w:p w14:paraId="255BA117" w14:textId="77777777" w:rsidR="00C9009B" w:rsidRDefault="006E2142">
            <w:pPr>
              <w:ind w:firstLine="0"/>
              <w:jc w:val="left"/>
            </w:pPr>
            <w:r>
              <w:t>card.issuerCardId</w:t>
            </w:r>
          </w:p>
        </w:tc>
        <w:tc>
          <w:tcPr>
            <w:tcW w:w="3119" w:type="dxa"/>
          </w:tcPr>
          <w:p w14:paraId="473FC2D3" w14:textId="77777777" w:rsidR="00C9009B" w:rsidRDefault="006E2142">
            <w:pPr>
              <w:ind w:firstLine="0"/>
              <w:jc w:val="left"/>
            </w:pPr>
            <w:r>
              <w:t>String</w:t>
            </w:r>
          </w:p>
        </w:tc>
        <w:tc>
          <w:tcPr>
            <w:tcW w:w="3119" w:type="dxa"/>
          </w:tcPr>
          <w:p w14:paraId="7421FFD3" w14:textId="77777777" w:rsidR="00C9009B" w:rsidRDefault="006E2142">
            <w:pPr>
              <w:ind w:firstLine="0"/>
              <w:jc w:val="left"/>
            </w:pPr>
            <w:r>
              <w:t>Card ID trên hệ thống issuer; nếu không có, hệ thống giải mã card.pan để tra cứu.</w:t>
            </w:r>
          </w:p>
        </w:tc>
      </w:tr>
      <w:tr w:rsidR="00C9009B" w14:paraId="759C80FF" w14:textId="77777777" w:rsidTr="00C9009B">
        <w:trPr>
          <w:cantSplit/>
        </w:trPr>
        <w:tc>
          <w:tcPr>
            <w:tcW w:w="3119" w:type="dxa"/>
          </w:tcPr>
          <w:p w14:paraId="237A9858" w14:textId="77777777" w:rsidR="00C9009B" w:rsidRDefault="006E2142">
            <w:pPr>
              <w:ind w:firstLine="0"/>
              <w:jc w:val="left"/>
            </w:pPr>
            <w:r>
              <w:t>card.pan</w:t>
            </w:r>
          </w:p>
        </w:tc>
        <w:tc>
          <w:tcPr>
            <w:tcW w:w="3119" w:type="dxa"/>
          </w:tcPr>
          <w:p w14:paraId="31332C28" w14:textId="77777777" w:rsidR="00C9009B" w:rsidRDefault="006E2142">
            <w:pPr>
              <w:ind w:firstLine="0"/>
              <w:jc w:val="left"/>
            </w:pPr>
            <w:r>
              <w:t>String</w:t>
            </w:r>
          </w:p>
        </w:tc>
        <w:tc>
          <w:tcPr>
            <w:tcW w:w="3119" w:type="dxa"/>
          </w:tcPr>
          <w:p w14:paraId="1331B940" w14:textId="77777777" w:rsidR="00C9009B" w:rsidRDefault="006E2142">
            <w:pPr>
              <w:ind w:firstLine="0"/>
              <w:jc w:val="left"/>
            </w:pPr>
            <w:r>
              <w:t>PAN được mã hóa JWE; dùng khi request không có Card ID trên hệ thống issuer.</w:t>
            </w:r>
          </w:p>
        </w:tc>
      </w:tr>
      <w:tr w:rsidR="00C9009B" w14:paraId="3FB122DD" w14:textId="77777777" w:rsidTr="00C9009B">
        <w:trPr>
          <w:cantSplit/>
        </w:trPr>
        <w:tc>
          <w:tcPr>
            <w:tcW w:w="3119" w:type="dxa"/>
          </w:tcPr>
          <w:p w14:paraId="100DB20C" w14:textId="77777777" w:rsidR="00C9009B" w:rsidRDefault="006E2142">
            <w:pPr>
              <w:ind w:firstLine="0"/>
              <w:jc w:val="left"/>
            </w:pPr>
            <w:r>
              <w:t>card.expiryDate</w:t>
            </w:r>
          </w:p>
        </w:tc>
        <w:tc>
          <w:tcPr>
            <w:tcW w:w="3119" w:type="dxa"/>
          </w:tcPr>
          <w:p w14:paraId="78743020" w14:textId="77777777" w:rsidR="00C9009B" w:rsidRDefault="006E2142">
            <w:pPr>
              <w:ind w:firstLine="0"/>
              <w:jc w:val="left"/>
            </w:pPr>
            <w:r>
              <w:t>String</w:t>
            </w:r>
          </w:p>
        </w:tc>
        <w:tc>
          <w:tcPr>
            <w:tcW w:w="3119" w:type="dxa"/>
          </w:tcPr>
          <w:p w14:paraId="1C673D8E" w14:textId="77777777" w:rsidR="00C9009B" w:rsidRDefault="006E2142">
            <w:pPr>
              <w:ind w:firstLine="0"/>
              <w:jc w:val="left"/>
            </w:pPr>
            <w:r>
              <w:t>Ngày hết hạn card.</w:t>
            </w:r>
          </w:p>
        </w:tc>
      </w:tr>
      <w:tr w:rsidR="00C9009B" w14:paraId="0567B9DC" w14:textId="77777777" w:rsidTr="00C9009B">
        <w:trPr>
          <w:cantSplit/>
        </w:trPr>
        <w:tc>
          <w:tcPr>
            <w:tcW w:w="3119" w:type="dxa"/>
          </w:tcPr>
          <w:p w14:paraId="09934D8F" w14:textId="77777777" w:rsidR="00C9009B" w:rsidRDefault="006E2142">
            <w:pPr>
              <w:ind w:firstLine="0"/>
              <w:jc w:val="left"/>
            </w:pPr>
            <w:r>
              <w:t>card.cvx2</w:t>
            </w:r>
          </w:p>
        </w:tc>
        <w:tc>
          <w:tcPr>
            <w:tcW w:w="3119" w:type="dxa"/>
          </w:tcPr>
          <w:p w14:paraId="73130F2F" w14:textId="77777777" w:rsidR="00C9009B" w:rsidRDefault="006E2142">
            <w:pPr>
              <w:ind w:firstLine="0"/>
              <w:jc w:val="left"/>
            </w:pPr>
            <w:r>
              <w:t>String</w:t>
            </w:r>
          </w:p>
        </w:tc>
        <w:tc>
          <w:tcPr>
            <w:tcW w:w="3119" w:type="dxa"/>
          </w:tcPr>
          <w:p w14:paraId="3D3A6CAB" w14:textId="77777777" w:rsidR="00C9009B" w:rsidRDefault="006E2142">
            <w:pPr>
              <w:ind w:firstLine="0"/>
              <w:jc w:val="left"/>
            </w:pPr>
            <w:r>
              <w:t>CVV2/CVC2 của card.</w:t>
            </w:r>
          </w:p>
        </w:tc>
      </w:tr>
      <w:tr w:rsidR="00C9009B" w14:paraId="66A47597" w14:textId="77777777" w:rsidTr="00C9009B">
        <w:trPr>
          <w:cantSplit/>
        </w:trPr>
        <w:tc>
          <w:tcPr>
            <w:tcW w:w="3119" w:type="dxa"/>
          </w:tcPr>
          <w:p w14:paraId="7751E950" w14:textId="77777777" w:rsidR="00C9009B" w:rsidRDefault="006E2142">
            <w:pPr>
              <w:ind w:firstLine="0"/>
              <w:jc w:val="left"/>
            </w:pPr>
            <w:r>
              <w:t>card.activeTokenCount</w:t>
            </w:r>
          </w:p>
        </w:tc>
        <w:tc>
          <w:tcPr>
            <w:tcW w:w="3119" w:type="dxa"/>
          </w:tcPr>
          <w:p w14:paraId="1C708B57" w14:textId="77777777" w:rsidR="00C9009B" w:rsidRDefault="006E2142">
            <w:pPr>
              <w:ind w:firstLine="0"/>
              <w:jc w:val="left"/>
            </w:pPr>
            <w:r>
              <w:t>Integer</w:t>
            </w:r>
          </w:p>
        </w:tc>
        <w:tc>
          <w:tcPr>
            <w:tcW w:w="3119" w:type="dxa"/>
          </w:tcPr>
          <w:p w14:paraId="249E4407" w14:textId="77777777" w:rsidR="00C9009B" w:rsidRDefault="006E2142">
            <w:pPr>
              <w:ind w:firstLine="0"/>
              <w:jc w:val="left"/>
            </w:pPr>
            <w:r>
              <w:t>Số token đang hoạt động của card; bắt buộc.</w:t>
            </w:r>
          </w:p>
        </w:tc>
      </w:tr>
      <w:tr w:rsidR="00C9009B" w14:paraId="1D96B488" w14:textId="77777777" w:rsidTr="00C9009B">
        <w:trPr>
          <w:cantSplit/>
        </w:trPr>
        <w:tc>
          <w:tcPr>
            <w:tcW w:w="3119" w:type="dxa"/>
          </w:tcPr>
          <w:p w14:paraId="4E4012C6" w14:textId="77777777" w:rsidR="00C9009B" w:rsidRDefault="006E2142">
            <w:pPr>
              <w:ind w:firstLine="0"/>
              <w:jc w:val="left"/>
            </w:pPr>
            <w:r>
              <w:lastRenderedPageBreak/>
              <w:t>card.billingAddress</w:t>
            </w:r>
          </w:p>
        </w:tc>
        <w:tc>
          <w:tcPr>
            <w:tcW w:w="3119" w:type="dxa"/>
          </w:tcPr>
          <w:p w14:paraId="0B1D0582" w14:textId="77777777" w:rsidR="00C9009B" w:rsidRDefault="006E2142">
            <w:pPr>
              <w:ind w:firstLine="0"/>
              <w:jc w:val="left"/>
            </w:pPr>
            <w:r>
              <w:t>Object</w:t>
            </w:r>
          </w:p>
        </w:tc>
        <w:tc>
          <w:tcPr>
            <w:tcW w:w="3119" w:type="dxa"/>
          </w:tcPr>
          <w:p w14:paraId="7368FBF4" w14:textId="77777777" w:rsidR="00C9009B" w:rsidRDefault="006E2142">
            <w:pPr>
              <w:ind w:firstLine="0"/>
              <w:jc w:val="left"/>
            </w:pPr>
            <w:r>
              <w:t>Địa chỉ thanh toán của chủ card.</w:t>
            </w:r>
          </w:p>
        </w:tc>
      </w:tr>
      <w:tr w:rsidR="00C9009B" w14:paraId="2DB7CD53" w14:textId="77777777" w:rsidTr="00C9009B">
        <w:trPr>
          <w:cantSplit/>
        </w:trPr>
        <w:tc>
          <w:tcPr>
            <w:tcW w:w="3119" w:type="dxa"/>
          </w:tcPr>
          <w:p w14:paraId="399886AB" w14:textId="77777777" w:rsidR="00C9009B" w:rsidRDefault="006E2142">
            <w:pPr>
              <w:ind w:firstLine="0"/>
              <w:jc w:val="left"/>
            </w:pPr>
            <w:r>
              <w:t>card.billingAddress.line1</w:t>
            </w:r>
          </w:p>
        </w:tc>
        <w:tc>
          <w:tcPr>
            <w:tcW w:w="3119" w:type="dxa"/>
          </w:tcPr>
          <w:p w14:paraId="2B732FFB" w14:textId="77777777" w:rsidR="00C9009B" w:rsidRDefault="006E2142">
            <w:pPr>
              <w:ind w:firstLine="0"/>
              <w:jc w:val="left"/>
            </w:pPr>
            <w:r>
              <w:t>String</w:t>
            </w:r>
          </w:p>
        </w:tc>
        <w:tc>
          <w:tcPr>
            <w:tcW w:w="3119" w:type="dxa"/>
          </w:tcPr>
          <w:p w14:paraId="7D046C33" w14:textId="77777777" w:rsidR="00C9009B" w:rsidRDefault="006E2142">
            <w:pPr>
              <w:ind w:firstLine="0"/>
              <w:jc w:val="left"/>
            </w:pPr>
            <w:r>
              <w:t>Dòng địa chỉ thanh toán thứ nhất.</w:t>
            </w:r>
          </w:p>
        </w:tc>
      </w:tr>
      <w:tr w:rsidR="00C9009B" w14:paraId="3709DF8A" w14:textId="77777777" w:rsidTr="00C9009B">
        <w:trPr>
          <w:cantSplit/>
        </w:trPr>
        <w:tc>
          <w:tcPr>
            <w:tcW w:w="3119" w:type="dxa"/>
          </w:tcPr>
          <w:p w14:paraId="7F4CB919" w14:textId="77777777" w:rsidR="00C9009B" w:rsidRDefault="006E2142">
            <w:pPr>
              <w:ind w:firstLine="0"/>
              <w:jc w:val="left"/>
            </w:pPr>
            <w:r>
              <w:t>card.billingAddress.line2</w:t>
            </w:r>
          </w:p>
        </w:tc>
        <w:tc>
          <w:tcPr>
            <w:tcW w:w="3119" w:type="dxa"/>
          </w:tcPr>
          <w:p w14:paraId="3D65ED04" w14:textId="77777777" w:rsidR="00C9009B" w:rsidRDefault="006E2142">
            <w:pPr>
              <w:ind w:firstLine="0"/>
              <w:jc w:val="left"/>
            </w:pPr>
            <w:r>
              <w:t>String</w:t>
            </w:r>
          </w:p>
        </w:tc>
        <w:tc>
          <w:tcPr>
            <w:tcW w:w="3119" w:type="dxa"/>
          </w:tcPr>
          <w:p w14:paraId="0A4292E4" w14:textId="77777777" w:rsidR="00C9009B" w:rsidRDefault="006E2142">
            <w:pPr>
              <w:ind w:firstLine="0"/>
              <w:jc w:val="left"/>
            </w:pPr>
            <w:r>
              <w:t>Dòng địa chỉ thanh toán thứ hai.</w:t>
            </w:r>
          </w:p>
        </w:tc>
      </w:tr>
      <w:tr w:rsidR="00C9009B" w14:paraId="051FEA35" w14:textId="77777777" w:rsidTr="00C9009B">
        <w:trPr>
          <w:cantSplit/>
        </w:trPr>
        <w:tc>
          <w:tcPr>
            <w:tcW w:w="3119" w:type="dxa"/>
          </w:tcPr>
          <w:p w14:paraId="10D17924" w14:textId="77777777" w:rsidR="00C9009B" w:rsidRDefault="006E2142">
            <w:pPr>
              <w:ind w:firstLine="0"/>
              <w:jc w:val="left"/>
            </w:pPr>
            <w:r>
              <w:t>card.billingAddress.city</w:t>
            </w:r>
          </w:p>
        </w:tc>
        <w:tc>
          <w:tcPr>
            <w:tcW w:w="3119" w:type="dxa"/>
          </w:tcPr>
          <w:p w14:paraId="4F2122E8" w14:textId="77777777" w:rsidR="00C9009B" w:rsidRDefault="006E2142">
            <w:pPr>
              <w:ind w:firstLine="0"/>
              <w:jc w:val="left"/>
            </w:pPr>
            <w:r>
              <w:t>String</w:t>
            </w:r>
          </w:p>
        </w:tc>
        <w:tc>
          <w:tcPr>
            <w:tcW w:w="3119" w:type="dxa"/>
          </w:tcPr>
          <w:p w14:paraId="45450D66" w14:textId="77777777" w:rsidR="00C9009B" w:rsidRDefault="006E2142">
            <w:pPr>
              <w:ind w:firstLine="0"/>
              <w:jc w:val="left"/>
            </w:pPr>
            <w:r>
              <w:t>Thành phố trong địa chỉ thanh toán.</w:t>
            </w:r>
          </w:p>
        </w:tc>
      </w:tr>
      <w:tr w:rsidR="00C9009B" w14:paraId="79F0A721" w14:textId="77777777" w:rsidTr="00C9009B">
        <w:trPr>
          <w:cantSplit/>
        </w:trPr>
        <w:tc>
          <w:tcPr>
            <w:tcW w:w="3119" w:type="dxa"/>
          </w:tcPr>
          <w:p w14:paraId="3468B92A" w14:textId="77777777" w:rsidR="00C9009B" w:rsidRDefault="006E2142">
            <w:pPr>
              <w:ind w:firstLine="0"/>
              <w:jc w:val="left"/>
            </w:pPr>
            <w:r>
              <w:t>card.billingAddress.state</w:t>
            </w:r>
          </w:p>
        </w:tc>
        <w:tc>
          <w:tcPr>
            <w:tcW w:w="3119" w:type="dxa"/>
          </w:tcPr>
          <w:p w14:paraId="309445CB" w14:textId="77777777" w:rsidR="00C9009B" w:rsidRDefault="006E2142">
            <w:pPr>
              <w:ind w:firstLine="0"/>
              <w:jc w:val="left"/>
            </w:pPr>
            <w:r>
              <w:t>String</w:t>
            </w:r>
          </w:p>
        </w:tc>
        <w:tc>
          <w:tcPr>
            <w:tcW w:w="3119" w:type="dxa"/>
          </w:tcPr>
          <w:p w14:paraId="434645CD" w14:textId="77777777" w:rsidR="00C9009B" w:rsidRDefault="006E2142">
            <w:pPr>
              <w:ind w:firstLine="0"/>
              <w:jc w:val="left"/>
            </w:pPr>
            <w:r>
              <w:t>Tỉnh hoặc bang trong địa chỉ thanh toán.</w:t>
            </w:r>
          </w:p>
        </w:tc>
      </w:tr>
      <w:tr w:rsidR="00C9009B" w14:paraId="51D024B8" w14:textId="77777777" w:rsidTr="00C9009B">
        <w:trPr>
          <w:cantSplit/>
        </w:trPr>
        <w:tc>
          <w:tcPr>
            <w:tcW w:w="3119" w:type="dxa"/>
          </w:tcPr>
          <w:p w14:paraId="20489F24" w14:textId="77777777" w:rsidR="00C9009B" w:rsidRDefault="006E2142">
            <w:pPr>
              <w:ind w:firstLine="0"/>
              <w:jc w:val="left"/>
            </w:pPr>
            <w:r>
              <w:t>card.billingAddress.postalCode</w:t>
            </w:r>
          </w:p>
        </w:tc>
        <w:tc>
          <w:tcPr>
            <w:tcW w:w="3119" w:type="dxa"/>
          </w:tcPr>
          <w:p w14:paraId="1D0DEF30" w14:textId="77777777" w:rsidR="00C9009B" w:rsidRDefault="006E2142">
            <w:pPr>
              <w:ind w:firstLine="0"/>
              <w:jc w:val="left"/>
            </w:pPr>
            <w:r>
              <w:t>String</w:t>
            </w:r>
          </w:p>
        </w:tc>
        <w:tc>
          <w:tcPr>
            <w:tcW w:w="3119" w:type="dxa"/>
          </w:tcPr>
          <w:p w14:paraId="3A9DC660" w14:textId="77777777" w:rsidR="00C9009B" w:rsidRDefault="006E2142">
            <w:pPr>
              <w:ind w:firstLine="0"/>
              <w:jc w:val="left"/>
            </w:pPr>
            <w:r>
              <w:t>Mã bưu chính trong địa chỉ thanh toán.</w:t>
            </w:r>
          </w:p>
        </w:tc>
      </w:tr>
      <w:tr w:rsidR="00C9009B" w14:paraId="74938194" w14:textId="77777777" w:rsidTr="00C9009B">
        <w:trPr>
          <w:cantSplit/>
        </w:trPr>
        <w:tc>
          <w:tcPr>
            <w:tcW w:w="3119" w:type="dxa"/>
          </w:tcPr>
          <w:p w14:paraId="391D8A80" w14:textId="77777777" w:rsidR="00C9009B" w:rsidRDefault="006E2142">
            <w:pPr>
              <w:ind w:firstLine="0"/>
              <w:jc w:val="left"/>
            </w:pPr>
            <w:r>
              <w:t>card.billingAddress.countryCode</w:t>
            </w:r>
          </w:p>
        </w:tc>
        <w:tc>
          <w:tcPr>
            <w:tcW w:w="3119" w:type="dxa"/>
          </w:tcPr>
          <w:p w14:paraId="3D571A4E" w14:textId="77777777" w:rsidR="00C9009B" w:rsidRDefault="006E2142">
            <w:pPr>
              <w:ind w:firstLine="0"/>
              <w:jc w:val="left"/>
            </w:pPr>
            <w:r>
              <w:t>Integer</w:t>
            </w:r>
          </w:p>
        </w:tc>
        <w:tc>
          <w:tcPr>
            <w:tcW w:w="3119" w:type="dxa"/>
          </w:tcPr>
          <w:p w14:paraId="5198F8F4" w14:textId="77777777" w:rsidR="00C9009B" w:rsidRDefault="006E2142">
            <w:pPr>
              <w:ind w:firstLine="0"/>
              <w:jc w:val="left"/>
            </w:pPr>
            <w:r>
              <w:t>Mã quốc gia trong địa chỉ thanh toán.</w:t>
            </w:r>
          </w:p>
        </w:tc>
      </w:tr>
      <w:tr w:rsidR="00C9009B" w14:paraId="48240D78" w14:textId="77777777" w:rsidTr="00C9009B">
        <w:trPr>
          <w:cantSplit/>
        </w:trPr>
        <w:tc>
          <w:tcPr>
            <w:tcW w:w="3119" w:type="dxa"/>
          </w:tcPr>
          <w:p w14:paraId="59DEFBE8" w14:textId="77777777" w:rsidR="00C9009B" w:rsidRDefault="006E2142">
            <w:pPr>
              <w:ind w:firstLine="0"/>
              <w:jc w:val="left"/>
            </w:pPr>
            <w:r>
              <w:t>chipInfo</w:t>
            </w:r>
          </w:p>
        </w:tc>
        <w:tc>
          <w:tcPr>
            <w:tcW w:w="3119" w:type="dxa"/>
          </w:tcPr>
          <w:p w14:paraId="5A72D7E9" w14:textId="77777777" w:rsidR="00C9009B" w:rsidRDefault="006E2142">
            <w:pPr>
              <w:ind w:firstLine="0"/>
              <w:jc w:val="left"/>
            </w:pPr>
            <w:r>
              <w:t>Object</w:t>
            </w:r>
          </w:p>
        </w:tc>
        <w:tc>
          <w:tcPr>
            <w:tcW w:w="3119" w:type="dxa"/>
          </w:tcPr>
          <w:p w14:paraId="02D1DD51" w14:textId="77777777" w:rsidR="00C9009B" w:rsidRDefault="006E2142">
            <w:pPr>
              <w:ind w:firstLine="0"/>
              <w:jc w:val="left"/>
            </w:pPr>
            <w:r>
              <w:t>Thông tin verify dữ liệu chip.</w:t>
            </w:r>
          </w:p>
        </w:tc>
      </w:tr>
      <w:tr w:rsidR="00C9009B" w14:paraId="06EA5307" w14:textId="77777777" w:rsidTr="00C9009B">
        <w:trPr>
          <w:cantSplit/>
        </w:trPr>
        <w:tc>
          <w:tcPr>
            <w:tcW w:w="3119" w:type="dxa"/>
          </w:tcPr>
          <w:p w14:paraId="2A259268" w14:textId="77777777" w:rsidR="00C9009B" w:rsidRDefault="006E2142">
            <w:pPr>
              <w:ind w:firstLine="0"/>
              <w:jc w:val="left"/>
            </w:pPr>
            <w:r>
              <w:t>chipInfo.chipDataVerificationResult</w:t>
            </w:r>
          </w:p>
        </w:tc>
        <w:tc>
          <w:tcPr>
            <w:tcW w:w="3119" w:type="dxa"/>
          </w:tcPr>
          <w:p w14:paraId="7E6E7A24" w14:textId="77777777" w:rsidR="00C9009B" w:rsidRDefault="006E2142">
            <w:pPr>
              <w:ind w:firstLine="0"/>
              <w:jc w:val="left"/>
            </w:pPr>
            <w:r>
              <w:t>ChipDataVerificationResult</w:t>
            </w:r>
          </w:p>
        </w:tc>
        <w:tc>
          <w:tcPr>
            <w:tcW w:w="3119" w:type="dxa"/>
          </w:tcPr>
          <w:p w14:paraId="6F50B987" w14:textId="77777777" w:rsidR="00C9009B" w:rsidRDefault="006E2142">
            <w:pPr>
              <w:ind w:firstLine="0"/>
              <w:jc w:val="left"/>
            </w:pPr>
            <w:r>
              <w:t>Kết quả verify dữ liệu chip. Giá trị: VALID, INVALID, NOT_PROCESSED, UNKNOWN.</w:t>
            </w:r>
          </w:p>
        </w:tc>
      </w:tr>
      <w:tr w:rsidR="00C9009B" w14:paraId="1287816E" w14:textId="77777777" w:rsidTr="00C9009B">
        <w:trPr>
          <w:cantSplit/>
        </w:trPr>
        <w:tc>
          <w:tcPr>
            <w:tcW w:w="3119" w:type="dxa"/>
          </w:tcPr>
          <w:p w14:paraId="667FE512" w14:textId="77777777" w:rsidR="00C9009B" w:rsidRDefault="006E2142">
            <w:pPr>
              <w:ind w:firstLine="0"/>
              <w:jc w:val="left"/>
            </w:pPr>
            <w:r>
              <w:lastRenderedPageBreak/>
              <w:t>chipInfo.serviceId</w:t>
            </w:r>
          </w:p>
        </w:tc>
        <w:tc>
          <w:tcPr>
            <w:tcW w:w="3119" w:type="dxa"/>
          </w:tcPr>
          <w:p w14:paraId="5383BFDA" w14:textId="77777777" w:rsidR="00C9009B" w:rsidRDefault="006E2142">
            <w:pPr>
              <w:ind w:firstLine="0"/>
              <w:jc w:val="left"/>
            </w:pPr>
            <w:r>
              <w:t>String</w:t>
            </w:r>
          </w:p>
        </w:tc>
        <w:tc>
          <w:tcPr>
            <w:tcW w:w="3119" w:type="dxa"/>
          </w:tcPr>
          <w:p w14:paraId="0063DFA6" w14:textId="77777777" w:rsidR="00C9009B" w:rsidRDefault="006E2142">
            <w:pPr>
              <w:ind w:firstLine="0"/>
              <w:jc w:val="left"/>
            </w:pPr>
            <w:r>
              <w:t>Service ID liên quan đến dữ liệu chip.</w:t>
            </w:r>
          </w:p>
        </w:tc>
      </w:tr>
      <w:tr w:rsidR="00C9009B" w14:paraId="03E28431" w14:textId="77777777" w:rsidTr="00C9009B">
        <w:trPr>
          <w:cantSplit/>
        </w:trPr>
        <w:tc>
          <w:tcPr>
            <w:tcW w:w="3119" w:type="dxa"/>
          </w:tcPr>
          <w:p w14:paraId="737D0D2F" w14:textId="77777777" w:rsidR="00C9009B" w:rsidRDefault="006E2142">
            <w:pPr>
              <w:ind w:firstLine="0"/>
              <w:jc w:val="left"/>
            </w:pPr>
            <w:r>
              <w:t>deviceInfo</w:t>
            </w:r>
          </w:p>
        </w:tc>
        <w:tc>
          <w:tcPr>
            <w:tcW w:w="3119" w:type="dxa"/>
          </w:tcPr>
          <w:p w14:paraId="1F6FC370" w14:textId="77777777" w:rsidR="00C9009B" w:rsidRDefault="006E2142">
            <w:pPr>
              <w:ind w:firstLine="0"/>
              <w:jc w:val="left"/>
            </w:pPr>
            <w:r>
              <w:t>Object</w:t>
            </w:r>
          </w:p>
        </w:tc>
        <w:tc>
          <w:tcPr>
            <w:tcW w:w="3119" w:type="dxa"/>
          </w:tcPr>
          <w:p w14:paraId="1DA95304" w14:textId="77777777" w:rsidR="00C9009B" w:rsidRDefault="006E2142">
            <w:pPr>
              <w:ind w:firstLine="0"/>
              <w:jc w:val="left"/>
            </w:pPr>
            <w:r>
              <w:t>Thông tin thiết bị thực hiện tokenization.</w:t>
            </w:r>
          </w:p>
        </w:tc>
      </w:tr>
      <w:tr w:rsidR="00C9009B" w14:paraId="4BF04513" w14:textId="77777777" w:rsidTr="00C9009B">
        <w:trPr>
          <w:cantSplit/>
        </w:trPr>
        <w:tc>
          <w:tcPr>
            <w:tcW w:w="3119" w:type="dxa"/>
          </w:tcPr>
          <w:p w14:paraId="23F60712" w14:textId="77777777" w:rsidR="00C9009B" w:rsidRDefault="006E2142">
            <w:pPr>
              <w:ind w:firstLine="0"/>
              <w:jc w:val="left"/>
            </w:pPr>
            <w:r>
              <w:t>deviceInfo.osName</w:t>
            </w:r>
          </w:p>
        </w:tc>
        <w:tc>
          <w:tcPr>
            <w:tcW w:w="3119" w:type="dxa"/>
          </w:tcPr>
          <w:p w14:paraId="307A0B04" w14:textId="77777777" w:rsidR="00C9009B" w:rsidRDefault="006E2142">
            <w:pPr>
              <w:ind w:firstLine="0"/>
              <w:jc w:val="left"/>
            </w:pPr>
            <w:r>
              <w:t>String</w:t>
            </w:r>
          </w:p>
        </w:tc>
        <w:tc>
          <w:tcPr>
            <w:tcW w:w="3119" w:type="dxa"/>
          </w:tcPr>
          <w:p w14:paraId="55056B3F" w14:textId="77777777" w:rsidR="00C9009B" w:rsidRDefault="006E2142">
            <w:pPr>
              <w:ind w:firstLine="0"/>
              <w:jc w:val="left"/>
            </w:pPr>
            <w:r>
              <w:t>Tên hệ điều hành thiết bị.</w:t>
            </w:r>
          </w:p>
        </w:tc>
      </w:tr>
      <w:tr w:rsidR="00C9009B" w14:paraId="37C3473C" w14:textId="77777777" w:rsidTr="00C9009B">
        <w:trPr>
          <w:cantSplit/>
        </w:trPr>
        <w:tc>
          <w:tcPr>
            <w:tcW w:w="3119" w:type="dxa"/>
          </w:tcPr>
          <w:p w14:paraId="5B96C709" w14:textId="77777777" w:rsidR="00C9009B" w:rsidRDefault="006E2142">
            <w:pPr>
              <w:ind w:firstLine="0"/>
              <w:jc w:val="left"/>
            </w:pPr>
            <w:r>
              <w:t>deviceInfo.formFactor</w:t>
            </w:r>
          </w:p>
        </w:tc>
        <w:tc>
          <w:tcPr>
            <w:tcW w:w="3119" w:type="dxa"/>
          </w:tcPr>
          <w:p w14:paraId="425E9C01" w14:textId="77777777" w:rsidR="00C9009B" w:rsidRDefault="006E2142">
            <w:pPr>
              <w:ind w:firstLine="0"/>
              <w:jc w:val="left"/>
            </w:pPr>
            <w:r>
              <w:t>String</w:t>
            </w:r>
          </w:p>
        </w:tc>
        <w:tc>
          <w:tcPr>
            <w:tcW w:w="3119" w:type="dxa"/>
          </w:tcPr>
          <w:p w14:paraId="4293B63E" w14:textId="77777777" w:rsidR="00C9009B" w:rsidRDefault="006E2142">
            <w:pPr>
              <w:ind w:firstLine="0"/>
              <w:jc w:val="left"/>
            </w:pPr>
            <w:r>
              <w:t>Loại hình thiết bị.</w:t>
            </w:r>
          </w:p>
        </w:tc>
      </w:tr>
      <w:tr w:rsidR="00C9009B" w14:paraId="1767969C" w14:textId="77777777" w:rsidTr="00C9009B">
        <w:trPr>
          <w:cantSplit/>
        </w:trPr>
        <w:tc>
          <w:tcPr>
            <w:tcW w:w="3119" w:type="dxa"/>
          </w:tcPr>
          <w:p w14:paraId="5990930D" w14:textId="77777777" w:rsidR="00C9009B" w:rsidRDefault="006E2142">
            <w:pPr>
              <w:ind w:firstLine="0"/>
              <w:jc w:val="left"/>
            </w:pPr>
            <w:r>
              <w:t>deviceInfo.tokenStorage</w:t>
            </w:r>
          </w:p>
        </w:tc>
        <w:tc>
          <w:tcPr>
            <w:tcW w:w="3119" w:type="dxa"/>
          </w:tcPr>
          <w:p w14:paraId="1A6633CA" w14:textId="77777777" w:rsidR="00C9009B" w:rsidRDefault="006E2142">
            <w:pPr>
              <w:ind w:firstLine="0"/>
              <w:jc w:val="left"/>
            </w:pPr>
            <w:r>
              <w:t>String</w:t>
            </w:r>
          </w:p>
        </w:tc>
        <w:tc>
          <w:tcPr>
            <w:tcW w:w="3119" w:type="dxa"/>
          </w:tcPr>
          <w:p w14:paraId="5DDD8C98" w14:textId="77777777" w:rsidR="00C9009B" w:rsidRDefault="006E2142">
            <w:pPr>
              <w:ind w:firstLine="0"/>
              <w:jc w:val="left"/>
            </w:pPr>
            <w:r>
              <w:t>Vị trí lưu token trên thiết bị.</w:t>
            </w:r>
          </w:p>
        </w:tc>
      </w:tr>
      <w:tr w:rsidR="00C9009B" w14:paraId="44C71183" w14:textId="77777777" w:rsidTr="00C9009B">
        <w:trPr>
          <w:cantSplit/>
        </w:trPr>
        <w:tc>
          <w:tcPr>
            <w:tcW w:w="3119" w:type="dxa"/>
          </w:tcPr>
          <w:p w14:paraId="7C09AE05" w14:textId="77777777" w:rsidR="00C9009B" w:rsidRDefault="006E2142">
            <w:pPr>
              <w:ind w:firstLine="0"/>
              <w:jc w:val="left"/>
            </w:pPr>
            <w:r>
              <w:t>deviceInfo.deviceName</w:t>
            </w:r>
          </w:p>
        </w:tc>
        <w:tc>
          <w:tcPr>
            <w:tcW w:w="3119" w:type="dxa"/>
          </w:tcPr>
          <w:p w14:paraId="1A65DD5F" w14:textId="77777777" w:rsidR="00C9009B" w:rsidRDefault="006E2142">
            <w:pPr>
              <w:ind w:firstLine="0"/>
              <w:jc w:val="left"/>
            </w:pPr>
            <w:r>
              <w:t>String</w:t>
            </w:r>
          </w:p>
        </w:tc>
        <w:tc>
          <w:tcPr>
            <w:tcW w:w="3119" w:type="dxa"/>
          </w:tcPr>
          <w:p w14:paraId="50EA3A30" w14:textId="77777777" w:rsidR="00C9009B" w:rsidRDefault="006E2142">
            <w:pPr>
              <w:ind w:firstLine="0"/>
              <w:jc w:val="left"/>
            </w:pPr>
            <w:r>
              <w:t>Tên thiết bị.</w:t>
            </w:r>
          </w:p>
        </w:tc>
      </w:tr>
      <w:tr w:rsidR="00C9009B" w14:paraId="4766B1CE" w14:textId="77777777" w:rsidTr="00C9009B">
        <w:trPr>
          <w:cantSplit/>
        </w:trPr>
        <w:tc>
          <w:tcPr>
            <w:tcW w:w="3119" w:type="dxa"/>
          </w:tcPr>
          <w:p w14:paraId="23F7B2C5" w14:textId="77777777" w:rsidR="00C9009B" w:rsidRDefault="006E2142">
            <w:pPr>
              <w:ind w:firstLine="0"/>
              <w:jc w:val="left"/>
            </w:pPr>
            <w:r>
              <w:t>deviceInfo.phoneNumber</w:t>
            </w:r>
          </w:p>
        </w:tc>
        <w:tc>
          <w:tcPr>
            <w:tcW w:w="3119" w:type="dxa"/>
          </w:tcPr>
          <w:p w14:paraId="709203C8" w14:textId="77777777" w:rsidR="00C9009B" w:rsidRDefault="006E2142">
            <w:pPr>
              <w:ind w:firstLine="0"/>
              <w:jc w:val="left"/>
            </w:pPr>
            <w:r>
              <w:t>String</w:t>
            </w:r>
          </w:p>
        </w:tc>
        <w:tc>
          <w:tcPr>
            <w:tcW w:w="3119" w:type="dxa"/>
          </w:tcPr>
          <w:p w14:paraId="2CA81627" w14:textId="77777777" w:rsidR="00C9009B" w:rsidRDefault="006E2142">
            <w:pPr>
              <w:ind w:firstLine="0"/>
              <w:jc w:val="left"/>
            </w:pPr>
            <w:r>
              <w:t>Số điện thoại gắn với thiết bị.</w:t>
            </w:r>
          </w:p>
        </w:tc>
      </w:tr>
      <w:tr w:rsidR="00C9009B" w14:paraId="0C4EFF31" w14:textId="77777777" w:rsidTr="00C9009B">
        <w:trPr>
          <w:cantSplit/>
        </w:trPr>
        <w:tc>
          <w:tcPr>
            <w:tcW w:w="3119" w:type="dxa"/>
          </w:tcPr>
          <w:p w14:paraId="49C00B4B" w14:textId="77777777" w:rsidR="00C9009B" w:rsidRDefault="006E2142">
            <w:pPr>
              <w:ind w:firstLine="0"/>
              <w:jc w:val="left"/>
            </w:pPr>
            <w:r>
              <w:t>deviceInfo.phoneNumberSuffix</w:t>
            </w:r>
          </w:p>
        </w:tc>
        <w:tc>
          <w:tcPr>
            <w:tcW w:w="3119" w:type="dxa"/>
          </w:tcPr>
          <w:p w14:paraId="677E25D1" w14:textId="77777777" w:rsidR="00C9009B" w:rsidRDefault="006E2142">
            <w:pPr>
              <w:ind w:firstLine="0"/>
              <w:jc w:val="left"/>
            </w:pPr>
            <w:r>
              <w:t>String</w:t>
            </w:r>
          </w:p>
        </w:tc>
        <w:tc>
          <w:tcPr>
            <w:tcW w:w="3119" w:type="dxa"/>
          </w:tcPr>
          <w:p w14:paraId="6D7DC081" w14:textId="77777777" w:rsidR="00C9009B" w:rsidRDefault="006E2142">
            <w:pPr>
              <w:ind w:firstLine="0"/>
              <w:jc w:val="left"/>
            </w:pPr>
            <w:r>
              <w:t>Các số cuối của số điện thoại thiết bị.</w:t>
            </w:r>
          </w:p>
        </w:tc>
      </w:tr>
      <w:tr w:rsidR="00C9009B" w14:paraId="34D50109" w14:textId="77777777" w:rsidTr="00C9009B">
        <w:trPr>
          <w:cantSplit/>
        </w:trPr>
        <w:tc>
          <w:tcPr>
            <w:tcW w:w="3119" w:type="dxa"/>
          </w:tcPr>
          <w:p w14:paraId="4DA0A4AF" w14:textId="77777777" w:rsidR="00C9009B" w:rsidRDefault="006E2142">
            <w:pPr>
              <w:ind w:firstLine="0"/>
              <w:jc w:val="left"/>
            </w:pPr>
            <w:r>
              <w:t>deviceInfo.deviceId</w:t>
            </w:r>
          </w:p>
        </w:tc>
        <w:tc>
          <w:tcPr>
            <w:tcW w:w="3119" w:type="dxa"/>
          </w:tcPr>
          <w:p w14:paraId="26DABC05" w14:textId="77777777" w:rsidR="00C9009B" w:rsidRDefault="006E2142">
            <w:pPr>
              <w:ind w:firstLine="0"/>
              <w:jc w:val="left"/>
            </w:pPr>
            <w:r>
              <w:t>String</w:t>
            </w:r>
          </w:p>
        </w:tc>
        <w:tc>
          <w:tcPr>
            <w:tcW w:w="3119" w:type="dxa"/>
          </w:tcPr>
          <w:p w14:paraId="306BDB9E" w14:textId="77777777" w:rsidR="00C9009B" w:rsidRDefault="006E2142">
            <w:pPr>
              <w:ind w:firstLine="0"/>
              <w:jc w:val="left"/>
            </w:pPr>
            <w:r>
              <w:t>Device ID do wallet hoặc Token Requestor cung cấp.</w:t>
            </w:r>
          </w:p>
        </w:tc>
      </w:tr>
      <w:tr w:rsidR="00C9009B" w14:paraId="488FEC13" w14:textId="77777777" w:rsidTr="00C9009B">
        <w:trPr>
          <w:cantSplit/>
        </w:trPr>
        <w:tc>
          <w:tcPr>
            <w:tcW w:w="3119" w:type="dxa"/>
          </w:tcPr>
          <w:p w14:paraId="6A95786E" w14:textId="77777777" w:rsidR="00C9009B" w:rsidRDefault="006E2142">
            <w:pPr>
              <w:ind w:firstLine="0"/>
              <w:jc w:val="left"/>
            </w:pPr>
            <w:r>
              <w:t>deviceInfo.languageCode</w:t>
            </w:r>
          </w:p>
        </w:tc>
        <w:tc>
          <w:tcPr>
            <w:tcW w:w="3119" w:type="dxa"/>
          </w:tcPr>
          <w:p w14:paraId="0339FCB7" w14:textId="77777777" w:rsidR="00C9009B" w:rsidRDefault="006E2142">
            <w:pPr>
              <w:ind w:firstLine="0"/>
              <w:jc w:val="left"/>
            </w:pPr>
            <w:r>
              <w:t>String</w:t>
            </w:r>
          </w:p>
        </w:tc>
        <w:tc>
          <w:tcPr>
            <w:tcW w:w="3119" w:type="dxa"/>
          </w:tcPr>
          <w:p w14:paraId="62A0A968" w14:textId="77777777" w:rsidR="00C9009B" w:rsidRDefault="006E2142">
            <w:pPr>
              <w:ind w:firstLine="0"/>
              <w:jc w:val="left"/>
            </w:pPr>
            <w:r>
              <w:t>Mã ngôn ngữ của thiết bị.</w:t>
            </w:r>
          </w:p>
        </w:tc>
      </w:tr>
      <w:tr w:rsidR="00C9009B" w14:paraId="16D85E41" w14:textId="77777777" w:rsidTr="00C9009B">
        <w:trPr>
          <w:cantSplit/>
        </w:trPr>
        <w:tc>
          <w:tcPr>
            <w:tcW w:w="3119" w:type="dxa"/>
          </w:tcPr>
          <w:p w14:paraId="546077F5" w14:textId="77777777" w:rsidR="00C9009B" w:rsidRDefault="006E2142">
            <w:pPr>
              <w:ind w:firstLine="0"/>
              <w:jc w:val="left"/>
            </w:pPr>
            <w:r>
              <w:t>deviceInfo.locale</w:t>
            </w:r>
          </w:p>
        </w:tc>
        <w:tc>
          <w:tcPr>
            <w:tcW w:w="3119" w:type="dxa"/>
          </w:tcPr>
          <w:p w14:paraId="13E6D0CB" w14:textId="77777777" w:rsidR="00C9009B" w:rsidRDefault="006E2142">
            <w:pPr>
              <w:ind w:firstLine="0"/>
              <w:jc w:val="left"/>
            </w:pPr>
            <w:r>
              <w:t>String</w:t>
            </w:r>
          </w:p>
        </w:tc>
        <w:tc>
          <w:tcPr>
            <w:tcW w:w="3119" w:type="dxa"/>
          </w:tcPr>
          <w:p w14:paraId="18E4A69C" w14:textId="77777777" w:rsidR="00C9009B" w:rsidRDefault="006E2142">
            <w:pPr>
              <w:ind w:firstLine="0"/>
              <w:jc w:val="left"/>
            </w:pPr>
            <w:r>
              <w:t>Locale của thiết bị.</w:t>
            </w:r>
          </w:p>
        </w:tc>
      </w:tr>
      <w:tr w:rsidR="00C9009B" w14:paraId="658DFA88" w14:textId="77777777" w:rsidTr="00C9009B">
        <w:trPr>
          <w:cantSplit/>
        </w:trPr>
        <w:tc>
          <w:tcPr>
            <w:tcW w:w="3119" w:type="dxa"/>
          </w:tcPr>
          <w:p w14:paraId="05A4A435" w14:textId="77777777" w:rsidR="00C9009B" w:rsidRDefault="006E2142">
            <w:pPr>
              <w:ind w:firstLine="0"/>
              <w:jc w:val="left"/>
            </w:pPr>
            <w:r>
              <w:t>riskInfo</w:t>
            </w:r>
          </w:p>
        </w:tc>
        <w:tc>
          <w:tcPr>
            <w:tcW w:w="3119" w:type="dxa"/>
          </w:tcPr>
          <w:p w14:paraId="183C2866" w14:textId="77777777" w:rsidR="00C9009B" w:rsidRDefault="006E2142">
            <w:pPr>
              <w:ind w:firstLine="0"/>
              <w:jc w:val="left"/>
            </w:pPr>
            <w:r>
              <w:t>Object</w:t>
            </w:r>
          </w:p>
        </w:tc>
        <w:tc>
          <w:tcPr>
            <w:tcW w:w="3119" w:type="dxa"/>
          </w:tcPr>
          <w:p w14:paraId="56E68BCC" w14:textId="77777777" w:rsidR="00C9009B" w:rsidRDefault="006E2142">
            <w:pPr>
              <w:ind w:firstLine="0"/>
              <w:jc w:val="left"/>
            </w:pPr>
            <w:r>
              <w:t>Thông tin đánh giá rủi ro từ TSP và Token Requestor.</w:t>
            </w:r>
          </w:p>
        </w:tc>
      </w:tr>
      <w:tr w:rsidR="00C9009B" w14:paraId="2547E0D6" w14:textId="77777777" w:rsidTr="00C9009B">
        <w:trPr>
          <w:cantSplit/>
        </w:trPr>
        <w:tc>
          <w:tcPr>
            <w:tcW w:w="3119" w:type="dxa"/>
          </w:tcPr>
          <w:p w14:paraId="12D1230D" w14:textId="77777777" w:rsidR="00C9009B" w:rsidRDefault="006E2142">
            <w:pPr>
              <w:ind w:firstLine="0"/>
              <w:jc w:val="left"/>
            </w:pPr>
            <w:r>
              <w:lastRenderedPageBreak/>
              <w:t>riskInfo.tspRecommendedDecision</w:t>
            </w:r>
          </w:p>
        </w:tc>
        <w:tc>
          <w:tcPr>
            <w:tcW w:w="3119" w:type="dxa"/>
          </w:tcPr>
          <w:p w14:paraId="7C3A75EC" w14:textId="77777777" w:rsidR="00C9009B" w:rsidRDefault="006E2142">
            <w:pPr>
              <w:ind w:firstLine="0"/>
              <w:jc w:val="left"/>
            </w:pPr>
            <w:r>
              <w:t>RecommendDecision</w:t>
            </w:r>
          </w:p>
        </w:tc>
        <w:tc>
          <w:tcPr>
            <w:tcW w:w="3119" w:type="dxa"/>
          </w:tcPr>
          <w:p w14:paraId="69CAD485" w14:textId="77777777" w:rsidR="00C9009B" w:rsidRDefault="006E2142">
            <w:pPr>
              <w:ind w:firstLine="0"/>
              <w:jc w:val="left"/>
            </w:pPr>
            <w:r>
              <w:t>Decision do TSP đề xuất. Giá trị: APPROVE, REQUIRE_FURTHER_AUTH, DECLINE.</w:t>
            </w:r>
          </w:p>
        </w:tc>
      </w:tr>
      <w:tr w:rsidR="00C9009B" w14:paraId="717E4532" w14:textId="77777777" w:rsidTr="00C9009B">
        <w:trPr>
          <w:cantSplit/>
        </w:trPr>
        <w:tc>
          <w:tcPr>
            <w:tcW w:w="3119" w:type="dxa"/>
          </w:tcPr>
          <w:p w14:paraId="51894882" w14:textId="77777777" w:rsidR="00C9009B" w:rsidRDefault="006E2142">
            <w:pPr>
              <w:ind w:firstLine="0"/>
              <w:jc w:val="left"/>
            </w:pPr>
            <w:r>
              <w:t>riskInfo.trRecommendedDecision</w:t>
            </w:r>
          </w:p>
        </w:tc>
        <w:tc>
          <w:tcPr>
            <w:tcW w:w="3119" w:type="dxa"/>
          </w:tcPr>
          <w:p w14:paraId="1AAF8A1B" w14:textId="77777777" w:rsidR="00C9009B" w:rsidRDefault="006E2142">
            <w:pPr>
              <w:ind w:firstLine="0"/>
              <w:jc w:val="left"/>
            </w:pPr>
            <w:r>
              <w:t>RecommendDecision</w:t>
            </w:r>
          </w:p>
        </w:tc>
        <w:tc>
          <w:tcPr>
            <w:tcW w:w="3119" w:type="dxa"/>
          </w:tcPr>
          <w:p w14:paraId="5B51F058" w14:textId="77777777" w:rsidR="00C9009B" w:rsidRDefault="006E2142">
            <w:pPr>
              <w:ind w:firstLine="0"/>
              <w:jc w:val="left"/>
            </w:pPr>
            <w:r>
              <w:t>Decision do Token Requestor đề xuất. Giá trị: APPROVE, REQUIRE_FURTHER_AUTH, DECLINE.</w:t>
            </w:r>
          </w:p>
        </w:tc>
      </w:tr>
      <w:tr w:rsidR="00C9009B" w14:paraId="67107D8F" w14:textId="77777777" w:rsidTr="00C9009B">
        <w:trPr>
          <w:cantSplit/>
        </w:trPr>
        <w:tc>
          <w:tcPr>
            <w:tcW w:w="3119" w:type="dxa"/>
          </w:tcPr>
          <w:p w14:paraId="14317837" w14:textId="77777777" w:rsidR="00C9009B" w:rsidRDefault="006E2142">
            <w:pPr>
              <w:ind w:firstLine="0"/>
              <w:jc w:val="left"/>
            </w:pPr>
            <w:r>
              <w:t>riskInfo.trRecommendedDecisionCodes</w:t>
            </w:r>
          </w:p>
        </w:tc>
        <w:tc>
          <w:tcPr>
            <w:tcW w:w="3119" w:type="dxa"/>
          </w:tcPr>
          <w:p w14:paraId="48DDA2EE" w14:textId="77777777" w:rsidR="00C9009B" w:rsidRDefault="006E2142">
            <w:pPr>
              <w:ind w:firstLine="0"/>
              <w:jc w:val="left"/>
            </w:pPr>
            <w:r>
              <w:t>List&lt;String&gt;</w:t>
            </w:r>
          </w:p>
        </w:tc>
        <w:tc>
          <w:tcPr>
            <w:tcW w:w="3119" w:type="dxa"/>
          </w:tcPr>
          <w:p w14:paraId="79C07334" w14:textId="77777777" w:rsidR="00C9009B" w:rsidRDefault="006E2142">
            <w:pPr>
              <w:ind w:firstLine="0"/>
              <w:jc w:val="left"/>
            </w:pPr>
            <w:r>
              <w:t>Danh sách mã lý do cho decision do Token Requestor đề xuất.</w:t>
            </w:r>
          </w:p>
        </w:tc>
      </w:tr>
      <w:tr w:rsidR="00C9009B" w14:paraId="69C90976" w14:textId="77777777" w:rsidTr="00C9009B">
        <w:trPr>
          <w:cantSplit/>
        </w:trPr>
        <w:tc>
          <w:tcPr>
            <w:tcW w:w="3119" w:type="dxa"/>
          </w:tcPr>
          <w:p w14:paraId="7EADD7E6" w14:textId="77777777" w:rsidR="00C9009B" w:rsidRDefault="006E2142">
            <w:pPr>
              <w:ind w:firstLine="0"/>
              <w:jc w:val="left"/>
            </w:pPr>
            <w:r>
              <w:t>riskInfo.deviceScore</w:t>
            </w:r>
          </w:p>
        </w:tc>
        <w:tc>
          <w:tcPr>
            <w:tcW w:w="3119" w:type="dxa"/>
          </w:tcPr>
          <w:p w14:paraId="6E40838B" w14:textId="77777777" w:rsidR="00C9009B" w:rsidRDefault="006E2142">
            <w:pPr>
              <w:ind w:firstLine="0"/>
              <w:jc w:val="left"/>
            </w:pPr>
            <w:r>
              <w:t>String</w:t>
            </w:r>
          </w:p>
        </w:tc>
        <w:tc>
          <w:tcPr>
            <w:tcW w:w="3119" w:type="dxa"/>
          </w:tcPr>
          <w:p w14:paraId="3C036867" w14:textId="77777777" w:rsidR="00C9009B" w:rsidRDefault="006E2142">
            <w:pPr>
              <w:ind w:firstLine="0"/>
              <w:jc w:val="left"/>
            </w:pPr>
            <w:r>
              <w:t>Risk score của thiết bị.</w:t>
            </w:r>
          </w:p>
        </w:tc>
      </w:tr>
      <w:tr w:rsidR="00C9009B" w14:paraId="2B557535" w14:textId="77777777" w:rsidTr="00C9009B">
        <w:trPr>
          <w:cantSplit/>
        </w:trPr>
        <w:tc>
          <w:tcPr>
            <w:tcW w:w="3119" w:type="dxa"/>
          </w:tcPr>
          <w:p w14:paraId="607CF019" w14:textId="77777777" w:rsidR="00C9009B" w:rsidRDefault="006E2142">
            <w:pPr>
              <w:ind w:firstLine="0"/>
              <w:jc w:val="left"/>
            </w:pPr>
            <w:r>
              <w:t>riskInfo.accountScore</w:t>
            </w:r>
          </w:p>
        </w:tc>
        <w:tc>
          <w:tcPr>
            <w:tcW w:w="3119" w:type="dxa"/>
          </w:tcPr>
          <w:p w14:paraId="3413CF11" w14:textId="77777777" w:rsidR="00C9009B" w:rsidRDefault="006E2142">
            <w:pPr>
              <w:ind w:firstLine="0"/>
              <w:jc w:val="left"/>
            </w:pPr>
            <w:r>
              <w:t>String</w:t>
            </w:r>
          </w:p>
        </w:tc>
        <w:tc>
          <w:tcPr>
            <w:tcW w:w="3119" w:type="dxa"/>
          </w:tcPr>
          <w:p w14:paraId="76FB8CCC" w14:textId="77777777" w:rsidR="00C9009B" w:rsidRDefault="006E2142">
            <w:pPr>
              <w:ind w:firstLine="0"/>
              <w:jc w:val="left"/>
            </w:pPr>
            <w:r>
              <w:t>Risk score của tài khoản.</w:t>
            </w:r>
          </w:p>
        </w:tc>
      </w:tr>
      <w:tr w:rsidR="00C9009B" w14:paraId="378F443D" w14:textId="77777777" w:rsidTr="00C9009B">
        <w:trPr>
          <w:cantSplit/>
        </w:trPr>
        <w:tc>
          <w:tcPr>
            <w:tcW w:w="3119" w:type="dxa"/>
          </w:tcPr>
          <w:p w14:paraId="087E38EA" w14:textId="77777777" w:rsidR="00C9009B" w:rsidRDefault="006E2142">
            <w:pPr>
              <w:ind w:firstLine="0"/>
              <w:jc w:val="left"/>
            </w:pPr>
            <w:r>
              <w:t>riskInfo.phoneNumberScore</w:t>
            </w:r>
          </w:p>
        </w:tc>
        <w:tc>
          <w:tcPr>
            <w:tcW w:w="3119" w:type="dxa"/>
          </w:tcPr>
          <w:p w14:paraId="6D5A277F" w14:textId="77777777" w:rsidR="00C9009B" w:rsidRDefault="006E2142">
            <w:pPr>
              <w:ind w:firstLine="0"/>
              <w:jc w:val="left"/>
            </w:pPr>
            <w:r>
              <w:t>String</w:t>
            </w:r>
          </w:p>
        </w:tc>
        <w:tc>
          <w:tcPr>
            <w:tcW w:w="3119" w:type="dxa"/>
          </w:tcPr>
          <w:p w14:paraId="36AA1FB5" w14:textId="77777777" w:rsidR="00C9009B" w:rsidRDefault="006E2142">
            <w:pPr>
              <w:ind w:firstLine="0"/>
              <w:jc w:val="left"/>
            </w:pPr>
            <w:r>
              <w:t>Risk score của số điện thoại.</w:t>
            </w:r>
          </w:p>
        </w:tc>
      </w:tr>
      <w:tr w:rsidR="00C9009B" w14:paraId="60BBBE6D" w14:textId="77777777" w:rsidTr="00C9009B">
        <w:trPr>
          <w:cantSplit/>
        </w:trPr>
        <w:tc>
          <w:tcPr>
            <w:tcW w:w="3119" w:type="dxa"/>
          </w:tcPr>
          <w:p w14:paraId="0E3997B4" w14:textId="77777777" w:rsidR="00C9009B" w:rsidRDefault="006E2142">
            <w:pPr>
              <w:ind w:firstLine="0"/>
              <w:jc w:val="left"/>
            </w:pPr>
            <w:r>
              <w:t>riskInfo.sourceIp</w:t>
            </w:r>
          </w:p>
        </w:tc>
        <w:tc>
          <w:tcPr>
            <w:tcW w:w="3119" w:type="dxa"/>
          </w:tcPr>
          <w:p w14:paraId="527D8910" w14:textId="77777777" w:rsidR="00C9009B" w:rsidRDefault="006E2142">
            <w:pPr>
              <w:ind w:firstLine="0"/>
              <w:jc w:val="left"/>
            </w:pPr>
            <w:r>
              <w:t>String</w:t>
            </w:r>
          </w:p>
        </w:tc>
        <w:tc>
          <w:tcPr>
            <w:tcW w:w="3119" w:type="dxa"/>
          </w:tcPr>
          <w:p w14:paraId="35001F41" w14:textId="77777777" w:rsidR="00C9009B" w:rsidRDefault="006E2142">
            <w:pPr>
              <w:ind w:firstLine="0"/>
              <w:jc w:val="left"/>
            </w:pPr>
            <w:r>
              <w:t>Địa chỉ IP nguồn của request tokenization.</w:t>
            </w:r>
          </w:p>
        </w:tc>
      </w:tr>
      <w:tr w:rsidR="00C9009B" w14:paraId="681BAF65" w14:textId="77777777" w:rsidTr="00C9009B">
        <w:trPr>
          <w:cantSplit/>
        </w:trPr>
        <w:tc>
          <w:tcPr>
            <w:tcW w:w="3119" w:type="dxa"/>
          </w:tcPr>
          <w:p w14:paraId="1D85562F" w14:textId="77777777" w:rsidR="00C9009B" w:rsidRDefault="006E2142">
            <w:pPr>
              <w:ind w:firstLine="0"/>
              <w:jc w:val="left"/>
            </w:pPr>
            <w:r>
              <w:t>riskInfo.deviceLocation</w:t>
            </w:r>
          </w:p>
        </w:tc>
        <w:tc>
          <w:tcPr>
            <w:tcW w:w="3119" w:type="dxa"/>
          </w:tcPr>
          <w:p w14:paraId="1F4802D9" w14:textId="77777777" w:rsidR="00C9009B" w:rsidRDefault="006E2142">
            <w:pPr>
              <w:ind w:firstLine="0"/>
              <w:jc w:val="left"/>
            </w:pPr>
            <w:r>
              <w:t>String</w:t>
            </w:r>
          </w:p>
        </w:tc>
        <w:tc>
          <w:tcPr>
            <w:tcW w:w="3119" w:type="dxa"/>
          </w:tcPr>
          <w:p w14:paraId="28A1F408" w14:textId="77777777" w:rsidR="00C9009B" w:rsidRDefault="006E2142">
            <w:pPr>
              <w:ind w:firstLine="0"/>
              <w:jc w:val="left"/>
            </w:pPr>
            <w:r>
              <w:t>Vị trí thiết bị.</w:t>
            </w:r>
          </w:p>
        </w:tc>
      </w:tr>
      <w:tr w:rsidR="00C9009B" w14:paraId="2B1D4EFE" w14:textId="77777777" w:rsidTr="00C9009B">
        <w:trPr>
          <w:cantSplit/>
        </w:trPr>
        <w:tc>
          <w:tcPr>
            <w:tcW w:w="3119" w:type="dxa"/>
          </w:tcPr>
          <w:p w14:paraId="0924A364" w14:textId="77777777" w:rsidR="00C9009B" w:rsidRDefault="006E2142">
            <w:pPr>
              <w:ind w:firstLine="0"/>
              <w:jc w:val="left"/>
            </w:pPr>
            <w:r>
              <w:t>riskInfo.locationSource</w:t>
            </w:r>
          </w:p>
        </w:tc>
        <w:tc>
          <w:tcPr>
            <w:tcW w:w="3119" w:type="dxa"/>
          </w:tcPr>
          <w:p w14:paraId="5D9CE3CE" w14:textId="77777777" w:rsidR="00C9009B" w:rsidRDefault="006E2142">
            <w:pPr>
              <w:ind w:firstLine="0"/>
              <w:jc w:val="left"/>
            </w:pPr>
            <w:r>
              <w:t>String</w:t>
            </w:r>
          </w:p>
        </w:tc>
        <w:tc>
          <w:tcPr>
            <w:tcW w:w="3119" w:type="dxa"/>
          </w:tcPr>
          <w:p w14:paraId="66DC43AE" w14:textId="77777777" w:rsidR="00C9009B" w:rsidRDefault="006E2142">
            <w:pPr>
              <w:ind w:firstLine="0"/>
              <w:jc w:val="left"/>
            </w:pPr>
            <w:r>
              <w:t>Nguồn cung cấp vị trí thiết bị.</w:t>
            </w:r>
          </w:p>
        </w:tc>
      </w:tr>
      <w:tr w:rsidR="00C9009B" w14:paraId="2174EC30" w14:textId="77777777" w:rsidTr="00C9009B">
        <w:trPr>
          <w:cantSplit/>
        </w:trPr>
        <w:tc>
          <w:tcPr>
            <w:tcW w:w="3119" w:type="dxa"/>
          </w:tcPr>
          <w:p w14:paraId="1E6C2584" w14:textId="77777777" w:rsidR="00C9009B" w:rsidRDefault="006E2142">
            <w:pPr>
              <w:ind w:firstLine="0"/>
              <w:jc w:val="left"/>
            </w:pPr>
            <w:r>
              <w:t>riskInfo.accountHolderEmailAddress</w:t>
            </w:r>
          </w:p>
        </w:tc>
        <w:tc>
          <w:tcPr>
            <w:tcW w:w="3119" w:type="dxa"/>
          </w:tcPr>
          <w:p w14:paraId="35E7F81E" w14:textId="77777777" w:rsidR="00C9009B" w:rsidRDefault="006E2142">
            <w:pPr>
              <w:ind w:firstLine="0"/>
              <w:jc w:val="left"/>
            </w:pPr>
            <w:r>
              <w:t>String</w:t>
            </w:r>
          </w:p>
        </w:tc>
        <w:tc>
          <w:tcPr>
            <w:tcW w:w="3119" w:type="dxa"/>
          </w:tcPr>
          <w:p w14:paraId="1F267576" w14:textId="77777777" w:rsidR="00C9009B" w:rsidRDefault="006E2142">
            <w:pPr>
              <w:ind w:firstLine="0"/>
              <w:jc w:val="left"/>
            </w:pPr>
            <w:r>
              <w:t>Địa chỉ email của chủ tài khoản.</w:t>
            </w:r>
          </w:p>
        </w:tc>
      </w:tr>
      <w:tr w:rsidR="00C9009B" w14:paraId="5D5D9715" w14:textId="77777777" w:rsidTr="00C9009B">
        <w:trPr>
          <w:cantSplit/>
        </w:trPr>
        <w:tc>
          <w:tcPr>
            <w:tcW w:w="3119" w:type="dxa"/>
          </w:tcPr>
          <w:p w14:paraId="1D95A962" w14:textId="77777777" w:rsidR="00C9009B" w:rsidRDefault="006E2142">
            <w:pPr>
              <w:ind w:firstLine="0"/>
              <w:jc w:val="left"/>
            </w:pPr>
            <w:r>
              <w:lastRenderedPageBreak/>
              <w:t>riskInfo.addressVerificationResultCode</w:t>
            </w:r>
          </w:p>
        </w:tc>
        <w:tc>
          <w:tcPr>
            <w:tcW w:w="3119" w:type="dxa"/>
          </w:tcPr>
          <w:p w14:paraId="118FD412" w14:textId="77777777" w:rsidR="00C9009B" w:rsidRDefault="006E2142">
            <w:pPr>
              <w:ind w:firstLine="0"/>
              <w:jc w:val="left"/>
            </w:pPr>
            <w:r>
              <w:t>String</w:t>
            </w:r>
          </w:p>
        </w:tc>
        <w:tc>
          <w:tcPr>
            <w:tcW w:w="3119" w:type="dxa"/>
          </w:tcPr>
          <w:p w14:paraId="55C7643F" w14:textId="77777777" w:rsidR="00C9009B" w:rsidRDefault="006E2142">
            <w:pPr>
              <w:ind w:firstLine="0"/>
              <w:jc w:val="left"/>
            </w:pPr>
            <w:r>
              <w:t>Mã kết quả verify địa chỉ.</w:t>
            </w:r>
          </w:p>
        </w:tc>
      </w:tr>
      <w:tr w:rsidR="00C9009B" w14:paraId="04C9EAEA" w14:textId="77777777" w:rsidTr="00C9009B">
        <w:trPr>
          <w:cantSplit/>
        </w:trPr>
        <w:tc>
          <w:tcPr>
            <w:tcW w:w="3119" w:type="dxa"/>
          </w:tcPr>
          <w:p w14:paraId="6A79E46E" w14:textId="77777777" w:rsidR="00C9009B" w:rsidRDefault="006E2142">
            <w:pPr>
              <w:ind w:firstLine="0"/>
              <w:jc w:val="left"/>
            </w:pPr>
            <w:r>
              <w:t>internalTrWallet</w:t>
            </w:r>
          </w:p>
        </w:tc>
        <w:tc>
          <w:tcPr>
            <w:tcW w:w="3119" w:type="dxa"/>
          </w:tcPr>
          <w:p w14:paraId="613D4E10" w14:textId="77777777" w:rsidR="00C9009B" w:rsidRDefault="006E2142">
            <w:pPr>
              <w:ind w:firstLine="0"/>
              <w:jc w:val="left"/>
            </w:pPr>
            <w:r>
              <w:t>Object</w:t>
            </w:r>
          </w:p>
        </w:tc>
        <w:tc>
          <w:tcPr>
            <w:tcW w:w="3119" w:type="dxa"/>
          </w:tcPr>
          <w:p w14:paraId="07E8B08E" w14:textId="77777777" w:rsidR="00C9009B" w:rsidRDefault="006E2142">
            <w:pPr>
              <w:ind w:firstLine="0"/>
              <w:jc w:val="left"/>
            </w:pPr>
            <w:r>
              <w:t>Thông tin wallet nội bộ của Token Requestor.</w:t>
            </w:r>
          </w:p>
        </w:tc>
      </w:tr>
      <w:tr w:rsidR="00C9009B" w14:paraId="237EF82D" w14:textId="77777777" w:rsidTr="00C9009B">
        <w:trPr>
          <w:cantSplit/>
        </w:trPr>
        <w:tc>
          <w:tcPr>
            <w:tcW w:w="3119" w:type="dxa"/>
          </w:tcPr>
          <w:p w14:paraId="5145D6BE" w14:textId="77777777" w:rsidR="00C9009B" w:rsidRDefault="006E2142">
            <w:pPr>
              <w:ind w:firstLine="0"/>
              <w:jc w:val="left"/>
            </w:pPr>
            <w:r>
              <w:t>internalTrWallet.id</w:t>
            </w:r>
          </w:p>
        </w:tc>
        <w:tc>
          <w:tcPr>
            <w:tcW w:w="3119" w:type="dxa"/>
          </w:tcPr>
          <w:p w14:paraId="7F4C18A7" w14:textId="77777777" w:rsidR="00C9009B" w:rsidRDefault="006E2142">
            <w:pPr>
              <w:ind w:firstLine="0"/>
              <w:jc w:val="left"/>
            </w:pPr>
            <w:r>
              <w:t>Long</w:t>
            </w:r>
          </w:p>
        </w:tc>
        <w:tc>
          <w:tcPr>
            <w:tcW w:w="3119" w:type="dxa"/>
          </w:tcPr>
          <w:p w14:paraId="255AB282" w14:textId="77777777" w:rsidR="00C9009B" w:rsidRDefault="006E2142">
            <w:pPr>
              <w:ind w:firstLine="0"/>
              <w:jc w:val="left"/>
            </w:pPr>
            <w:r>
              <w:t>Wallet ID nội bộ tại Token Requestor; bắt buộc.</w:t>
            </w:r>
          </w:p>
        </w:tc>
      </w:tr>
      <w:tr w:rsidR="00C9009B" w14:paraId="5474FCA1" w14:textId="77777777" w:rsidTr="00C9009B">
        <w:trPr>
          <w:cantSplit/>
        </w:trPr>
        <w:tc>
          <w:tcPr>
            <w:tcW w:w="3119" w:type="dxa"/>
          </w:tcPr>
          <w:p w14:paraId="59038CBF" w14:textId="77777777" w:rsidR="00C9009B" w:rsidRDefault="006E2142">
            <w:pPr>
              <w:ind w:firstLine="0"/>
              <w:jc w:val="left"/>
            </w:pPr>
            <w:r>
              <w:t>internalTrWallet.issuerWalletId</w:t>
            </w:r>
          </w:p>
        </w:tc>
        <w:tc>
          <w:tcPr>
            <w:tcW w:w="3119" w:type="dxa"/>
          </w:tcPr>
          <w:p w14:paraId="783B5047" w14:textId="77777777" w:rsidR="00C9009B" w:rsidRDefault="006E2142">
            <w:pPr>
              <w:ind w:firstLine="0"/>
              <w:jc w:val="left"/>
            </w:pPr>
            <w:r>
              <w:t>String</w:t>
            </w:r>
          </w:p>
        </w:tc>
        <w:tc>
          <w:tcPr>
            <w:tcW w:w="3119" w:type="dxa"/>
          </w:tcPr>
          <w:p w14:paraId="1683AC48" w14:textId="77777777" w:rsidR="00C9009B" w:rsidRDefault="006E2142">
            <w:pPr>
              <w:ind w:firstLine="0"/>
              <w:jc w:val="left"/>
            </w:pPr>
            <w:r>
              <w:t>Wallet ID trên hệ thống issuer.</w:t>
            </w:r>
          </w:p>
        </w:tc>
      </w:tr>
      <w:tr w:rsidR="00C9009B" w14:paraId="62A5F0B7" w14:textId="77777777" w:rsidTr="00C9009B">
        <w:trPr>
          <w:cantSplit/>
        </w:trPr>
        <w:tc>
          <w:tcPr>
            <w:tcW w:w="3119" w:type="dxa"/>
          </w:tcPr>
          <w:p w14:paraId="270C885A" w14:textId="77777777" w:rsidR="00C9009B" w:rsidRDefault="006E2142">
            <w:pPr>
              <w:ind w:firstLine="0"/>
              <w:jc w:val="left"/>
            </w:pPr>
            <w:r>
              <w:t>internalTrWallet.issuerClientId</w:t>
            </w:r>
          </w:p>
        </w:tc>
        <w:tc>
          <w:tcPr>
            <w:tcW w:w="3119" w:type="dxa"/>
          </w:tcPr>
          <w:p w14:paraId="26D7B2B3" w14:textId="77777777" w:rsidR="00C9009B" w:rsidRDefault="006E2142">
            <w:pPr>
              <w:ind w:firstLine="0"/>
              <w:jc w:val="left"/>
            </w:pPr>
            <w:r>
              <w:t>String</w:t>
            </w:r>
          </w:p>
        </w:tc>
        <w:tc>
          <w:tcPr>
            <w:tcW w:w="3119" w:type="dxa"/>
          </w:tcPr>
          <w:p w14:paraId="3BEF33E0" w14:textId="77777777" w:rsidR="00C9009B" w:rsidRDefault="006E2142">
            <w:pPr>
              <w:ind w:firstLine="0"/>
              <w:jc w:val="left"/>
            </w:pPr>
            <w:r>
              <w:t>Client ID trên hệ thống issuer.</w:t>
            </w:r>
          </w:p>
        </w:tc>
      </w:tr>
      <w:tr w:rsidR="00C9009B" w14:paraId="74125B38" w14:textId="77777777" w:rsidTr="00C9009B">
        <w:trPr>
          <w:cantSplit/>
        </w:trPr>
        <w:tc>
          <w:tcPr>
            <w:tcW w:w="3119" w:type="dxa"/>
          </w:tcPr>
          <w:p w14:paraId="13107C3E" w14:textId="77777777" w:rsidR="00C9009B" w:rsidRDefault="006E2142">
            <w:pPr>
              <w:ind w:firstLine="0"/>
              <w:jc w:val="left"/>
            </w:pPr>
            <w:r>
              <w:t>internalTrWallet.issuerData</w:t>
            </w:r>
          </w:p>
        </w:tc>
        <w:tc>
          <w:tcPr>
            <w:tcW w:w="3119" w:type="dxa"/>
          </w:tcPr>
          <w:p w14:paraId="7A7B0F3E" w14:textId="77777777" w:rsidR="00C9009B" w:rsidRDefault="006E2142">
            <w:pPr>
              <w:ind w:firstLine="0"/>
              <w:jc w:val="left"/>
            </w:pPr>
            <w:r>
              <w:t>String</w:t>
            </w:r>
          </w:p>
        </w:tc>
        <w:tc>
          <w:tcPr>
            <w:tcW w:w="3119" w:type="dxa"/>
          </w:tcPr>
          <w:p w14:paraId="5E04AA9E" w14:textId="77777777" w:rsidR="00C9009B" w:rsidRDefault="006E2142">
            <w:pPr>
              <w:ind w:firstLine="0"/>
              <w:jc w:val="left"/>
            </w:pPr>
            <w:r>
              <w:t>Dữ liệu issuer do Token Requestor cung cấp.</w:t>
            </w:r>
          </w:p>
        </w:tc>
      </w:tr>
      <w:tr w:rsidR="00C9009B" w14:paraId="503340B5" w14:textId="77777777" w:rsidTr="00C9009B">
        <w:trPr>
          <w:cantSplit/>
        </w:trPr>
        <w:tc>
          <w:tcPr>
            <w:tcW w:w="3119" w:type="dxa"/>
          </w:tcPr>
          <w:p w14:paraId="7F425BCA" w14:textId="77777777" w:rsidR="00C9009B" w:rsidRDefault="006E2142">
            <w:pPr>
              <w:ind w:firstLine="0"/>
              <w:jc w:val="left"/>
            </w:pPr>
            <w:r>
              <w:t>internalTrWallet.msisdn</w:t>
            </w:r>
          </w:p>
        </w:tc>
        <w:tc>
          <w:tcPr>
            <w:tcW w:w="3119" w:type="dxa"/>
          </w:tcPr>
          <w:p w14:paraId="2FC85CAE" w14:textId="77777777" w:rsidR="00C9009B" w:rsidRDefault="006E2142">
            <w:pPr>
              <w:ind w:firstLine="0"/>
              <w:jc w:val="left"/>
            </w:pPr>
            <w:r>
              <w:t>String</w:t>
            </w:r>
          </w:p>
        </w:tc>
        <w:tc>
          <w:tcPr>
            <w:tcW w:w="3119" w:type="dxa"/>
          </w:tcPr>
          <w:p w14:paraId="34984246" w14:textId="77777777" w:rsidR="00C9009B" w:rsidRDefault="006E2142">
            <w:pPr>
              <w:ind w:firstLine="0"/>
              <w:jc w:val="left"/>
            </w:pPr>
            <w:r>
              <w:t>Số thuê bao gắn với wallet.</w:t>
            </w:r>
          </w:p>
        </w:tc>
      </w:tr>
      <w:tr w:rsidR="00C9009B" w14:paraId="4A327E8E" w14:textId="77777777" w:rsidTr="00C9009B">
        <w:trPr>
          <w:cantSplit/>
        </w:trPr>
        <w:tc>
          <w:tcPr>
            <w:tcW w:w="3119" w:type="dxa"/>
          </w:tcPr>
          <w:p w14:paraId="59465251" w14:textId="77777777" w:rsidR="00C9009B" w:rsidRDefault="006E2142">
            <w:pPr>
              <w:ind w:firstLine="0"/>
              <w:jc w:val="left"/>
            </w:pPr>
            <w:r>
              <w:t>internalTrWallet.settingsProfile</w:t>
            </w:r>
          </w:p>
        </w:tc>
        <w:tc>
          <w:tcPr>
            <w:tcW w:w="3119" w:type="dxa"/>
          </w:tcPr>
          <w:p w14:paraId="79D0E336" w14:textId="77777777" w:rsidR="00C9009B" w:rsidRDefault="006E2142">
            <w:pPr>
              <w:ind w:firstLine="0"/>
              <w:jc w:val="left"/>
            </w:pPr>
            <w:r>
              <w:t>String</w:t>
            </w:r>
          </w:p>
        </w:tc>
        <w:tc>
          <w:tcPr>
            <w:tcW w:w="3119" w:type="dxa"/>
          </w:tcPr>
          <w:p w14:paraId="5DA97D23" w14:textId="77777777" w:rsidR="00C9009B" w:rsidRDefault="006E2142">
            <w:pPr>
              <w:ind w:firstLine="0"/>
              <w:jc w:val="left"/>
            </w:pPr>
            <w:r>
              <w:t>Settings profile của wallet; bắt buộc.</w:t>
            </w:r>
          </w:p>
        </w:tc>
      </w:tr>
    </w:tbl>
    <w:p w14:paraId="0E2DFB6F" w14:textId="77777777" w:rsidR="00C9009B" w:rsidRDefault="006E2142">
      <w:pPr>
        <w:ind w:firstLine="0"/>
        <w:jc w:val="left"/>
      </w:pPr>
      <w:r>
        <w:rPr>
          <w:b/>
        </w:rPr>
        <w:t>Response body — HTTP 200</w:t>
      </w:r>
    </w:p>
    <w:tbl>
      <w:tblPr>
        <w:tblStyle w:val="TableGrid"/>
        <w:tblW w:w="0" w:type="auto"/>
        <w:tblLook w:val="04A0" w:firstRow="1" w:lastRow="0" w:firstColumn="1" w:lastColumn="0" w:noHBand="0" w:noVBand="1"/>
      </w:tblPr>
      <w:tblGrid>
        <w:gridCol w:w="3115"/>
        <w:gridCol w:w="3116"/>
        <w:gridCol w:w="3116"/>
      </w:tblGrid>
      <w:tr w:rsidR="00C9009B" w14:paraId="71CBB935" w14:textId="77777777" w:rsidTr="00C9009B">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15138FBE" w14:textId="77777777" w:rsidR="00C9009B" w:rsidRDefault="006E2142">
            <w:pPr>
              <w:ind w:firstLine="0"/>
              <w:jc w:val="left"/>
            </w:pPr>
            <w:r>
              <w:t>Field name</w:t>
            </w:r>
          </w:p>
        </w:tc>
        <w:tc>
          <w:tcPr>
            <w:tcW w:w="3119" w:type="dxa"/>
            <w:shd w:val="clear" w:color="auto" w:fill="D9EAF7"/>
            <w:vAlign w:val="top"/>
          </w:tcPr>
          <w:p w14:paraId="2A7E2B44" w14:textId="77777777" w:rsidR="00C9009B" w:rsidRDefault="006E2142">
            <w:pPr>
              <w:ind w:firstLine="0"/>
              <w:jc w:val="left"/>
            </w:pPr>
            <w:r>
              <w:t>Data type</w:t>
            </w:r>
          </w:p>
        </w:tc>
        <w:tc>
          <w:tcPr>
            <w:tcW w:w="3119" w:type="dxa"/>
            <w:shd w:val="clear" w:color="auto" w:fill="D9EAF7"/>
            <w:vAlign w:val="top"/>
          </w:tcPr>
          <w:p w14:paraId="454E8EDE" w14:textId="77777777" w:rsidR="00C9009B" w:rsidRDefault="006E2142">
            <w:pPr>
              <w:ind w:firstLine="0"/>
              <w:jc w:val="left"/>
            </w:pPr>
            <w:r>
              <w:t>Description</w:t>
            </w:r>
          </w:p>
        </w:tc>
      </w:tr>
      <w:tr w:rsidR="00C9009B" w14:paraId="133C5DE4" w14:textId="77777777" w:rsidTr="00C9009B">
        <w:trPr>
          <w:cantSplit/>
        </w:trPr>
        <w:tc>
          <w:tcPr>
            <w:tcW w:w="3119" w:type="dxa"/>
          </w:tcPr>
          <w:p w14:paraId="2F8D08F0" w14:textId="77777777" w:rsidR="00C9009B" w:rsidRDefault="006E2142">
            <w:pPr>
              <w:ind w:firstLine="0"/>
              <w:jc w:val="left"/>
            </w:pPr>
            <w:r>
              <w:t>issuerCustomerId</w:t>
            </w:r>
          </w:p>
        </w:tc>
        <w:tc>
          <w:tcPr>
            <w:tcW w:w="3119" w:type="dxa"/>
          </w:tcPr>
          <w:p w14:paraId="509C9B34" w14:textId="77777777" w:rsidR="00C9009B" w:rsidRDefault="006E2142">
            <w:pPr>
              <w:ind w:firstLine="0"/>
              <w:jc w:val="left"/>
            </w:pPr>
            <w:r>
              <w:t>String</w:t>
            </w:r>
          </w:p>
        </w:tc>
        <w:tc>
          <w:tcPr>
            <w:tcW w:w="3119" w:type="dxa"/>
          </w:tcPr>
          <w:p w14:paraId="22FB06B0" w14:textId="77777777" w:rsidR="00C9009B" w:rsidRDefault="006E2142">
            <w:pPr>
              <w:ind w:firstLine="0"/>
              <w:jc w:val="left"/>
            </w:pPr>
            <w:r>
              <w:t>Customer ID trên hệ thống issuer; chỉ trả khi có dữ liệu.</w:t>
            </w:r>
          </w:p>
        </w:tc>
      </w:tr>
      <w:tr w:rsidR="00C9009B" w14:paraId="3BD70C75" w14:textId="77777777" w:rsidTr="00C9009B">
        <w:trPr>
          <w:cantSplit/>
        </w:trPr>
        <w:tc>
          <w:tcPr>
            <w:tcW w:w="3119" w:type="dxa"/>
          </w:tcPr>
          <w:p w14:paraId="0DEAA00A" w14:textId="77777777" w:rsidR="00C9009B" w:rsidRDefault="006E2142">
            <w:pPr>
              <w:ind w:firstLine="0"/>
              <w:jc w:val="left"/>
            </w:pPr>
            <w:r>
              <w:lastRenderedPageBreak/>
              <w:t>issuerCardId</w:t>
            </w:r>
          </w:p>
        </w:tc>
        <w:tc>
          <w:tcPr>
            <w:tcW w:w="3119" w:type="dxa"/>
          </w:tcPr>
          <w:p w14:paraId="7D0A598D" w14:textId="77777777" w:rsidR="00C9009B" w:rsidRDefault="006E2142">
            <w:pPr>
              <w:ind w:firstLine="0"/>
              <w:jc w:val="left"/>
            </w:pPr>
            <w:r>
              <w:t>String</w:t>
            </w:r>
          </w:p>
        </w:tc>
        <w:tc>
          <w:tcPr>
            <w:tcW w:w="3119" w:type="dxa"/>
          </w:tcPr>
          <w:p w14:paraId="111A5FBA" w14:textId="77777777" w:rsidR="00C9009B" w:rsidRDefault="006E2142">
            <w:pPr>
              <w:ind w:firstLine="0"/>
              <w:jc w:val="left"/>
            </w:pPr>
            <w:r>
              <w:t>Card ID trên hệ thống issuer.</w:t>
            </w:r>
          </w:p>
        </w:tc>
      </w:tr>
      <w:tr w:rsidR="00C9009B" w14:paraId="1BE07344" w14:textId="77777777" w:rsidTr="00C9009B">
        <w:trPr>
          <w:cantSplit/>
        </w:trPr>
        <w:tc>
          <w:tcPr>
            <w:tcW w:w="3119" w:type="dxa"/>
          </w:tcPr>
          <w:p w14:paraId="4405AC96" w14:textId="77777777" w:rsidR="00C9009B" w:rsidRDefault="006E2142">
            <w:pPr>
              <w:ind w:firstLine="0"/>
              <w:jc w:val="left"/>
            </w:pPr>
            <w:r>
              <w:t>issuerTokenId</w:t>
            </w:r>
          </w:p>
        </w:tc>
        <w:tc>
          <w:tcPr>
            <w:tcW w:w="3119" w:type="dxa"/>
          </w:tcPr>
          <w:p w14:paraId="28BAC64B" w14:textId="77777777" w:rsidR="00C9009B" w:rsidRDefault="006E2142">
            <w:pPr>
              <w:ind w:firstLine="0"/>
              <w:jc w:val="left"/>
            </w:pPr>
            <w:r>
              <w:t>String</w:t>
            </w:r>
          </w:p>
        </w:tc>
        <w:tc>
          <w:tcPr>
            <w:tcW w:w="3119" w:type="dxa"/>
          </w:tcPr>
          <w:p w14:paraId="2055EFE2" w14:textId="77777777" w:rsidR="00C9009B" w:rsidRDefault="006E2142">
            <w:pPr>
              <w:ind w:firstLine="0"/>
              <w:jc w:val="left"/>
            </w:pPr>
            <w:r>
              <w:t>Token ID trên hệ thống issuer; chỉ trả khi có dữ liệu.</w:t>
            </w:r>
          </w:p>
        </w:tc>
      </w:tr>
      <w:tr w:rsidR="00C9009B" w14:paraId="7AA2DBD9" w14:textId="77777777" w:rsidTr="00C9009B">
        <w:trPr>
          <w:cantSplit/>
        </w:trPr>
        <w:tc>
          <w:tcPr>
            <w:tcW w:w="3119" w:type="dxa"/>
          </w:tcPr>
          <w:p w14:paraId="0CB2BA18" w14:textId="77777777" w:rsidR="00C9009B" w:rsidRDefault="006E2142">
            <w:pPr>
              <w:ind w:firstLine="0"/>
              <w:jc w:val="left"/>
            </w:pPr>
            <w:r>
              <w:t>decision</w:t>
            </w:r>
          </w:p>
        </w:tc>
        <w:tc>
          <w:tcPr>
            <w:tcW w:w="3119" w:type="dxa"/>
          </w:tcPr>
          <w:p w14:paraId="3F99DBA6" w14:textId="77777777" w:rsidR="00C9009B" w:rsidRDefault="006E2142">
            <w:pPr>
              <w:ind w:firstLine="0"/>
              <w:jc w:val="left"/>
            </w:pPr>
            <w:r>
              <w:t>RecommendDecision</w:t>
            </w:r>
          </w:p>
        </w:tc>
        <w:tc>
          <w:tcPr>
            <w:tcW w:w="3119" w:type="dxa"/>
          </w:tcPr>
          <w:p w14:paraId="0C8C3A3D" w14:textId="77777777" w:rsidR="00C9009B" w:rsidRDefault="006E2142">
            <w:pPr>
              <w:ind w:firstLine="0"/>
              <w:jc w:val="left"/>
            </w:pPr>
            <w:r>
              <w:t>Decision tokenization cuối cùng. Giá trị: APPROVE, REQUIRE_FURTHER_AUTH, DECLINE.</w:t>
            </w:r>
          </w:p>
        </w:tc>
      </w:tr>
      <w:tr w:rsidR="00C9009B" w14:paraId="3227A9A9" w14:textId="77777777" w:rsidTr="00C9009B">
        <w:trPr>
          <w:cantSplit/>
        </w:trPr>
        <w:tc>
          <w:tcPr>
            <w:tcW w:w="3119" w:type="dxa"/>
          </w:tcPr>
          <w:p w14:paraId="54D8FBAF" w14:textId="77777777" w:rsidR="00C9009B" w:rsidRDefault="006E2142">
            <w:pPr>
              <w:ind w:firstLine="0"/>
              <w:jc w:val="left"/>
            </w:pPr>
            <w:r>
              <w:t>cvx2VerificationResult</w:t>
            </w:r>
          </w:p>
        </w:tc>
        <w:tc>
          <w:tcPr>
            <w:tcW w:w="3119" w:type="dxa"/>
          </w:tcPr>
          <w:p w14:paraId="233C3920" w14:textId="77777777" w:rsidR="00C9009B" w:rsidRDefault="006E2142">
            <w:pPr>
              <w:ind w:firstLine="0"/>
              <w:jc w:val="left"/>
            </w:pPr>
            <w:r>
              <w:t>Cvx2VerificationResult</w:t>
            </w:r>
          </w:p>
        </w:tc>
        <w:tc>
          <w:tcPr>
            <w:tcW w:w="3119" w:type="dxa"/>
          </w:tcPr>
          <w:p w14:paraId="58683E37" w14:textId="77777777" w:rsidR="00C9009B" w:rsidRDefault="006E2142">
            <w:pPr>
              <w:ind w:firstLine="0"/>
              <w:jc w:val="left"/>
            </w:pPr>
            <w:r>
              <w:t>Kết quả verify CVV2/CVC2; chỉ trả khi có dữ liệu.</w:t>
            </w:r>
          </w:p>
        </w:tc>
      </w:tr>
      <w:tr w:rsidR="00C9009B" w14:paraId="6DB09171" w14:textId="77777777" w:rsidTr="00C9009B">
        <w:trPr>
          <w:cantSplit/>
        </w:trPr>
        <w:tc>
          <w:tcPr>
            <w:tcW w:w="3119" w:type="dxa"/>
          </w:tcPr>
          <w:p w14:paraId="36A47E87" w14:textId="77777777" w:rsidR="00C9009B" w:rsidRDefault="006E2142">
            <w:pPr>
              <w:ind w:firstLine="0"/>
              <w:jc w:val="left"/>
            </w:pPr>
            <w:r>
              <w:t>declineReason</w:t>
            </w:r>
          </w:p>
        </w:tc>
        <w:tc>
          <w:tcPr>
            <w:tcW w:w="3119" w:type="dxa"/>
          </w:tcPr>
          <w:p w14:paraId="5F96DB7B" w14:textId="77777777" w:rsidR="00C9009B" w:rsidRDefault="006E2142">
            <w:pPr>
              <w:ind w:firstLine="0"/>
              <w:jc w:val="left"/>
            </w:pPr>
            <w:r>
              <w:t>DeclineReason</w:t>
            </w:r>
          </w:p>
        </w:tc>
        <w:tc>
          <w:tcPr>
            <w:tcW w:w="3119" w:type="dxa"/>
          </w:tcPr>
          <w:p w14:paraId="396EE0BD" w14:textId="77777777" w:rsidR="00C9009B" w:rsidRDefault="006E2142">
            <w:pPr>
              <w:ind w:firstLine="0"/>
              <w:jc w:val="left"/>
            </w:pPr>
            <w:r>
              <w:t>Lý do decline; trả khi decision là DECLINE.</w:t>
            </w:r>
          </w:p>
        </w:tc>
      </w:tr>
      <w:tr w:rsidR="00C9009B" w14:paraId="3B76098D" w14:textId="77777777" w:rsidTr="00C9009B">
        <w:trPr>
          <w:cantSplit/>
        </w:trPr>
        <w:tc>
          <w:tcPr>
            <w:tcW w:w="3119" w:type="dxa"/>
          </w:tcPr>
          <w:p w14:paraId="29C893A3" w14:textId="77777777" w:rsidR="00C9009B" w:rsidRDefault="006E2142">
            <w:pPr>
              <w:ind w:firstLine="0"/>
              <w:jc w:val="left"/>
            </w:pPr>
            <w:r>
              <w:t>declineMessage</w:t>
            </w:r>
          </w:p>
        </w:tc>
        <w:tc>
          <w:tcPr>
            <w:tcW w:w="3119" w:type="dxa"/>
          </w:tcPr>
          <w:p w14:paraId="0ED4AA29" w14:textId="77777777" w:rsidR="00C9009B" w:rsidRDefault="006E2142">
            <w:pPr>
              <w:ind w:firstLine="0"/>
              <w:jc w:val="left"/>
            </w:pPr>
            <w:r>
              <w:t>String</w:t>
            </w:r>
          </w:p>
        </w:tc>
        <w:tc>
          <w:tcPr>
            <w:tcW w:w="3119" w:type="dxa"/>
          </w:tcPr>
          <w:p w14:paraId="0F90A77C" w14:textId="77777777" w:rsidR="00C9009B" w:rsidRDefault="006E2142">
            <w:pPr>
              <w:ind w:firstLine="0"/>
              <w:jc w:val="left"/>
            </w:pPr>
            <w:r>
              <w:t>Mô tả lý do decline hoặc lỗi xử lý.</w:t>
            </w:r>
          </w:p>
        </w:tc>
      </w:tr>
      <w:tr w:rsidR="00C9009B" w14:paraId="01125F96" w14:textId="77777777" w:rsidTr="00C9009B">
        <w:trPr>
          <w:cantSplit/>
        </w:trPr>
        <w:tc>
          <w:tcPr>
            <w:tcW w:w="3119" w:type="dxa"/>
          </w:tcPr>
          <w:p w14:paraId="3A594755" w14:textId="77777777" w:rsidR="00C9009B" w:rsidRDefault="006E2142">
            <w:pPr>
              <w:ind w:firstLine="0"/>
              <w:jc w:val="left"/>
            </w:pPr>
            <w:r>
              <w:t>chipDataVerificationResult</w:t>
            </w:r>
          </w:p>
        </w:tc>
        <w:tc>
          <w:tcPr>
            <w:tcW w:w="3119" w:type="dxa"/>
          </w:tcPr>
          <w:p w14:paraId="0E124AF1" w14:textId="77777777" w:rsidR="00C9009B" w:rsidRDefault="006E2142">
            <w:pPr>
              <w:ind w:firstLine="0"/>
              <w:jc w:val="left"/>
            </w:pPr>
            <w:r>
              <w:t>ChipDataVerificationResult</w:t>
            </w:r>
          </w:p>
        </w:tc>
        <w:tc>
          <w:tcPr>
            <w:tcW w:w="3119" w:type="dxa"/>
          </w:tcPr>
          <w:p w14:paraId="6ED1C8D4" w14:textId="77777777" w:rsidR="00C9009B" w:rsidRDefault="006E2142">
            <w:pPr>
              <w:ind w:firstLine="0"/>
              <w:jc w:val="left"/>
            </w:pPr>
            <w:r>
              <w:t>Kết quả verify dữ liệu chip; chỉ trả khi có dữ liệu.</w:t>
            </w:r>
          </w:p>
        </w:tc>
      </w:tr>
    </w:tbl>
    <w:p w14:paraId="38E9A6A1" w14:textId="77777777" w:rsidR="00C9009B" w:rsidRDefault="00C9009B">
      <w:pPr>
        <w:ind w:firstLine="0"/>
        <w:jc w:val="left"/>
      </w:pPr>
    </w:p>
    <w:p w14:paraId="76AA3D9C" w14:textId="77777777" w:rsidR="00515DA7" w:rsidRPr="00515DA7" w:rsidRDefault="00515DA7" w:rsidP="00515DA7"/>
    <w:p w14:paraId="7C0A8E24" w14:textId="77777777" w:rsidR="00515DA7" w:rsidRDefault="00515DA7">
      <w:pPr>
        <w:pStyle w:val="Heading3"/>
        <w:rPr>
          <w:rFonts w:eastAsia="Times New Roman" w:cs="Times New Roman"/>
        </w:rPr>
      </w:pPr>
      <w:bookmarkStart w:id="296" w:name="_Toc240965952"/>
      <w:r>
        <w:rPr>
          <w:rFonts w:eastAsia="Times New Roman" w:cs="Times New Roman"/>
        </w:rPr>
        <w:t>Rule Validator</w:t>
      </w:r>
      <w:bookmarkEnd w:id="296"/>
    </w:p>
    <w:p w14:paraId="3BFC00AD" w14:textId="77777777" w:rsidR="00072EC5" w:rsidRPr="00072EC5" w:rsidRDefault="00072EC5" w:rsidP="00072EC5">
      <w:r>
        <w:t xml:space="preserve">Source code: </w:t>
      </w:r>
      <w:r w:rsidRPr="00072EC5">
        <w:t>https://gitlab.shb.com.vn/core-card/card-token-management/rule-validator-service</w:t>
      </w:r>
    </w:p>
    <w:p w14:paraId="4DB2C197" w14:textId="77777777" w:rsidR="00C9009B" w:rsidRDefault="006E2142">
      <w:pPr>
        <w:ind w:firstLine="0"/>
        <w:jc w:val="left"/>
      </w:pPr>
      <w:r>
        <w:rPr>
          <w:b/>
          <w:sz w:val="26"/>
        </w:rPr>
        <w:t>1. POST /api/v1/cards/verify</w:t>
      </w:r>
    </w:p>
    <w:p w14:paraId="5DB9A867" w14:textId="77777777" w:rsidR="00C9009B" w:rsidRDefault="006E2142">
      <w:pPr>
        <w:ind w:firstLine="0"/>
        <w:jc w:val="left"/>
      </w:pPr>
      <w:r>
        <w:lastRenderedPageBreak/>
        <w:t xml:space="preserve">Mô tả: API verify card trên hệ thống </w:t>
      </w:r>
      <w:r w:rsidR="00934AC4">
        <w:t>Core thẻ</w:t>
      </w:r>
      <w:r>
        <w:t>; kiểm tra trạng thái, ngày hết hạn, CVV2 và điều kiện tokenization, sau đó trả Product Configuration ID của TSP và Card ID trên hệ thống issuer.</w:t>
      </w:r>
    </w:p>
    <w:p w14:paraId="367E5C7F" w14:textId="77777777" w:rsidR="00C9009B" w:rsidRDefault="006E2142">
      <w:pPr>
        <w:ind w:firstLine="0"/>
        <w:jc w:val="left"/>
      </w:pPr>
      <w:r>
        <w:rPr>
          <w:b/>
        </w:rPr>
        <w:t>Request body</w:t>
      </w:r>
    </w:p>
    <w:tbl>
      <w:tblPr>
        <w:tblStyle w:val="TableGrid"/>
        <w:tblW w:w="0" w:type="auto"/>
        <w:tblLook w:val="04A0" w:firstRow="1" w:lastRow="0" w:firstColumn="1" w:lastColumn="0" w:noHBand="0" w:noVBand="1"/>
      </w:tblPr>
      <w:tblGrid>
        <w:gridCol w:w="3116"/>
        <w:gridCol w:w="3115"/>
        <w:gridCol w:w="3116"/>
      </w:tblGrid>
      <w:tr w:rsidR="00C9009B" w14:paraId="4BA464EE" w14:textId="77777777" w:rsidTr="00C9009B">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28AF4F40" w14:textId="77777777" w:rsidR="00C9009B" w:rsidRDefault="006E2142">
            <w:pPr>
              <w:ind w:firstLine="0"/>
              <w:jc w:val="left"/>
            </w:pPr>
            <w:r>
              <w:t>Field name</w:t>
            </w:r>
          </w:p>
        </w:tc>
        <w:tc>
          <w:tcPr>
            <w:tcW w:w="3119" w:type="dxa"/>
            <w:shd w:val="clear" w:color="auto" w:fill="D9EAF7"/>
            <w:vAlign w:val="top"/>
          </w:tcPr>
          <w:p w14:paraId="68801F4B" w14:textId="77777777" w:rsidR="00C9009B" w:rsidRDefault="006E2142">
            <w:pPr>
              <w:ind w:firstLine="0"/>
              <w:jc w:val="left"/>
            </w:pPr>
            <w:r>
              <w:t>Data type</w:t>
            </w:r>
          </w:p>
        </w:tc>
        <w:tc>
          <w:tcPr>
            <w:tcW w:w="3119" w:type="dxa"/>
            <w:shd w:val="clear" w:color="auto" w:fill="D9EAF7"/>
            <w:vAlign w:val="top"/>
          </w:tcPr>
          <w:p w14:paraId="163D604F" w14:textId="77777777" w:rsidR="00C9009B" w:rsidRDefault="006E2142">
            <w:pPr>
              <w:ind w:firstLine="0"/>
              <w:jc w:val="left"/>
            </w:pPr>
            <w:r>
              <w:t>Description</w:t>
            </w:r>
          </w:p>
        </w:tc>
      </w:tr>
      <w:tr w:rsidR="00C9009B" w14:paraId="4C6F147A" w14:textId="77777777" w:rsidTr="00C9009B">
        <w:trPr>
          <w:cantSplit/>
        </w:trPr>
        <w:tc>
          <w:tcPr>
            <w:tcW w:w="3119" w:type="dxa"/>
          </w:tcPr>
          <w:p w14:paraId="7CC0DB12" w14:textId="77777777" w:rsidR="00C9009B" w:rsidRDefault="006E2142">
            <w:pPr>
              <w:ind w:firstLine="0"/>
              <w:jc w:val="left"/>
            </w:pPr>
            <w:r>
              <w:t>requestId</w:t>
            </w:r>
          </w:p>
        </w:tc>
        <w:tc>
          <w:tcPr>
            <w:tcW w:w="3119" w:type="dxa"/>
          </w:tcPr>
          <w:p w14:paraId="0DA12EDD" w14:textId="77777777" w:rsidR="00C9009B" w:rsidRDefault="006E2142">
            <w:pPr>
              <w:ind w:firstLine="0"/>
              <w:jc w:val="left"/>
            </w:pPr>
            <w:r>
              <w:t>String</w:t>
            </w:r>
          </w:p>
        </w:tc>
        <w:tc>
          <w:tcPr>
            <w:tcW w:w="3119" w:type="dxa"/>
          </w:tcPr>
          <w:p w14:paraId="7B8F885B" w14:textId="77777777" w:rsidR="00C9009B" w:rsidRDefault="006E2142">
            <w:pPr>
              <w:ind w:firstLine="0"/>
              <w:jc w:val="left"/>
            </w:pPr>
            <w:r>
              <w:t>Request ID do hệ thống gọi API cung cấp.</w:t>
            </w:r>
          </w:p>
        </w:tc>
      </w:tr>
      <w:tr w:rsidR="00C9009B" w14:paraId="3C449031" w14:textId="77777777" w:rsidTr="00C9009B">
        <w:trPr>
          <w:cantSplit/>
        </w:trPr>
        <w:tc>
          <w:tcPr>
            <w:tcW w:w="3119" w:type="dxa"/>
          </w:tcPr>
          <w:p w14:paraId="5C716B41" w14:textId="77777777" w:rsidR="00C9009B" w:rsidRDefault="006E2142">
            <w:pPr>
              <w:ind w:firstLine="0"/>
              <w:jc w:val="left"/>
            </w:pPr>
            <w:r>
              <w:t>correlationId</w:t>
            </w:r>
          </w:p>
        </w:tc>
        <w:tc>
          <w:tcPr>
            <w:tcW w:w="3119" w:type="dxa"/>
          </w:tcPr>
          <w:p w14:paraId="062C7BC7" w14:textId="77777777" w:rsidR="00C9009B" w:rsidRDefault="006E2142">
            <w:pPr>
              <w:ind w:firstLine="0"/>
              <w:jc w:val="left"/>
            </w:pPr>
            <w:r>
              <w:t>String</w:t>
            </w:r>
          </w:p>
        </w:tc>
        <w:tc>
          <w:tcPr>
            <w:tcW w:w="3119" w:type="dxa"/>
          </w:tcPr>
          <w:p w14:paraId="739528A1" w14:textId="77777777" w:rsidR="00C9009B" w:rsidRDefault="006E2142">
            <w:pPr>
              <w:ind w:firstLine="0"/>
              <w:jc w:val="left"/>
            </w:pPr>
            <w:r>
              <w:t>Correlation ID dùng xuyên suốt giao dịch.</w:t>
            </w:r>
          </w:p>
        </w:tc>
      </w:tr>
      <w:tr w:rsidR="00C9009B" w14:paraId="036E248B" w14:textId="77777777" w:rsidTr="00C9009B">
        <w:trPr>
          <w:cantSplit/>
        </w:trPr>
        <w:tc>
          <w:tcPr>
            <w:tcW w:w="3119" w:type="dxa"/>
          </w:tcPr>
          <w:p w14:paraId="2D5C6A43" w14:textId="77777777" w:rsidR="00C9009B" w:rsidRDefault="006E2142">
            <w:pPr>
              <w:ind w:firstLine="0"/>
              <w:jc w:val="left"/>
            </w:pPr>
            <w:r>
              <w:t>idempotencyKey</w:t>
            </w:r>
          </w:p>
        </w:tc>
        <w:tc>
          <w:tcPr>
            <w:tcW w:w="3119" w:type="dxa"/>
          </w:tcPr>
          <w:p w14:paraId="4D656A99" w14:textId="77777777" w:rsidR="00C9009B" w:rsidRDefault="006E2142">
            <w:pPr>
              <w:ind w:firstLine="0"/>
              <w:jc w:val="left"/>
            </w:pPr>
            <w:r>
              <w:t>String</w:t>
            </w:r>
          </w:p>
        </w:tc>
        <w:tc>
          <w:tcPr>
            <w:tcW w:w="3119" w:type="dxa"/>
          </w:tcPr>
          <w:p w14:paraId="46B75CC1" w14:textId="77777777" w:rsidR="00C9009B" w:rsidRDefault="006E2142">
            <w:pPr>
              <w:ind w:firstLine="0"/>
              <w:jc w:val="left"/>
            </w:pPr>
            <w:r>
              <w:t>Khóa chống xử lý trùng request.</w:t>
            </w:r>
          </w:p>
        </w:tc>
      </w:tr>
      <w:tr w:rsidR="00C9009B" w14:paraId="396DABDA" w14:textId="77777777" w:rsidTr="00C9009B">
        <w:trPr>
          <w:cantSplit/>
        </w:trPr>
        <w:tc>
          <w:tcPr>
            <w:tcW w:w="3119" w:type="dxa"/>
          </w:tcPr>
          <w:p w14:paraId="337CA676" w14:textId="77777777" w:rsidR="00C9009B" w:rsidRDefault="006E2142">
            <w:pPr>
              <w:ind w:firstLine="0"/>
              <w:jc w:val="left"/>
            </w:pPr>
            <w:r>
              <w:t>timestamp</w:t>
            </w:r>
          </w:p>
        </w:tc>
        <w:tc>
          <w:tcPr>
            <w:tcW w:w="3119" w:type="dxa"/>
          </w:tcPr>
          <w:p w14:paraId="500ADF06" w14:textId="77777777" w:rsidR="00C9009B" w:rsidRDefault="006E2142">
            <w:pPr>
              <w:ind w:firstLine="0"/>
              <w:jc w:val="left"/>
            </w:pPr>
            <w:r>
              <w:t>Instant</w:t>
            </w:r>
          </w:p>
        </w:tc>
        <w:tc>
          <w:tcPr>
            <w:tcW w:w="3119" w:type="dxa"/>
          </w:tcPr>
          <w:p w14:paraId="4C1AC112" w14:textId="77777777" w:rsidR="00C9009B" w:rsidRDefault="006E2142">
            <w:pPr>
              <w:ind w:firstLine="0"/>
              <w:jc w:val="left"/>
            </w:pPr>
            <w:r>
              <w:t>Thời điểm tạo request.</w:t>
            </w:r>
          </w:p>
        </w:tc>
      </w:tr>
      <w:tr w:rsidR="00C9009B" w14:paraId="715D6110" w14:textId="77777777" w:rsidTr="00C9009B">
        <w:trPr>
          <w:cantSplit/>
        </w:trPr>
        <w:tc>
          <w:tcPr>
            <w:tcW w:w="3119" w:type="dxa"/>
          </w:tcPr>
          <w:p w14:paraId="3F669BA5" w14:textId="77777777" w:rsidR="00C9009B" w:rsidRDefault="006E2142">
            <w:pPr>
              <w:ind w:firstLine="0"/>
              <w:jc w:val="left"/>
            </w:pPr>
            <w:r>
              <w:t>metadata</w:t>
            </w:r>
          </w:p>
        </w:tc>
        <w:tc>
          <w:tcPr>
            <w:tcW w:w="3119" w:type="dxa"/>
          </w:tcPr>
          <w:p w14:paraId="5E6DCD6D" w14:textId="77777777" w:rsidR="00C9009B" w:rsidRDefault="006E2142">
            <w:pPr>
              <w:ind w:firstLine="0"/>
              <w:jc w:val="left"/>
            </w:pPr>
            <w:r>
              <w:t>Map&lt;String, String&gt;</w:t>
            </w:r>
          </w:p>
        </w:tc>
        <w:tc>
          <w:tcPr>
            <w:tcW w:w="3119" w:type="dxa"/>
          </w:tcPr>
          <w:p w14:paraId="356EA930" w14:textId="77777777" w:rsidR="00C9009B" w:rsidRDefault="006E2142">
            <w:pPr>
              <w:ind w:firstLine="0"/>
              <w:jc w:val="left"/>
            </w:pPr>
            <w:r>
              <w:t>Metadata bổ sung của request.</w:t>
            </w:r>
          </w:p>
        </w:tc>
      </w:tr>
      <w:tr w:rsidR="00C9009B" w14:paraId="46E52BA6" w14:textId="77777777" w:rsidTr="00C9009B">
        <w:trPr>
          <w:cantSplit/>
        </w:trPr>
        <w:tc>
          <w:tcPr>
            <w:tcW w:w="3119" w:type="dxa"/>
          </w:tcPr>
          <w:p w14:paraId="26619FB8" w14:textId="77777777" w:rsidR="00C9009B" w:rsidRDefault="006E2142">
            <w:pPr>
              <w:ind w:firstLine="0"/>
              <w:jc w:val="left"/>
            </w:pPr>
            <w:r>
              <w:t>payload</w:t>
            </w:r>
          </w:p>
        </w:tc>
        <w:tc>
          <w:tcPr>
            <w:tcW w:w="3119" w:type="dxa"/>
          </w:tcPr>
          <w:p w14:paraId="0A3927E5" w14:textId="77777777" w:rsidR="00C9009B" w:rsidRDefault="006E2142">
            <w:pPr>
              <w:ind w:firstLine="0"/>
              <w:jc w:val="left"/>
            </w:pPr>
            <w:r>
              <w:t>Object</w:t>
            </w:r>
          </w:p>
        </w:tc>
        <w:tc>
          <w:tcPr>
            <w:tcW w:w="3119" w:type="dxa"/>
          </w:tcPr>
          <w:p w14:paraId="4DBC2BB2" w14:textId="77777777" w:rsidR="00C9009B" w:rsidRDefault="006E2142">
            <w:pPr>
              <w:ind w:firstLine="0"/>
              <w:jc w:val="left"/>
            </w:pPr>
            <w:r>
              <w:t>Payload verify card.</w:t>
            </w:r>
          </w:p>
        </w:tc>
      </w:tr>
      <w:tr w:rsidR="00C9009B" w14:paraId="5BA3D06C" w14:textId="77777777" w:rsidTr="00C9009B">
        <w:trPr>
          <w:cantSplit/>
        </w:trPr>
        <w:tc>
          <w:tcPr>
            <w:tcW w:w="3119" w:type="dxa"/>
          </w:tcPr>
          <w:p w14:paraId="60C84CEE" w14:textId="77777777" w:rsidR="00C9009B" w:rsidRDefault="006E2142">
            <w:pPr>
              <w:ind w:firstLine="0"/>
              <w:jc w:val="left"/>
            </w:pPr>
            <w:r>
              <w:t>payload.issuerCardId</w:t>
            </w:r>
          </w:p>
        </w:tc>
        <w:tc>
          <w:tcPr>
            <w:tcW w:w="3119" w:type="dxa"/>
          </w:tcPr>
          <w:p w14:paraId="7F3C2731" w14:textId="77777777" w:rsidR="00C9009B" w:rsidRDefault="006E2142">
            <w:pPr>
              <w:ind w:firstLine="0"/>
              <w:jc w:val="left"/>
            </w:pPr>
            <w:r>
              <w:t>String</w:t>
            </w:r>
          </w:p>
        </w:tc>
        <w:tc>
          <w:tcPr>
            <w:tcW w:w="3119" w:type="dxa"/>
          </w:tcPr>
          <w:p w14:paraId="41B86FBF" w14:textId="77777777" w:rsidR="00C9009B" w:rsidRDefault="006E2142">
            <w:pPr>
              <w:ind w:firstLine="0"/>
              <w:jc w:val="left"/>
            </w:pPr>
            <w:r>
              <w:t>Card ID trên hệ thống issuer; dùng trực tiếp khi có dữ liệu. Bắt buộc khi không có encryptedPan.</w:t>
            </w:r>
          </w:p>
        </w:tc>
      </w:tr>
      <w:tr w:rsidR="00C9009B" w14:paraId="5FA87CB6" w14:textId="77777777" w:rsidTr="00C9009B">
        <w:trPr>
          <w:cantSplit/>
        </w:trPr>
        <w:tc>
          <w:tcPr>
            <w:tcW w:w="3119" w:type="dxa"/>
          </w:tcPr>
          <w:p w14:paraId="367F9780" w14:textId="77777777" w:rsidR="00C9009B" w:rsidRDefault="006E2142">
            <w:pPr>
              <w:ind w:firstLine="0"/>
              <w:jc w:val="left"/>
            </w:pPr>
            <w:r>
              <w:lastRenderedPageBreak/>
              <w:t>payload.encryptedPan</w:t>
            </w:r>
          </w:p>
        </w:tc>
        <w:tc>
          <w:tcPr>
            <w:tcW w:w="3119" w:type="dxa"/>
          </w:tcPr>
          <w:p w14:paraId="57E3E24A" w14:textId="77777777" w:rsidR="00C9009B" w:rsidRDefault="006E2142">
            <w:pPr>
              <w:ind w:firstLine="0"/>
              <w:jc w:val="left"/>
            </w:pPr>
            <w:r>
              <w:t>String</w:t>
            </w:r>
          </w:p>
        </w:tc>
        <w:tc>
          <w:tcPr>
            <w:tcW w:w="3119" w:type="dxa"/>
          </w:tcPr>
          <w:p w14:paraId="5C6D1416" w14:textId="77777777" w:rsidR="00C9009B" w:rsidRDefault="006E2142">
            <w:pPr>
              <w:ind w:firstLine="0"/>
              <w:jc w:val="left"/>
            </w:pPr>
            <w:r>
              <w:t>PAN được mã hóa JWE; dùng để tra cứu Card ID trên hệ thống issuer khi issuerCardId không có. Bắt buộc khi không có issuerCardId.</w:t>
            </w:r>
          </w:p>
        </w:tc>
      </w:tr>
      <w:tr w:rsidR="00C9009B" w14:paraId="1EDB6995" w14:textId="77777777" w:rsidTr="00C9009B">
        <w:trPr>
          <w:cantSplit/>
        </w:trPr>
        <w:tc>
          <w:tcPr>
            <w:tcW w:w="3119" w:type="dxa"/>
          </w:tcPr>
          <w:p w14:paraId="5DC54176" w14:textId="77777777" w:rsidR="00C9009B" w:rsidRDefault="006E2142">
            <w:pPr>
              <w:ind w:firstLine="0"/>
              <w:jc w:val="left"/>
            </w:pPr>
            <w:r>
              <w:t>payload.walletType</w:t>
            </w:r>
          </w:p>
        </w:tc>
        <w:tc>
          <w:tcPr>
            <w:tcW w:w="3119" w:type="dxa"/>
          </w:tcPr>
          <w:p w14:paraId="736D228E" w14:textId="77777777" w:rsidR="00C9009B" w:rsidRDefault="006E2142">
            <w:pPr>
              <w:ind w:firstLine="0"/>
              <w:jc w:val="left"/>
            </w:pPr>
            <w:r>
              <w:t>WalletType</w:t>
            </w:r>
          </w:p>
        </w:tc>
        <w:tc>
          <w:tcPr>
            <w:tcW w:w="3119" w:type="dxa"/>
          </w:tcPr>
          <w:p w14:paraId="3CD3A7DC" w14:textId="77777777" w:rsidR="00C9009B" w:rsidRDefault="006E2142">
            <w:pPr>
              <w:ind w:firstLine="0"/>
              <w:jc w:val="left"/>
            </w:pPr>
            <w:r>
              <w:t>Loại wallet. Giá trị: APPLE_PAY, GOOGLE_PAY, UNKNOWN.</w:t>
            </w:r>
          </w:p>
        </w:tc>
      </w:tr>
      <w:tr w:rsidR="00C9009B" w14:paraId="41C0406F" w14:textId="77777777" w:rsidTr="00C9009B">
        <w:trPr>
          <w:cantSplit/>
        </w:trPr>
        <w:tc>
          <w:tcPr>
            <w:tcW w:w="3119" w:type="dxa"/>
          </w:tcPr>
          <w:p w14:paraId="626E379E" w14:textId="77777777" w:rsidR="00C9009B" w:rsidRDefault="006E2142">
            <w:pPr>
              <w:ind w:firstLine="0"/>
              <w:jc w:val="left"/>
            </w:pPr>
            <w:r>
              <w:t>payload.tsp</w:t>
            </w:r>
          </w:p>
        </w:tc>
        <w:tc>
          <w:tcPr>
            <w:tcW w:w="3119" w:type="dxa"/>
          </w:tcPr>
          <w:p w14:paraId="395894F8" w14:textId="77777777" w:rsidR="00C9009B" w:rsidRDefault="006E2142">
            <w:pPr>
              <w:ind w:firstLine="0"/>
              <w:jc w:val="left"/>
            </w:pPr>
            <w:r>
              <w:t>TspType</w:t>
            </w:r>
          </w:p>
        </w:tc>
        <w:tc>
          <w:tcPr>
            <w:tcW w:w="3119" w:type="dxa"/>
          </w:tcPr>
          <w:p w14:paraId="1657CF81" w14:textId="77777777" w:rsidR="00C9009B" w:rsidRDefault="006E2142">
            <w:pPr>
              <w:ind w:firstLine="0"/>
              <w:jc w:val="left"/>
            </w:pPr>
            <w:r>
              <w:t>TSP gửi request tokenization. Giá trị: VTS, MDES, UNKNOWN.</w:t>
            </w:r>
          </w:p>
        </w:tc>
      </w:tr>
      <w:tr w:rsidR="00C9009B" w14:paraId="273DF6D2" w14:textId="77777777" w:rsidTr="00C9009B">
        <w:trPr>
          <w:cantSplit/>
        </w:trPr>
        <w:tc>
          <w:tcPr>
            <w:tcW w:w="3119" w:type="dxa"/>
          </w:tcPr>
          <w:p w14:paraId="0774C17D" w14:textId="77777777" w:rsidR="00C9009B" w:rsidRDefault="006E2142">
            <w:pPr>
              <w:ind w:firstLine="0"/>
              <w:jc w:val="left"/>
            </w:pPr>
            <w:r>
              <w:t>payload.tspTokenRequestorId</w:t>
            </w:r>
          </w:p>
        </w:tc>
        <w:tc>
          <w:tcPr>
            <w:tcW w:w="3119" w:type="dxa"/>
          </w:tcPr>
          <w:p w14:paraId="252F7FC0" w14:textId="77777777" w:rsidR="00C9009B" w:rsidRDefault="006E2142">
            <w:pPr>
              <w:ind w:firstLine="0"/>
              <w:jc w:val="left"/>
            </w:pPr>
            <w:r>
              <w:t>String</w:t>
            </w:r>
          </w:p>
        </w:tc>
        <w:tc>
          <w:tcPr>
            <w:tcW w:w="3119" w:type="dxa"/>
          </w:tcPr>
          <w:p w14:paraId="2A44AA17" w14:textId="77777777" w:rsidR="00C9009B" w:rsidRDefault="006E2142">
            <w:pPr>
              <w:ind w:firstLine="0"/>
              <w:jc w:val="left"/>
            </w:pPr>
            <w:r>
              <w:t>Token Requestor ID tại TSP.</w:t>
            </w:r>
          </w:p>
        </w:tc>
      </w:tr>
      <w:tr w:rsidR="00C9009B" w14:paraId="1CED8865" w14:textId="77777777" w:rsidTr="00C9009B">
        <w:trPr>
          <w:cantSplit/>
        </w:trPr>
        <w:tc>
          <w:tcPr>
            <w:tcW w:w="3119" w:type="dxa"/>
          </w:tcPr>
          <w:p w14:paraId="0F328E30" w14:textId="77777777" w:rsidR="00C9009B" w:rsidRDefault="006E2142">
            <w:pPr>
              <w:ind w:firstLine="0"/>
              <w:jc w:val="left"/>
            </w:pPr>
            <w:r>
              <w:t>payload.expiryDate</w:t>
            </w:r>
          </w:p>
        </w:tc>
        <w:tc>
          <w:tcPr>
            <w:tcW w:w="3119" w:type="dxa"/>
          </w:tcPr>
          <w:p w14:paraId="21858E3F" w14:textId="77777777" w:rsidR="00C9009B" w:rsidRDefault="006E2142">
            <w:pPr>
              <w:ind w:firstLine="0"/>
              <w:jc w:val="left"/>
            </w:pPr>
            <w:r>
              <w:t>String</w:t>
            </w:r>
          </w:p>
        </w:tc>
        <w:tc>
          <w:tcPr>
            <w:tcW w:w="3119" w:type="dxa"/>
          </w:tcPr>
          <w:p w14:paraId="1BAED351" w14:textId="77777777" w:rsidR="00C9009B" w:rsidRDefault="006E2142">
            <w:pPr>
              <w:ind w:firstLine="0"/>
              <w:jc w:val="left"/>
            </w:pPr>
            <w:r>
              <w:t>Ngày hết hạn card theo định dạng YYMM.</w:t>
            </w:r>
          </w:p>
        </w:tc>
      </w:tr>
      <w:tr w:rsidR="00C9009B" w14:paraId="4435D0F2" w14:textId="77777777" w:rsidTr="00C9009B">
        <w:trPr>
          <w:cantSplit/>
        </w:trPr>
        <w:tc>
          <w:tcPr>
            <w:tcW w:w="3119" w:type="dxa"/>
          </w:tcPr>
          <w:p w14:paraId="5F96467C" w14:textId="77777777" w:rsidR="00C9009B" w:rsidRDefault="006E2142">
            <w:pPr>
              <w:ind w:firstLine="0"/>
              <w:jc w:val="left"/>
            </w:pPr>
            <w:r>
              <w:t>payload.encryptedCvv2</w:t>
            </w:r>
          </w:p>
        </w:tc>
        <w:tc>
          <w:tcPr>
            <w:tcW w:w="3119" w:type="dxa"/>
          </w:tcPr>
          <w:p w14:paraId="231ADAF1" w14:textId="77777777" w:rsidR="00C9009B" w:rsidRDefault="006E2142">
            <w:pPr>
              <w:ind w:firstLine="0"/>
              <w:jc w:val="left"/>
            </w:pPr>
            <w:r>
              <w:t>String</w:t>
            </w:r>
          </w:p>
        </w:tc>
        <w:tc>
          <w:tcPr>
            <w:tcW w:w="3119" w:type="dxa"/>
          </w:tcPr>
          <w:p w14:paraId="584E057F" w14:textId="77777777" w:rsidR="00C9009B" w:rsidRDefault="006E2142">
            <w:pPr>
              <w:ind w:firstLine="0"/>
              <w:jc w:val="left"/>
            </w:pPr>
            <w:r>
              <w:t>CVV2 được mã hóa JWE; có thể không có. Khi có dữ liệu, hệ thống giải mã để verify CVV2 qua ESB.</w:t>
            </w:r>
          </w:p>
        </w:tc>
      </w:tr>
    </w:tbl>
    <w:p w14:paraId="5F9DBEC3" w14:textId="77777777" w:rsidR="00C9009B" w:rsidRDefault="006E2142">
      <w:pPr>
        <w:ind w:firstLine="0"/>
        <w:jc w:val="left"/>
      </w:pPr>
      <w:r>
        <w:rPr>
          <w:b/>
        </w:rPr>
        <w:t>Response body — HTTP 200</w:t>
      </w:r>
    </w:p>
    <w:tbl>
      <w:tblPr>
        <w:tblStyle w:val="TableGrid"/>
        <w:tblW w:w="0" w:type="auto"/>
        <w:tblLook w:val="04A0" w:firstRow="1" w:lastRow="0" w:firstColumn="1" w:lastColumn="0" w:noHBand="0" w:noVBand="1"/>
      </w:tblPr>
      <w:tblGrid>
        <w:gridCol w:w="3116"/>
        <w:gridCol w:w="3116"/>
        <w:gridCol w:w="3115"/>
      </w:tblGrid>
      <w:tr w:rsidR="00C9009B" w14:paraId="3236C908" w14:textId="77777777" w:rsidTr="00C9009B">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41AC196E" w14:textId="77777777" w:rsidR="00C9009B" w:rsidRDefault="006E2142">
            <w:pPr>
              <w:ind w:firstLine="0"/>
              <w:jc w:val="left"/>
            </w:pPr>
            <w:r>
              <w:lastRenderedPageBreak/>
              <w:t>Field name</w:t>
            </w:r>
          </w:p>
        </w:tc>
        <w:tc>
          <w:tcPr>
            <w:tcW w:w="3119" w:type="dxa"/>
            <w:shd w:val="clear" w:color="auto" w:fill="D9EAF7"/>
            <w:vAlign w:val="top"/>
          </w:tcPr>
          <w:p w14:paraId="02585B98" w14:textId="77777777" w:rsidR="00C9009B" w:rsidRDefault="006E2142">
            <w:pPr>
              <w:ind w:firstLine="0"/>
              <w:jc w:val="left"/>
            </w:pPr>
            <w:r>
              <w:t>Data type</w:t>
            </w:r>
          </w:p>
        </w:tc>
        <w:tc>
          <w:tcPr>
            <w:tcW w:w="3119" w:type="dxa"/>
            <w:shd w:val="clear" w:color="auto" w:fill="D9EAF7"/>
            <w:vAlign w:val="top"/>
          </w:tcPr>
          <w:p w14:paraId="12BE8667" w14:textId="77777777" w:rsidR="00C9009B" w:rsidRDefault="006E2142">
            <w:pPr>
              <w:ind w:firstLine="0"/>
              <w:jc w:val="left"/>
            </w:pPr>
            <w:r>
              <w:t>Description</w:t>
            </w:r>
          </w:p>
        </w:tc>
      </w:tr>
      <w:tr w:rsidR="00C9009B" w14:paraId="70CFB507" w14:textId="77777777" w:rsidTr="00C9009B">
        <w:trPr>
          <w:cantSplit/>
        </w:trPr>
        <w:tc>
          <w:tcPr>
            <w:tcW w:w="3119" w:type="dxa"/>
          </w:tcPr>
          <w:p w14:paraId="7ACAF771" w14:textId="77777777" w:rsidR="00C9009B" w:rsidRDefault="006E2142">
            <w:pPr>
              <w:ind w:firstLine="0"/>
              <w:jc w:val="left"/>
            </w:pPr>
            <w:r>
              <w:t>code</w:t>
            </w:r>
          </w:p>
        </w:tc>
        <w:tc>
          <w:tcPr>
            <w:tcW w:w="3119" w:type="dxa"/>
          </w:tcPr>
          <w:p w14:paraId="5783AB73" w14:textId="77777777" w:rsidR="00C9009B" w:rsidRDefault="006E2142">
            <w:pPr>
              <w:ind w:firstLine="0"/>
              <w:jc w:val="left"/>
            </w:pPr>
            <w:r>
              <w:t>String</w:t>
            </w:r>
          </w:p>
        </w:tc>
        <w:tc>
          <w:tcPr>
            <w:tcW w:w="3119" w:type="dxa"/>
          </w:tcPr>
          <w:p w14:paraId="71554F4A" w14:textId="77777777" w:rsidR="00C9009B" w:rsidRDefault="006E2142">
            <w:pPr>
              <w:ind w:firstLine="0"/>
              <w:jc w:val="left"/>
            </w:pPr>
            <w:r>
              <w:t>Mã kết quả; thành công trả về SUCCESS.</w:t>
            </w:r>
          </w:p>
        </w:tc>
      </w:tr>
      <w:tr w:rsidR="00C9009B" w14:paraId="605CA836" w14:textId="77777777" w:rsidTr="00C9009B">
        <w:trPr>
          <w:cantSplit/>
        </w:trPr>
        <w:tc>
          <w:tcPr>
            <w:tcW w:w="3119" w:type="dxa"/>
          </w:tcPr>
          <w:p w14:paraId="6B60C427" w14:textId="77777777" w:rsidR="00C9009B" w:rsidRDefault="006E2142">
            <w:pPr>
              <w:ind w:firstLine="0"/>
              <w:jc w:val="left"/>
            </w:pPr>
            <w:r>
              <w:t>message</w:t>
            </w:r>
          </w:p>
        </w:tc>
        <w:tc>
          <w:tcPr>
            <w:tcW w:w="3119" w:type="dxa"/>
          </w:tcPr>
          <w:p w14:paraId="7A51FAAF" w14:textId="77777777" w:rsidR="00C9009B" w:rsidRDefault="006E2142">
            <w:pPr>
              <w:ind w:firstLine="0"/>
              <w:jc w:val="left"/>
            </w:pPr>
            <w:r>
              <w:t>String</w:t>
            </w:r>
          </w:p>
        </w:tc>
        <w:tc>
          <w:tcPr>
            <w:tcW w:w="3119" w:type="dxa"/>
          </w:tcPr>
          <w:p w14:paraId="360B08C8" w14:textId="77777777" w:rsidR="00C9009B" w:rsidRDefault="006E2142">
            <w:pPr>
              <w:ind w:firstLine="0"/>
              <w:jc w:val="left"/>
            </w:pPr>
            <w:r>
              <w:t>Thông báo kết quả xử lý.</w:t>
            </w:r>
          </w:p>
        </w:tc>
      </w:tr>
      <w:tr w:rsidR="00C9009B" w14:paraId="41246359" w14:textId="77777777" w:rsidTr="00C9009B">
        <w:trPr>
          <w:cantSplit/>
        </w:trPr>
        <w:tc>
          <w:tcPr>
            <w:tcW w:w="3119" w:type="dxa"/>
          </w:tcPr>
          <w:p w14:paraId="5DAE0B5D" w14:textId="77777777" w:rsidR="00C9009B" w:rsidRDefault="006E2142">
            <w:pPr>
              <w:ind w:firstLine="0"/>
              <w:jc w:val="left"/>
            </w:pPr>
            <w:r>
              <w:t>data</w:t>
            </w:r>
          </w:p>
        </w:tc>
        <w:tc>
          <w:tcPr>
            <w:tcW w:w="3119" w:type="dxa"/>
          </w:tcPr>
          <w:p w14:paraId="78F6D044" w14:textId="77777777" w:rsidR="00C9009B" w:rsidRDefault="006E2142">
            <w:pPr>
              <w:ind w:firstLine="0"/>
              <w:jc w:val="left"/>
            </w:pPr>
            <w:r>
              <w:t>Object</w:t>
            </w:r>
          </w:p>
        </w:tc>
        <w:tc>
          <w:tcPr>
            <w:tcW w:w="3119" w:type="dxa"/>
          </w:tcPr>
          <w:p w14:paraId="2FA0A69B" w14:textId="77777777" w:rsidR="00C9009B" w:rsidRDefault="006E2142">
            <w:pPr>
              <w:ind w:firstLine="0"/>
              <w:jc w:val="left"/>
            </w:pPr>
            <w:r>
              <w:t>Kết quả verify card.</w:t>
            </w:r>
          </w:p>
        </w:tc>
      </w:tr>
      <w:tr w:rsidR="00C9009B" w14:paraId="44532FA0" w14:textId="77777777" w:rsidTr="00C9009B">
        <w:trPr>
          <w:cantSplit/>
        </w:trPr>
        <w:tc>
          <w:tcPr>
            <w:tcW w:w="3119" w:type="dxa"/>
          </w:tcPr>
          <w:p w14:paraId="2C041B69" w14:textId="77777777" w:rsidR="00C9009B" w:rsidRDefault="006E2142">
            <w:pPr>
              <w:ind w:firstLine="0"/>
              <w:jc w:val="left"/>
            </w:pPr>
            <w:r>
              <w:t>data.productConfigurationId</w:t>
            </w:r>
          </w:p>
        </w:tc>
        <w:tc>
          <w:tcPr>
            <w:tcW w:w="3119" w:type="dxa"/>
          </w:tcPr>
          <w:p w14:paraId="349C48F6" w14:textId="77777777" w:rsidR="00C9009B" w:rsidRDefault="006E2142">
            <w:pPr>
              <w:ind w:firstLine="0"/>
              <w:jc w:val="left"/>
            </w:pPr>
            <w:r>
              <w:t>String</w:t>
            </w:r>
          </w:p>
        </w:tc>
        <w:tc>
          <w:tcPr>
            <w:tcW w:w="3119" w:type="dxa"/>
          </w:tcPr>
          <w:p w14:paraId="6AA7D996" w14:textId="77777777" w:rsidR="00C9009B" w:rsidRDefault="006E2142">
            <w:pPr>
              <w:ind w:firstLine="0"/>
              <w:jc w:val="left"/>
            </w:pPr>
            <w:r>
              <w:t>Product Configuration ID của TSP từ cấu hình card đủ điều kiện tokenization.</w:t>
            </w:r>
          </w:p>
        </w:tc>
      </w:tr>
      <w:tr w:rsidR="00C9009B" w14:paraId="57C0EB16" w14:textId="77777777" w:rsidTr="00C9009B">
        <w:trPr>
          <w:cantSplit/>
        </w:trPr>
        <w:tc>
          <w:tcPr>
            <w:tcW w:w="3119" w:type="dxa"/>
          </w:tcPr>
          <w:p w14:paraId="4656E8B0" w14:textId="77777777" w:rsidR="00C9009B" w:rsidRDefault="006E2142">
            <w:pPr>
              <w:ind w:firstLine="0"/>
              <w:jc w:val="left"/>
            </w:pPr>
            <w:r>
              <w:t>data.issuerCardId</w:t>
            </w:r>
          </w:p>
        </w:tc>
        <w:tc>
          <w:tcPr>
            <w:tcW w:w="3119" w:type="dxa"/>
          </w:tcPr>
          <w:p w14:paraId="0F29806E" w14:textId="77777777" w:rsidR="00C9009B" w:rsidRDefault="006E2142">
            <w:pPr>
              <w:ind w:firstLine="0"/>
              <w:jc w:val="left"/>
            </w:pPr>
            <w:r>
              <w:t>String</w:t>
            </w:r>
          </w:p>
        </w:tc>
        <w:tc>
          <w:tcPr>
            <w:tcW w:w="3119" w:type="dxa"/>
          </w:tcPr>
          <w:p w14:paraId="4630C34B" w14:textId="77777777" w:rsidR="00C9009B" w:rsidRDefault="006E2142">
            <w:pPr>
              <w:ind w:firstLine="0"/>
              <w:jc w:val="left"/>
            </w:pPr>
            <w:r>
              <w:t>Card ID trên hệ thống issuer được xác định sau khi verify card.</w:t>
            </w:r>
          </w:p>
        </w:tc>
      </w:tr>
      <w:tr w:rsidR="00C9009B" w14:paraId="393FE1E7" w14:textId="77777777" w:rsidTr="00C9009B">
        <w:trPr>
          <w:cantSplit/>
        </w:trPr>
        <w:tc>
          <w:tcPr>
            <w:tcW w:w="3119" w:type="dxa"/>
          </w:tcPr>
          <w:p w14:paraId="1F0798D7" w14:textId="77777777" w:rsidR="00C9009B" w:rsidRDefault="006E2142">
            <w:pPr>
              <w:ind w:firstLine="0"/>
              <w:jc w:val="left"/>
            </w:pPr>
            <w:r>
              <w:t>timestamp</w:t>
            </w:r>
          </w:p>
        </w:tc>
        <w:tc>
          <w:tcPr>
            <w:tcW w:w="3119" w:type="dxa"/>
          </w:tcPr>
          <w:p w14:paraId="017F2E86" w14:textId="77777777" w:rsidR="00C9009B" w:rsidRDefault="006E2142">
            <w:pPr>
              <w:ind w:firstLine="0"/>
              <w:jc w:val="left"/>
            </w:pPr>
            <w:r>
              <w:t>Instant</w:t>
            </w:r>
          </w:p>
        </w:tc>
        <w:tc>
          <w:tcPr>
            <w:tcW w:w="3119" w:type="dxa"/>
          </w:tcPr>
          <w:p w14:paraId="072889EC" w14:textId="77777777" w:rsidR="00C9009B" w:rsidRDefault="006E2142">
            <w:pPr>
              <w:ind w:firstLine="0"/>
              <w:jc w:val="left"/>
            </w:pPr>
            <w:r>
              <w:t>Thời điểm tạo response.</w:t>
            </w:r>
          </w:p>
        </w:tc>
      </w:tr>
      <w:tr w:rsidR="00C9009B" w14:paraId="0B840A9B" w14:textId="77777777" w:rsidTr="00C9009B">
        <w:trPr>
          <w:cantSplit/>
        </w:trPr>
        <w:tc>
          <w:tcPr>
            <w:tcW w:w="3119" w:type="dxa"/>
          </w:tcPr>
          <w:p w14:paraId="62CA1E9D" w14:textId="77777777" w:rsidR="00C9009B" w:rsidRDefault="006E2142">
            <w:pPr>
              <w:ind w:firstLine="0"/>
              <w:jc w:val="left"/>
            </w:pPr>
            <w:r>
              <w:t>traceId</w:t>
            </w:r>
          </w:p>
        </w:tc>
        <w:tc>
          <w:tcPr>
            <w:tcW w:w="3119" w:type="dxa"/>
          </w:tcPr>
          <w:p w14:paraId="7F055E53" w14:textId="77777777" w:rsidR="00C9009B" w:rsidRDefault="006E2142">
            <w:pPr>
              <w:ind w:firstLine="0"/>
              <w:jc w:val="left"/>
            </w:pPr>
            <w:r>
              <w:t>String</w:t>
            </w:r>
          </w:p>
        </w:tc>
        <w:tc>
          <w:tcPr>
            <w:tcW w:w="3119" w:type="dxa"/>
          </w:tcPr>
          <w:p w14:paraId="0C008892" w14:textId="77777777" w:rsidR="00C9009B" w:rsidRDefault="006E2142">
            <w:pPr>
              <w:ind w:firstLine="0"/>
              <w:jc w:val="left"/>
            </w:pPr>
            <w:r>
              <w:t>Mã truy vết giao dịch.</w:t>
            </w:r>
          </w:p>
        </w:tc>
      </w:tr>
      <w:tr w:rsidR="00C9009B" w14:paraId="324CBBD6" w14:textId="77777777" w:rsidTr="00C9009B">
        <w:trPr>
          <w:cantSplit/>
        </w:trPr>
        <w:tc>
          <w:tcPr>
            <w:tcW w:w="3119" w:type="dxa"/>
          </w:tcPr>
          <w:p w14:paraId="63978D4F" w14:textId="77777777" w:rsidR="00C9009B" w:rsidRDefault="006E2142">
            <w:pPr>
              <w:ind w:firstLine="0"/>
              <w:jc w:val="left"/>
            </w:pPr>
            <w:r>
              <w:t>correlationId</w:t>
            </w:r>
          </w:p>
        </w:tc>
        <w:tc>
          <w:tcPr>
            <w:tcW w:w="3119" w:type="dxa"/>
          </w:tcPr>
          <w:p w14:paraId="481507F5" w14:textId="77777777" w:rsidR="00C9009B" w:rsidRDefault="006E2142">
            <w:pPr>
              <w:ind w:firstLine="0"/>
              <w:jc w:val="left"/>
            </w:pPr>
            <w:r>
              <w:t>String</w:t>
            </w:r>
          </w:p>
        </w:tc>
        <w:tc>
          <w:tcPr>
            <w:tcW w:w="3119" w:type="dxa"/>
          </w:tcPr>
          <w:p w14:paraId="69DF304C" w14:textId="77777777" w:rsidR="00C9009B" w:rsidRDefault="006E2142">
            <w:pPr>
              <w:ind w:firstLine="0"/>
              <w:jc w:val="left"/>
            </w:pPr>
            <w:r>
              <w:t>Mã tương quan giữa các dịch vụ.</w:t>
            </w:r>
          </w:p>
        </w:tc>
      </w:tr>
      <w:tr w:rsidR="00C9009B" w14:paraId="3338B56F" w14:textId="77777777" w:rsidTr="00C9009B">
        <w:trPr>
          <w:cantSplit/>
        </w:trPr>
        <w:tc>
          <w:tcPr>
            <w:tcW w:w="3119" w:type="dxa"/>
          </w:tcPr>
          <w:p w14:paraId="44CECD9E" w14:textId="77777777" w:rsidR="00C9009B" w:rsidRDefault="006E2142">
            <w:pPr>
              <w:ind w:firstLine="0"/>
              <w:jc w:val="left"/>
            </w:pPr>
            <w:r>
              <w:t>requestId</w:t>
            </w:r>
          </w:p>
        </w:tc>
        <w:tc>
          <w:tcPr>
            <w:tcW w:w="3119" w:type="dxa"/>
          </w:tcPr>
          <w:p w14:paraId="4CB30E2C" w14:textId="77777777" w:rsidR="00C9009B" w:rsidRDefault="006E2142">
            <w:pPr>
              <w:ind w:firstLine="0"/>
              <w:jc w:val="left"/>
            </w:pPr>
            <w:r>
              <w:t>String</w:t>
            </w:r>
          </w:p>
        </w:tc>
        <w:tc>
          <w:tcPr>
            <w:tcW w:w="3119" w:type="dxa"/>
          </w:tcPr>
          <w:p w14:paraId="0C339DC8" w14:textId="77777777" w:rsidR="00C9009B" w:rsidRDefault="006E2142">
            <w:pPr>
              <w:ind w:firstLine="0"/>
              <w:jc w:val="left"/>
            </w:pPr>
            <w:r>
              <w:t>Mã định danh request.</w:t>
            </w:r>
          </w:p>
        </w:tc>
      </w:tr>
      <w:tr w:rsidR="00C9009B" w14:paraId="42443AEF" w14:textId="77777777" w:rsidTr="00C9009B">
        <w:trPr>
          <w:cantSplit/>
        </w:trPr>
        <w:tc>
          <w:tcPr>
            <w:tcW w:w="3119" w:type="dxa"/>
          </w:tcPr>
          <w:p w14:paraId="21952A82" w14:textId="77777777" w:rsidR="00C9009B" w:rsidRDefault="006E2142">
            <w:pPr>
              <w:ind w:firstLine="0"/>
              <w:jc w:val="left"/>
            </w:pPr>
            <w:r>
              <w:t>metadata</w:t>
            </w:r>
          </w:p>
        </w:tc>
        <w:tc>
          <w:tcPr>
            <w:tcW w:w="3119" w:type="dxa"/>
          </w:tcPr>
          <w:p w14:paraId="728C8621" w14:textId="77777777" w:rsidR="00C9009B" w:rsidRDefault="006E2142">
            <w:pPr>
              <w:ind w:firstLine="0"/>
              <w:jc w:val="left"/>
            </w:pPr>
            <w:r>
              <w:t>Map&lt;String, Object&gt;</w:t>
            </w:r>
          </w:p>
        </w:tc>
        <w:tc>
          <w:tcPr>
            <w:tcW w:w="3119" w:type="dxa"/>
          </w:tcPr>
          <w:p w14:paraId="14029614" w14:textId="77777777" w:rsidR="00C9009B" w:rsidRDefault="006E2142">
            <w:pPr>
              <w:ind w:firstLine="0"/>
              <w:jc w:val="left"/>
            </w:pPr>
            <w:r>
              <w:t>Metadata bổ sung của response; chỉ trả khi có dữ liệu.</w:t>
            </w:r>
          </w:p>
        </w:tc>
      </w:tr>
    </w:tbl>
    <w:p w14:paraId="4E95A91B" w14:textId="77777777" w:rsidR="00C9009B" w:rsidRDefault="00C9009B">
      <w:pPr>
        <w:ind w:firstLine="0"/>
        <w:jc w:val="left"/>
      </w:pPr>
    </w:p>
    <w:p w14:paraId="5E85592F" w14:textId="77777777" w:rsidR="00515DA7" w:rsidRDefault="00515DA7">
      <w:pPr>
        <w:pStyle w:val="Heading3"/>
      </w:pPr>
      <w:bookmarkStart w:id="297" w:name="_Toc240965953"/>
      <w:r>
        <w:rPr>
          <w:rFonts w:eastAsia="Times New Roman" w:cs="Times New Roman"/>
        </w:rPr>
        <w:t>Event</w:t>
      </w:r>
      <w:bookmarkEnd w:id="297"/>
    </w:p>
    <w:p w14:paraId="3CBB3AE3" w14:textId="77777777" w:rsidR="00515DA7" w:rsidRPr="00515DA7" w:rsidRDefault="004779F3" w:rsidP="00515DA7">
      <w:r>
        <w:t xml:space="preserve">Source code: </w:t>
      </w:r>
      <w:r w:rsidRPr="004779F3">
        <w:t>https://gitlab.shb.com.vn/core-card/card-token-management/event-service</w:t>
      </w:r>
    </w:p>
    <w:p w14:paraId="75CEF5FF" w14:textId="77777777" w:rsidR="00D9457B" w:rsidRDefault="00CF5763">
      <w:pPr>
        <w:spacing w:after="0"/>
        <w:jc w:val="left"/>
      </w:pPr>
      <w:r>
        <w:rPr>
          <w:b/>
          <w:sz w:val="26"/>
        </w:rPr>
        <w:lastRenderedPageBreak/>
        <w:t>1. POST /api/v1/events/sv/incoming</w:t>
      </w:r>
    </w:p>
    <w:p w14:paraId="1FC0282E" w14:textId="77777777" w:rsidR="00D9457B" w:rsidRDefault="00CF5763">
      <w:pPr>
        <w:spacing w:after="0"/>
      </w:pPr>
      <w:r>
        <w:t>Mô tả: Tiếp nhận sự kiện</w:t>
      </w:r>
      <w:r w:rsidR="00433BF5">
        <w:t xml:space="preserve"> của</w:t>
      </w:r>
      <w:r>
        <w:t xml:space="preserve"> thẻ và </w:t>
      </w:r>
      <w:r w:rsidR="00433BF5">
        <w:t>customer</w:t>
      </w:r>
      <w:r>
        <w:t xml:space="preserve"> từ SmartVista.</w:t>
      </w:r>
    </w:p>
    <w:p w14:paraId="29D23FF5" w14:textId="77777777" w:rsidR="00D9457B" w:rsidRDefault="00CF5763">
      <w:pPr>
        <w:spacing w:after="0"/>
      </w:pPr>
      <w:r>
        <w:rPr>
          <w:b/>
        </w:rPr>
        <w:t>Request body</w:t>
      </w:r>
    </w:p>
    <w:tbl>
      <w:tblPr>
        <w:tblStyle w:val="TableGrid"/>
        <w:tblW w:w="0" w:type="auto"/>
        <w:tblLook w:val="04A0" w:firstRow="1" w:lastRow="0" w:firstColumn="1" w:lastColumn="0" w:noHBand="0" w:noVBand="1"/>
      </w:tblPr>
      <w:tblGrid>
        <w:gridCol w:w="3117"/>
        <w:gridCol w:w="3115"/>
        <w:gridCol w:w="3115"/>
      </w:tblGrid>
      <w:tr w:rsidR="00D9457B" w14:paraId="6838B157" w14:textId="77777777" w:rsidTr="00D9457B">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01EC6C47" w14:textId="77777777" w:rsidR="00D9457B" w:rsidRDefault="00CF5763">
            <w:pPr>
              <w:spacing w:before="0" w:after="0"/>
              <w:ind w:firstLine="0"/>
              <w:jc w:val="left"/>
              <w:textAlignment w:val="top"/>
            </w:pPr>
            <w:r>
              <w:t>Field name</w:t>
            </w:r>
          </w:p>
        </w:tc>
        <w:tc>
          <w:tcPr>
            <w:tcW w:w="3119" w:type="dxa"/>
            <w:shd w:val="clear" w:color="auto" w:fill="D9EAF7"/>
            <w:vAlign w:val="top"/>
          </w:tcPr>
          <w:p w14:paraId="6602A433" w14:textId="77777777" w:rsidR="00D9457B" w:rsidRDefault="00CF5763">
            <w:pPr>
              <w:spacing w:before="0" w:after="0"/>
              <w:ind w:firstLine="0"/>
              <w:jc w:val="left"/>
              <w:textAlignment w:val="top"/>
            </w:pPr>
            <w:r>
              <w:t>Data type</w:t>
            </w:r>
          </w:p>
        </w:tc>
        <w:tc>
          <w:tcPr>
            <w:tcW w:w="3119" w:type="dxa"/>
            <w:shd w:val="clear" w:color="auto" w:fill="D9EAF7"/>
            <w:vAlign w:val="top"/>
          </w:tcPr>
          <w:p w14:paraId="0E623284" w14:textId="77777777" w:rsidR="00D9457B" w:rsidRDefault="00CF5763">
            <w:pPr>
              <w:spacing w:before="0" w:after="0"/>
              <w:ind w:firstLine="0"/>
              <w:jc w:val="left"/>
              <w:textAlignment w:val="top"/>
            </w:pPr>
            <w:r>
              <w:t>Description</w:t>
            </w:r>
          </w:p>
        </w:tc>
      </w:tr>
      <w:tr w:rsidR="00D9457B" w14:paraId="53C8632C" w14:textId="77777777" w:rsidTr="00D9457B">
        <w:trPr>
          <w:cantSplit/>
        </w:trPr>
        <w:tc>
          <w:tcPr>
            <w:tcW w:w="3119" w:type="dxa"/>
          </w:tcPr>
          <w:p w14:paraId="61F84A11" w14:textId="77777777" w:rsidR="00D9457B" w:rsidRDefault="00CF5763">
            <w:pPr>
              <w:spacing w:before="0" w:after="0"/>
              <w:ind w:firstLine="0"/>
              <w:jc w:val="left"/>
              <w:textAlignment w:val="top"/>
            </w:pPr>
            <w:r>
              <w:t>eventNumber</w:t>
            </w:r>
          </w:p>
        </w:tc>
        <w:tc>
          <w:tcPr>
            <w:tcW w:w="3119" w:type="dxa"/>
          </w:tcPr>
          <w:p w14:paraId="0D3E6ADC" w14:textId="77777777" w:rsidR="00D9457B" w:rsidRDefault="00CF5763">
            <w:pPr>
              <w:spacing w:before="0" w:after="0"/>
              <w:ind w:firstLine="0"/>
              <w:jc w:val="left"/>
              <w:textAlignment w:val="top"/>
            </w:pPr>
            <w:r>
              <w:t>Long</w:t>
            </w:r>
          </w:p>
        </w:tc>
        <w:tc>
          <w:tcPr>
            <w:tcW w:w="3119" w:type="dxa"/>
          </w:tcPr>
          <w:p w14:paraId="2E9636FD" w14:textId="77777777" w:rsidR="00D9457B" w:rsidRDefault="00CF5763">
            <w:pPr>
              <w:spacing w:before="0" w:after="0"/>
              <w:ind w:firstLine="0"/>
              <w:jc w:val="left"/>
              <w:textAlignment w:val="top"/>
            </w:pPr>
            <w:r>
              <w:t>Số sự kiện.</w:t>
            </w:r>
          </w:p>
        </w:tc>
      </w:tr>
      <w:tr w:rsidR="00D9457B" w14:paraId="3C305889" w14:textId="77777777" w:rsidTr="00D9457B">
        <w:trPr>
          <w:cantSplit/>
        </w:trPr>
        <w:tc>
          <w:tcPr>
            <w:tcW w:w="3119" w:type="dxa"/>
          </w:tcPr>
          <w:p w14:paraId="499171F7" w14:textId="77777777" w:rsidR="00D9457B" w:rsidRDefault="00CF5763">
            <w:pPr>
              <w:spacing w:before="0" w:after="0"/>
              <w:ind w:firstLine="0"/>
              <w:jc w:val="left"/>
              <w:textAlignment w:val="top"/>
            </w:pPr>
            <w:r>
              <w:t>eventCode</w:t>
            </w:r>
          </w:p>
        </w:tc>
        <w:tc>
          <w:tcPr>
            <w:tcW w:w="3119" w:type="dxa"/>
          </w:tcPr>
          <w:p w14:paraId="6BCDE88B" w14:textId="77777777" w:rsidR="00D9457B" w:rsidRDefault="00CF5763">
            <w:pPr>
              <w:spacing w:before="0" w:after="0"/>
              <w:ind w:firstLine="0"/>
              <w:jc w:val="left"/>
              <w:textAlignment w:val="top"/>
            </w:pPr>
            <w:r>
              <w:t>String (enum)</w:t>
            </w:r>
          </w:p>
        </w:tc>
        <w:tc>
          <w:tcPr>
            <w:tcW w:w="3119" w:type="dxa"/>
          </w:tcPr>
          <w:p w14:paraId="555F1834" w14:textId="77777777" w:rsidR="00D9457B" w:rsidRDefault="00CF5763">
            <w:pPr>
              <w:spacing w:before="0" w:after="0"/>
              <w:ind w:firstLine="0"/>
              <w:jc w:val="left"/>
              <w:textAlignment w:val="top"/>
            </w:pPr>
            <w:r>
              <w:t>Mã sự kiện SmartVista.</w:t>
            </w:r>
          </w:p>
        </w:tc>
      </w:tr>
      <w:tr w:rsidR="00D9457B" w14:paraId="42D023B4" w14:textId="77777777" w:rsidTr="00D9457B">
        <w:trPr>
          <w:cantSplit/>
        </w:trPr>
        <w:tc>
          <w:tcPr>
            <w:tcW w:w="3119" w:type="dxa"/>
          </w:tcPr>
          <w:p w14:paraId="25C14AD9" w14:textId="77777777" w:rsidR="00D9457B" w:rsidRDefault="00CF5763">
            <w:pPr>
              <w:spacing w:before="0" w:after="0"/>
              <w:ind w:firstLine="0"/>
              <w:jc w:val="left"/>
              <w:textAlignment w:val="top"/>
            </w:pPr>
            <w:r>
              <w:t>eventDate</w:t>
            </w:r>
          </w:p>
        </w:tc>
        <w:tc>
          <w:tcPr>
            <w:tcW w:w="3119" w:type="dxa"/>
          </w:tcPr>
          <w:p w14:paraId="036140D3" w14:textId="77777777" w:rsidR="00D9457B" w:rsidRDefault="00CF5763">
            <w:pPr>
              <w:spacing w:before="0" w:after="0"/>
              <w:ind w:firstLine="0"/>
              <w:jc w:val="left"/>
              <w:textAlignment w:val="top"/>
            </w:pPr>
            <w:r>
              <w:t>LocalDateTime</w:t>
            </w:r>
          </w:p>
        </w:tc>
        <w:tc>
          <w:tcPr>
            <w:tcW w:w="3119" w:type="dxa"/>
          </w:tcPr>
          <w:p w14:paraId="450097E6" w14:textId="77777777" w:rsidR="00D9457B" w:rsidRDefault="00CF5763">
            <w:pPr>
              <w:spacing w:before="0" w:after="0"/>
              <w:ind w:firstLine="0"/>
              <w:jc w:val="left"/>
              <w:textAlignment w:val="top"/>
            </w:pPr>
            <w:r>
              <w:t>Ngày giờ phát sinh sự kiện.</w:t>
            </w:r>
          </w:p>
        </w:tc>
      </w:tr>
      <w:tr w:rsidR="00D9457B" w14:paraId="2463995A" w14:textId="77777777" w:rsidTr="00D9457B">
        <w:trPr>
          <w:cantSplit/>
        </w:trPr>
        <w:tc>
          <w:tcPr>
            <w:tcW w:w="3119" w:type="dxa"/>
          </w:tcPr>
          <w:p w14:paraId="45F67F5D" w14:textId="77777777" w:rsidR="00D9457B" w:rsidRDefault="00CF5763">
            <w:pPr>
              <w:spacing w:before="0" w:after="0"/>
              <w:ind w:firstLine="0"/>
              <w:jc w:val="left"/>
              <w:textAlignment w:val="top"/>
            </w:pPr>
            <w:r>
              <w:t>eventSource</w:t>
            </w:r>
          </w:p>
        </w:tc>
        <w:tc>
          <w:tcPr>
            <w:tcW w:w="3119" w:type="dxa"/>
          </w:tcPr>
          <w:p w14:paraId="1C80FDDC" w14:textId="77777777" w:rsidR="00D9457B" w:rsidRDefault="00CF5763">
            <w:pPr>
              <w:spacing w:before="0" w:after="0"/>
              <w:ind w:firstLine="0"/>
              <w:jc w:val="left"/>
              <w:textAlignment w:val="top"/>
            </w:pPr>
            <w:r>
              <w:t>String</w:t>
            </w:r>
          </w:p>
        </w:tc>
        <w:tc>
          <w:tcPr>
            <w:tcW w:w="3119" w:type="dxa"/>
          </w:tcPr>
          <w:p w14:paraId="1B97AA0E" w14:textId="77777777" w:rsidR="00D9457B" w:rsidRDefault="00CF5763">
            <w:pPr>
              <w:spacing w:before="0" w:after="0"/>
              <w:ind w:firstLine="0"/>
              <w:jc w:val="left"/>
              <w:textAlignment w:val="top"/>
            </w:pPr>
            <w:r>
              <w:t>Nguồn sự kiện: FE hoặc BO.</w:t>
            </w:r>
          </w:p>
        </w:tc>
      </w:tr>
      <w:tr w:rsidR="00D9457B" w14:paraId="3870C766" w14:textId="77777777" w:rsidTr="00D9457B">
        <w:trPr>
          <w:cantSplit/>
        </w:trPr>
        <w:tc>
          <w:tcPr>
            <w:tcW w:w="3119" w:type="dxa"/>
          </w:tcPr>
          <w:p w14:paraId="1BFEE95D" w14:textId="77777777" w:rsidR="00D9457B" w:rsidRDefault="00CF5763">
            <w:pPr>
              <w:spacing w:before="0" w:after="0"/>
              <w:ind w:firstLine="0"/>
              <w:jc w:val="left"/>
              <w:textAlignment w:val="top"/>
            </w:pPr>
            <w:r>
              <w:t>cardId</w:t>
            </w:r>
          </w:p>
        </w:tc>
        <w:tc>
          <w:tcPr>
            <w:tcW w:w="3119" w:type="dxa"/>
          </w:tcPr>
          <w:p w14:paraId="1D4B5C32" w14:textId="77777777" w:rsidR="00D9457B" w:rsidRDefault="00CF5763">
            <w:pPr>
              <w:spacing w:before="0" w:after="0"/>
              <w:ind w:firstLine="0"/>
              <w:jc w:val="left"/>
              <w:textAlignment w:val="top"/>
            </w:pPr>
            <w:r>
              <w:t>String</w:t>
            </w:r>
          </w:p>
        </w:tc>
        <w:tc>
          <w:tcPr>
            <w:tcW w:w="3119" w:type="dxa"/>
          </w:tcPr>
          <w:p w14:paraId="6F1CA19C" w14:textId="77777777" w:rsidR="00D9457B" w:rsidRDefault="00CF5763">
            <w:pPr>
              <w:spacing w:before="0" w:after="0"/>
              <w:ind w:firstLine="0"/>
              <w:jc w:val="left"/>
              <w:textAlignment w:val="top"/>
            </w:pPr>
            <w:r>
              <w:t>Id thẻ.</w:t>
            </w:r>
          </w:p>
        </w:tc>
      </w:tr>
      <w:tr w:rsidR="00D9457B" w14:paraId="088E8015" w14:textId="77777777" w:rsidTr="00D9457B">
        <w:trPr>
          <w:cantSplit/>
        </w:trPr>
        <w:tc>
          <w:tcPr>
            <w:tcW w:w="3119" w:type="dxa"/>
          </w:tcPr>
          <w:p w14:paraId="599E52EB" w14:textId="77777777" w:rsidR="00D9457B" w:rsidRDefault="00CF5763">
            <w:pPr>
              <w:spacing w:before="0" w:after="0"/>
              <w:ind w:firstLine="0"/>
              <w:jc w:val="left"/>
              <w:textAlignment w:val="top"/>
            </w:pPr>
            <w:r>
              <w:t>cardMemNo</w:t>
            </w:r>
          </w:p>
        </w:tc>
        <w:tc>
          <w:tcPr>
            <w:tcW w:w="3119" w:type="dxa"/>
          </w:tcPr>
          <w:p w14:paraId="29DFEA6C" w14:textId="77777777" w:rsidR="00D9457B" w:rsidRDefault="00CF5763">
            <w:pPr>
              <w:spacing w:before="0" w:after="0"/>
              <w:ind w:firstLine="0"/>
              <w:jc w:val="left"/>
              <w:textAlignment w:val="top"/>
            </w:pPr>
            <w:r>
              <w:t>Long</w:t>
            </w:r>
          </w:p>
        </w:tc>
        <w:tc>
          <w:tcPr>
            <w:tcW w:w="3119" w:type="dxa"/>
          </w:tcPr>
          <w:p w14:paraId="0E30FE0A" w14:textId="77777777" w:rsidR="00D9457B" w:rsidRDefault="00CF5763">
            <w:pPr>
              <w:spacing w:before="0" w:after="0"/>
              <w:ind w:firstLine="0"/>
              <w:jc w:val="left"/>
              <w:textAlignment w:val="top"/>
            </w:pPr>
            <w:r>
              <w:t>Số thành viên thẻ.</w:t>
            </w:r>
          </w:p>
        </w:tc>
      </w:tr>
      <w:tr w:rsidR="00D9457B" w14:paraId="294DAFE0" w14:textId="77777777" w:rsidTr="00D9457B">
        <w:trPr>
          <w:cantSplit/>
        </w:trPr>
        <w:tc>
          <w:tcPr>
            <w:tcW w:w="3119" w:type="dxa"/>
          </w:tcPr>
          <w:p w14:paraId="5DD44CD1" w14:textId="77777777" w:rsidR="00D9457B" w:rsidRDefault="00CF5763">
            <w:pPr>
              <w:spacing w:before="0" w:after="0"/>
              <w:ind w:firstLine="0"/>
              <w:jc w:val="left"/>
              <w:textAlignment w:val="top"/>
            </w:pPr>
            <w:r>
              <w:t>cardMask</w:t>
            </w:r>
          </w:p>
        </w:tc>
        <w:tc>
          <w:tcPr>
            <w:tcW w:w="3119" w:type="dxa"/>
          </w:tcPr>
          <w:p w14:paraId="3493C7B1" w14:textId="77777777" w:rsidR="00D9457B" w:rsidRDefault="00CF5763">
            <w:pPr>
              <w:spacing w:before="0" w:after="0"/>
              <w:ind w:firstLine="0"/>
              <w:jc w:val="left"/>
              <w:textAlignment w:val="top"/>
            </w:pPr>
            <w:r>
              <w:t>String</w:t>
            </w:r>
          </w:p>
        </w:tc>
        <w:tc>
          <w:tcPr>
            <w:tcW w:w="3119" w:type="dxa"/>
          </w:tcPr>
          <w:p w14:paraId="24609C02" w14:textId="77777777" w:rsidR="00D9457B" w:rsidRDefault="00CF5763">
            <w:pPr>
              <w:spacing w:before="0" w:after="0"/>
              <w:ind w:firstLine="0"/>
              <w:jc w:val="left"/>
              <w:textAlignment w:val="top"/>
            </w:pPr>
            <w:r>
              <w:t>Số thẻ đã che.</w:t>
            </w:r>
          </w:p>
        </w:tc>
      </w:tr>
      <w:tr w:rsidR="00D9457B" w14:paraId="5E500A3B" w14:textId="77777777" w:rsidTr="00D9457B">
        <w:trPr>
          <w:cantSplit/>
        </w:trPr>
        <w:tc>
          <w:tcPr>
            <w:tcW w:w="3119" w:type="dxa"/>
          </w:tcPr>
          <w:p w14:paraId="2460F23A" w14:textId="77777777" w:rsidR="00D9457B" w:rsidRDefault="00CF5763">
            <w:pPr>
              <w:spacing w:before="0" w:after="0"/>
              <w:ind w:firstLine="0"/>
              <w:jc w:val="left"/>
              <w:textAlignment w:val="top"/>
            </w:pPr>
            <w:r>
              <w:t>cardNumber</w:t>
            </w:r>
          </w:p>
        </w:tc>
        <w:tc>
          <w:tcPr>
            <w:tcW w:w="3119" w:type="dxa"/>
          </w:tcPr>
          <w:p w14:paraId="36396A58" w14:textId="77777777" w:rsidR="00D9457B" w:rsidRDefault="00CF5763">
            <w:pPr>
              <w:spacing w:before="0" w:after="0"/>
              <w:ind w:firstLine="0"/>
              <w:jc w:val="left"/>
              <w:textAlignment w:val="top"/>
            </w:pPr>
            <w:r>
              <w:t>String</w:t>
            </w:r>
          </w:p>
        </w:tc>
        <w:tc>
          <w:tcPr>
            <w:tcW w:w="3119" w:type="dxa"/>
          </w:tcPr>
          <w:p w14:paraId="53B1928D" w14:textId="77777777" w:rsidR="00D9457B" w:rsidRDefault="00CF5763">
            <w:pPr>
              <w:spacing w:before="0" w:after="0"/>
              <w:ind w:firstLine="0"/>
              <w:jc w:val="left"/>
              <w:textAlignment w:val="top"/>
            </w:pPr>
            <w:r>
              <w:t>Số thẻ.</w:t>
            </w:r>
          </w:p>
        </w:tc>
      </w:tr>
      <w:tr w:rsidR="00D9457B" w14:paraId="450BED39" w14:textId="77777777" w:rsidTr="00D9457B">
        <w:trPr>
          <w:cantSplit/>
        </w:trPr>
        <w:tc>
          <w:tcPr>
            <w:tcW w:w="3119" w:type="dxa"/>
          </w:tcPr>
          <w:p w14:paraId="3FA55F90" w14:textId="77777777" w:rsidR="00D9457B" w:rsidRDefault="00CF5763">
            <w:pPr>
              <w:spacing w:before="0" w:after="0"/>
              <w:ind w:firstLine="0"/>
              <w:jc w:val="left"/>
              <w:textAlignment w:val="top"/>
            </w:pPr>
            <w:r>
              <w:t>cardExpireDate</w:t>
            </w:r>
          </w:p>
        </w:tc>
        <w:tc>
          <w:tcPr>
            <w:tcW w:w="3119" w:type="dxa"/>
          </w:tcPr>
          <w:p w14:paraId="464FE0E4" w14:textId="77777777" w:rsidR="00D9457B" w:rsidRDefault="00CF5763">
            <w:pPr>
              <w:spacing w:before="0" w:after="0"/>
              <w:ind w:firstLine="0"/>
              <w:jc w:val="left"/>
              <w:textAlignment w:val="top"/>
            </w:pPr>
            <w:r>
              <w:t>String</w:t>
            </w:r>
          </w:p>
        </w:tc>
        <w:tc>
          <w:tcPr>
            <w:tcW w:w="3119" w:type="dxa"/>
          </w:tcPr>
          <w:p w14:paraId="017372E8" w14:textId="77777777" w:rsidR="00D9457B" w:rsidRDefault="00CF5763">
            <w:pPr>
              <w:spacing w:before="0" w:after="0"/>
              <w:ind w:firstLine="0"/>
              <w:jc w:val="left"/>
              <w:textAlignment w:val="top"/>
            </w:pPr>
            <w:r>
              <w:t>Ngày hết hạn thẻ.</w:t>
            </w:r>
          </w:p>
        </w:tc>
      </w:tr>
      <w:tr w:rsidR="00D9457B" w14:paraId="6E558CC0" w14:textId="77777777" w:rsidTr="00D9457B">
        <w:trPr>
          <w:cantSplit/>
        </w:trPr>
        <w:tc>
          <w:tcPr>
            <w:tcW w:w="3119" w:type="dxa"/>
          </w:tcPr>
          <w:p w14:paraId="75986D5C" w14:textId="77777777" w:rsidR="00D9457B" w:rsidRDefault="00CF5763">
            <w:pPr>
              <w:spacing w:before="0" w:after="0"/>
              <w:ind w:firstLine="0"/>
              <w:jc w:val="left"/>
              <w:textAlignment w:val="top"/>
            </w:pPr>
            <w:r>
              <w:t>cardHolderNumber</w:t>
            </w:r>
          </w:p>
        </w:tc>
        <w:tc>
          <w:tcPr>
            <w:tcW w:w="3119" w:type="dxa"/>
          </w:tcPr>
          <w:p w14:paraId="73A85CED" w14:textId="77777777" w:rsidR="00D9457B" w:rsidRDefault="00CF5763">
            <w:pPr>
              <w:spacing w:before="0" w:after="0"/>
              <w:ind w:firstLine="0"/>
              <w:jc w:val="left"/>
              <w:textAlignment w:val="top"/>
            </w:pPr>
            <w:r>
              <w:t>String</w:t>
            </w:r>
          </w:p>
        </w:tc>
        <w:tc>
          <w:tcPr>
            <w:tcW w:w="3119" w:type="dxa"/>
          </w:tcPr>
          <w:p w14:paraId="1D01EFB4" w14:textId="77777777" w:rsidR="00D9457B" w:rsidRDefault="00CF5763">
            <w:pPr>
              <w:spacing w:before="0" w:after="0"/>
              <w:ind w:firstLine="0"/>
              <w:jc w:val="left"/>
              <w:textAlignment w:val="top"/>
            </w:pPr>
            <w:r>
              <w:t>Số chủ thẻ.</w:t>
            </w:r>
          </w:p>
        </w:tc>
      </w:tr>
      <w:tr w:rsidR="00D9457B" w14:paraId="25F18C31" w14:textId="77777777" w:rsidTr="00D9457B">
        <w:trPr>
          <w:cantSplit/>
        </w:trPr>
        <w:tc>
          <w:tcPr>
            <w:tcW w:w="3119" w:type="dxa"/>
          </w:tcPr>
          <w:p w14:paraId="6305A313" w14:textId="77777777" w:rsidR="00D9457B" w:rsidRDefault="00CF5763">
            <w:pPr>
              <w:spacing w:before="0" w:after="0"/>
              <w:ind w:firstLine="0"/>
              <w:jc w:val="left"/>
              <w:textAlignment w:val="top"/>
            </w:pPr>
            <w:r>
              <w:t>cardHolderName</w:t>
            </w:r>
          </w:p>
        </w:tc>
        <w:tc>
          <w:tcPr>
            <w:tcW w:w="3119" w:type="dxa"/>
          </w:tcPr>
          <w:p w14:paraId="6A4DFD85" w14:textId="77777777" w:rsidR="00D9457B" w:rsidRDefault="00CF5763">
            <w:pPr>
              <w:spacing w:before="0" w:after="0"/>
              <w:ind w:firstLine="0"/>
              <w:jc w:val="left"/>
              <w:textAlignment w:val="top"/>
            </w:pPr>
            <w:r>
              <w:t>String</w:t>
            </w:r>
          </w:p>
        </w:tc>
        <w:tc>
          <w:tcPr>
            <w:tcW w:w="3119" w:type="dxa"/>
          </w:tcPr>
          <w:p w14:paraId="4D03CD8E" w14:textId="77777777" w:rsidR="00D9457B" w:rsidRDefault="00CF5763">
            <w:pPr>
              <w:spacing w:before="0" w:after="0"/>
              <w:ind w:firstLine="0"/>
              <w:jc w:val="left"/>
              <w:textAlignment w:val="top"/>
            </w:pPr>
            <w:r>
              <w:t>Tên chủ thẻ.</w:t>
            </w:r>
          </w:p>
        </w:tc>
      </w:tr>
      <w:tr w:rsidR="00D9457B" w14:paraId="207564BB" w14:textId="77777777" w:rsidTr="00D9457B">
        <w:trPr>
          <w:cantSplit/>
        </w:trPr>
        <w:tc>
          <w:tcPr>
            <w:tcW w:w="3119" w:type="dxa"/>
          </w:tcPr>
          <w:p w14:paraId="3E9BF1D8" w14:textId="77777777" w:rsidR="00D9457B" w:rsidRDefault="00CF5763">
            <w:pPr>
              <w:spacing w:before="0" w:after="0"/>
              <w:ind w:firstLine="0"/>
              <w:jc w:val="left"/>
              <w:textAlignment w:val="top"/>
            </w:pPr>
            <w:r>
              <w:t>cardHolderAddress</w:t>
            </w:r>
          </w:p>
        </w:tc>
        <w:tc>
          <w:tcPr>
            <w:tcW w:w="3119" w:type="dxa"/>
          </w:tcPr>
          <w:p w14:paraId="7F99AE3A" w14:textId="77777777" w:rsidR="00D9457B" w:rsidRDefault="00CF5763">
            <w:pPr>
              <w:spacing w:before="0" w:after="0"/>
              <w:ind w:firstLine="0"/>
              <w:jc w:val="left"/>
              <w:textAlignment w:val="top"/>
            </w:pPr>
            <w:r>
              <w:t>String</w:t>
            </w:r>
          </w:p>
        </w:tc>
        <w:tc>
          <w:tcPr>
            <w:tcW w:w="3119" w:type="dxa"/>
          </w:tcPr>
          <w:p w14:paraId="45BDE134" w14:textId="77777777" w:rsidR="00D9457B" w:rsidRDefault="00CF5763">
            <w:pPr>
              <w:spacing w:before="0" w:after="0"/>
              <w:ind w:firstLine="0"/>
              <w:jc w:val="left"/>
              <w:textAlignment w:val="top"/>
            </w:pPr>
            <w:r>
              <w:t>Địa chỉ chủ thẻ.</w:t>
            </w:r>
          </w:p>
        </w:tc>
      </w:tr>
      <w:tr w:rsidR="00D9457B" w14:paraId="007CFC21" w14:textId="77777777" w:rsidTr="00D9457B">
        <w:trPr>
          <w:cantSplit/>
        </w:trPr>
        <w:tc>
          <w:tcPr>
            <w:tcW w:w="3119" w:type="dxa"/>
          </w:tcPr>
          <w:p w14:paraId="52A60F6E" w14:textId="77777777" w:rsidR="00D9457B" w:rsidRDefault="00CF5763">
            <w:pPr>
              <w:spacing w:before="0" w:after="0"/>
              <w:ind w:firstLine="0"/>
              <w:jc w:val="left"/>
              <w:textAlignment w:val="top"/>
            </w:pPr>
            <w:r>
              <w:t>cardHolderAddressCity</w:t>
            </w:r>
          </w:p>
        </w:tc>
        <w:tc>
          <w:tcPr>
            <w:tcW w:w="3119" w:type="dxa"/>
          </w:tcPr>
          <w:p w14:paraId="47AAE353" w14:textId="77777777" w:rsidR="00D9457B" w:rsidRDefault="00CF5763">
            <w:pPr>
              <w:spacing w:before="0" w:after="0"/>
              <w:ind w:firstLine="0"/>
              <w:jc w:val="left"/>
              <w:textAlignment w:val="top"/>
            </w:pPr>
            <w:r>
              <w:t>String</w:t>
            </w:r>
          </w:p>
        </w:tc>
        <w:tc>
          <w:tcPr>
            <w:tcW w:w="3119" w:type="dxa"/>
          </w:tcPr>
          <w:p w14:paraId="01DFC45E" w14:textId="77777777" w:rsidR="00D9457B" w:rsidRDefault="00CF5763">
            <w:pPr>
              <w:spacing w:before="0" w:after="0"/>
              <w:ind w:firstLine="0"/>
              <w:jc w:val="left"/>
              <w:textAlignment w:val="top"/>
            </w:pPr>
            <w:r>
              <w:t>Thành phố của chủ thẻ.</w:t>
            </w:r>
          </w:p>
        </w:tc>
      </w:tr>
      <w:tr w:rsidR="00D9457B" w14:paraId="05AE2A93" w14:textId="77777777" w:rsidTr="00D9457B">
        <w:trPr>
          <w:cantSplit/>
        </w:trPr>
        <w:tc>
          <w:tcPr>
            <w:tcW w:w="3119" w:type="dxa"/>
          </w:tcPr>
          <w:p w14:paraId="55E13762" w14:textId="77777777" w:rsidR="00D9457B" w:rsidRDefault="00CF5763">
            <w:pPr>
              <w:spacing w:before="0" w:after="0"/>
              <w:ind w:firstLine="0"/>
              <w:jc w:val="left"/>
              <w:textAlignment w:val="top"/>
            </w:pPr>
            <w:r>
              <w:t>cardHolderAddressPostCode</w:t>
            </w:r>
          </w:p>
        </w:tc>
        <w:tc>
          <w:tcPr>
            <w:tcW w:w="3119" w:type="dxa"/>
          </w:tcPr>
          <w:p w14:paraId="3C16A0AF" w14:textId="77777777" w:rsidR="00D9457B" w:rsidRDefault="00CF5763">
            <w:pPr>
              <w:spacing w:before="0" w:after="0"/>
              <w:ind w:firstLine="0"/>
              <w:jc w:val="left"/>
              <w:textAlignment w:val="top"/>
            </w:pPr>
            <w:r>
              <w:t>String</w:t>
            </w:r>
          </w:p>
        </w:tc>
        <w:tc>
          <w:tcPr>
            <w:tcW w:w="3119" w:type="dxa"/>
          </w:tcPr>
          <w:p w14:paraId="4B1F2A7F" w14:textId="77777777" w:rsidR="00D9457B" w:rsidRDefault="00CF5763">
            <w:pPr>
              <w:spacing w:before="0" w:after="0"/>
              <w:ind w:firstLine="0"/>
              <w:jc w:val="left"/>
              <w:textAlignment w:val="top"/>
            </w:pPr>
            <w:r>
              <w:t>Mã bưu chính của chủ thẻ.</w:t>
            </w:r>
          </w:p>
        </w:tc>
      </w:tr>
      <w:tr w:rsidR="00D9457B" w14:paraId="07834C46" w14:textId="77777777" w:rsidTr="00D9457B">
        <w:trPr>
          <w:cantSplit/>
        </w:trPr>
        <w:tc>
          <w:tcPr>
            <w:tcW w:w="3119" w:type="dxa"/>
          </w:tcPr>
          <w:p w14:paraId="05A3F41E" w14:textId="77777777" w:rsidR="00D9457B" w:rsidRDefault="00CF5763">
            <w:pPr>
              <w:spacing w:before="0" w:after="0"/>
              <w:ind w:firstLine="0"/>
              <w:jc w:val="left"/>
              <w:textAlignment w:val="top"/>
            </w:pPr>
            <w:r>
              <w:t>cardHolderAddressCountryCode</w:t>
            </w:r>
          </w:p>
        </w:tc>
        <w:tc>
          <w:tcPr>
            <w:tcW w:w="3119" w:type="dxa"/>
          </w:tcPr>
          <w:p w14:paraId="7DD8C48A" w14:textId="77777777" w:rsidR="00D9457B" w:rsidRDefault="00CF5763">
            <w:pPr>
              <w:spacing w:before="0" w:after="0"/>
              <w:ind w:firstLine="0"/>
              <w:jc w:val="left"/>
              <w:textAlignment w:val="top"/>
            </w:pPr>
            <w:r>
              <w:t>String</w:t>
            </w:r>
          </w:p>
        </w:tc>
        <w:tc>
          <w:tcPr>
            <w:tcW w:w="3119" w:type="dxa"/>
          </w:tcPr>
          <w:p w14:paraId="7FF8D153" w14:textId="77777777" w:rsidR="00D9457B" w:rsidRDefault="00CF5763">
            <w:pPr>
              <w:spacing w:before="0" w:after="0"/>
              <w:ind w:firstLine="0"/>
              <w:jc w:val="left"/>
              <w:textAlignment w:val="top"/>
            </w:pPr>
            <w:r>
              <w:t>Mã quốc gia của chủ thẻ.</w:t>
            </w:r>
          </w:p>
        </w:tc>
      </w:tr>
      <w:tr w:rsidR="00D9457B" w14:paraId="1A0FA324" w14:textId="77777777" w:rsidTr="00D9457B">
        <w:trPr>
          <w:cantSplit/>
        </w:trPr>
        <w:tc>
          <w:tcPr>
            <w:tcW w:w="3119" w:type="dxa"/>
          </w:tcPr>
          <w:p w14:paraId="5311DB4A" w14:textId="77777777" w:rsidR="00D9457B" w:rsidRDefault="00CF5763">
            <w:pPr>
              <w:spacing w:before="0" w:after="0"/>
              <w:ind w:firstLine="0"/>
              <w:jc w:val="left"/>
              <w:textAlignment w:val="top"/>
            </w:pPr>
            <w:r>
              <w:t>cardHolderMobile</w:t>
            </w:r>
          </w:p>
        </w:tc>
        <w:tc>
          <w:tcPr>
            <w:tcW w:w="3119" w:type="dxa"/>
          </w:tcPr>
          <w:p w14:paraId="6F16991F" w14:textId="77777777" w:rsidR="00D9457B" w:rsidRDefault="00CF5763">
            <w:pPr>
              <w:spacing w:before="0" w:after="0"/>
              <w:ind w:firstLine="0"/>
              <w:jc w:val="left"/>
              <w:textAlignment w:val="top"/>
            </w:pPr>
            <w:r>
              <w:t>String</w:t>
            </w:r>
          </w:p>
        </w:tc>
        <w:tc>
          <w:tcPr>
            <w:tcW w:w="3119" w:type="dxa"/>
          </w:tcPr>
          <w:p w14:paraId="50FD2209" w14:textId="77777777" w:rsidR="00D9457B" w:rsidRDefault="00CF5763">
            <w:pPr>
              <w:spacing w:before="0" w:after="0"/>
              <w:ind w:firstLine="0"/>
              <w:jc w:val="left"/>
              <w:textAlignment w:val="top"/>
            </w:pPr>
            <w:r>
              <w:t>Số điện thoại chủ thẻ.</w:t>
            </w:r>
          </w:p>
        </w:tc>
      </w:tr>
      <w:tr w:rsidR="00D9457B" w14:paraId="17041D0B" w14:textId="77777777" w:rsidTr="00D9457B">
        <w:trPr>
          <w:cantSplit/>
        </w:trPr>
        <w:tc>
          <w:tcPr>
            <w:tcW w:w="3119" w:type="dxa"/>
          </w:tcPr>
          <w:p w14:paraId="64F256D2" w14:textId="77777777" w:rsidR="00D9457B" w:rsidRDefault="00CF5763">
            <w:pPr>
              <w:spacing w:before="0" w:after="0"/>
              <w:ind w:firstLine="0"/>
              <w:jc w:val="left"/>
              <w:textAlignment w:val="top"/>
            </w:pPr>
            <w:r>
              <w:t>cardHolderEmail</w:t>
            </w:r>
          </w:p>
        </w:tc>
        <w:tc>
          <w:tcPr>
            <w:tcW w:w="3119" w:type="dxa"/>
          </w:tcPr>
          <w:p w14:paraId="3FF99FB7" w14:textId="77777777" w:rsidR="00D9457B" w:rsidRDefault="00CF5763">
            <w:pPr>
              <w:spacing w:before="0" w:after="0"/>
              <w:ind w:firstLine="0"/>
              <w:jc w:val="left"/>
              <w:textAlignment w:val="top"/>
            </w:pPr>
            <w:r>
              <w:t>String</w:t>
            </w:r>
          </w:p>
        </w:tc>
        <w:tc>
          <w:tcPr>
            <w:tcW w:w="3119" w:type="dxa"/>
          </w:tcPr>
          <w:p w14:paraId="6670F8C2" w14:textId="77777777" w:rsidR="00D9457B" w:rsidRDefault="00CF5763">
            <w:pPr>
              <w:spacing w:before="0" w:after="0"/>
              <w:ind w:firstLine="0"/>
              <w:jc w:val="left"/>
              <w:textAlignment w:val="top"/>
            </w:pPr>
            <w:r>
              <w:t>Email chủ thẻ.</w:t>
            </w:r>
          </w:p>
        </w:tc>
      </w:tr>
      <w:tr w:rsidR="00D9457B" w14:paraId="5E4E0B98" w14:textId="77777777" w:rsidTr="00D9457B">
        <w:trPr>
          <w:cantSplit/>
        </w:trPr>
        <w:tc>
          <w:tcPr>
            <w:tcW w:w="3119" w:type="dxa"/>
          </w:tcPr>
          <w:p w14:paraId="13DAFE6C" w14:textId="77777777" w:rsidR="00D9457B" w:rsidRDefault="00CF5763">
            <w:pPr>
              <w:spacing w:before="0" w:after="0"/>
              <w:ind w:firstLine="0"/>
              <w:jc w:val="left"/>
              <w:textAlignment w:val="top"/>
            </w:pPr>
            <w:r>
              <w:t>productNumber</w:t>
            </w:r>
          </w:p>
        </w:tc>
        <w:tc>
          <w:tcPr>
            <w:tcW w:w="3119" w:type="dxa"/>
          </w:tcPr>
          <w:p w14:paraId="535F3D64" w14:textId="77777777" w:rsidR="00D9457B" w:rsidRDefault="00CF5763">
            <w:pPr>
              <w:spacing w:before="0" w:after="0"/>
              <w:ind w:firstLine="0"/>
              <w:jc w:val="left"/>
              <w:textAlignment w:val="top"/>
            </w:pPr>
            <w:r>
              <w:t>String</w:t>
            </w:r>
          </w:p>
        </w:tc>
        <w:tc>
          <w:tcPr>
            <w:tcW w:w="3119" w:type="dxa"/>
          </w:tcPr>
          <w:p w14:paraId="07C2FC19" w14:textId="77777777" w:rsidR="00D9457B" w:rsidRDefault="00CF5763">
            <w:pPr>
              <w:spacing w:before="0" w:after="0"/>
              <w:ind w:firstLine="0"/>
              <w:jc w:val="left"/>
              <w:textAlignment w:val="top"/>
            </w:pPr>
            <w:r>
              <w:t>Mã sản phẩm thẻ.</w:t>
            </w:r>
          </w:p>
        </w:tc>
      </w:tr>
      <w:tr w:rsidR="00D9457B" w14:paraId="0221EC86" w14:textId="77777777" w:rsidTr="00D9457B">
        <w:trPr>
          <w:cantSplit/>
        </w:trPr>
        <w:tc>
          <w:tcPr>
            <w:tcW w:w="3119" w:type="dxa"/>
          </w:tcPr>
          <w:p w14:paraId="731FAF1E" w14:textId="77777777" w:rsidR="00D9457B" w:rsidRDefault="00CF5763">
            <w:pPr>
              <w:spacing w:before="0" w:after="0"/>
              <w:ind w:firstLine="0"/>
              <w:jc w:val="left"/>
              <w:textAlignment w:val="top"/>
            </w:pPr>
            <w:r>
              <w:t>productName</w:t>
            </w:r>
          </w:p>
        </w:tc>
        <w:tc>
          <w:tcPr>
            <w:tcW w:w="3119" w:type="dxa"/>
          </w:tcPr>
          <w:p w14:paraId="218DF721" w14:textId="77777777" w:rsidR="00D9457B" w:rsidRDefault="00CF5763">
            <w:pPr>
              <w:spacing w:before="0" w:after="0"/>
              <w:ind w:firstLine="0"/>
              <w:jc w:val="left"/>
              <w:textAlignment w:val="top"/>
            </w:pPr>
            <w:r>
              <w:t>String</w:t>
            </w:r>
          </w:p>
        </w:tc>
        <w:tc>
          <w:tcPr>
            <w:tcW w:w="3119" w:type="dxa"/>
          </w:tcPr>
          <w:p w14:paraId="5E4E6FBF" w14:textId="77777777" w:rsidR="00D9457B" w:rsidRDefault="00CF5763">
            <w:pPr>
              <w:spacing w:before="0" w:after="0"/>
              <w:ind w:firstLine="0"/>
              <w:jc w:val="left"/>
              <w:textAlignment w:val="top"/>
            </w:pPr>
            <w:r>
              <w:t>Tên sản phẩm thẻ.</w:t>
            </w:r>
          </w:p>
        </w:tc>
      </w:tr>
      <w:tr w:rsidR="00D9457B" w14:paraId="37947062" w14:textId="77777777" w:rsidTr="00D9457B">
        <w:trPr>
          <w:cantSplit/>
        </w:trPr>
        <w:tc>
          <w:tcPr>
            <w:tcW w:w="3119" w:type="dxa"/>
          </w:tcPr>
          <w:p w14:paraId="6A7B8700" w14:textId="77777777" w:rsidR="00D9457B" w:rsidRDefault="00CF5763">
            <w:pPr>
              <w:spacing w:before="0" w:after="0"/>
              <w:ind w:firstLine="0"/>
              <w:jc w:val="left"/>
              <w:textAlignment w:val="top"/>
            </w:pPr>
            <w:r>
              <w:t>cardAgentId</w:t>
            </w:r>
          </w:p>
        </w:tc>
        <w:tc>
          <w:tcPr>
            <w:tcW w:w="3119" w:type="dxa"/>
          </w:tcPr>
          <w:p w14:paraId="1FF6FF4B" w14:textId="77777777" w:rsidR="00D9457B" w:rsidRDefault="00CF5763">
            <w:pPr>
              <w:spacing w:before="0" w:after="0"/>
              <w:ind w:firstLine="0"/>
              <w:jc w:val="left"/>
              <w:textAlignment w:val="top"/>
            </w:pPr>
            <w:r>
              <w:t>String</w:t>
            </w:r>
          </w:p>
        </w:tc>
        <w:tc>
          <w:tcPr>
            <w:tcW w:w="3119" w:type="dxa"/>
          </w:tcPr>
          <w:p w14:paraId="61ACA720" w14:textId="77777777" w:rsidR="00D9457B" w:rsidRDefault="00CF5763">
            <w:pPr>
              <w:spacing w:before="0" w:after="0"/>
              <w:ind w:firstLine="0"/>
              <w:jc w:val="left"/>
              <w:textAlignment w:val="top"/>
            </w:pPr>
            <w:r>
              <w:t>Id đại lý thẻ.</w:t>
            </w:r>
          </w:p>
        </w:tc>
      </w:tr>
      <w:tr w:rsidR="00D9457B" w14:paraId="26D0440B" w14:textId="77777777" w:rsidTr="00D9457B">
        <w:trPr>
          <w:cantSplit/>
        </w:trPr>
        <w:tc>
          <w:tcPr>
            <w:tcW w:w="3119" w:type="dxa"/>
          </w:tcPr>
          <w:p w14:paraId="54A83FCF" w14:textId="77777777" w:rsidR="00D9457B" w:rsidRDefault="00CF5763">
            <w:pPr>
              <w:spacing w:before="0" w:after="0"/>
              <w:ind w:firstLine="0"/>
              <w:jc w:val="left"/>
              <w:textAlignment w:val="top"/>
            </w:pPr>
            <w:r>
              <w:t>oldStatusCard</w:t>
            </w:r>
          </w:p>
        </w:tc>
        <w:tc>
          <w:tcPr>
            <w:tcW w:w="3119" w:type="dxa"/>
          </w:tcPr>
          <w:p w14:paraId="55A4CABB" w14:textId="77777777" w:rsidR="00D9457B" w:rsidRDefault="00CF5763">
            <w:pPr>
              <w:spacing w:before="0" w:after="0"/>
              <w:ind w:firstLine="0"/>
              <w:jc w:val="left"/>
              <w:textAlignment w:val="top"/>
            </w:pPr>
            <w:r>
              <w:t>String</w:t>
            </w:r>
          </w:p>
        </w:tc>
        <w:tc>
          <w:tcPr>
            <w:tcW w:w="3119" w:type="dxa"/>
          </w:tcPr>
          <w:p w14:paraId="2E023C4E" w14:textId="77777777" w:rsidR="00D9457B" w:rsidRDefault="00CF5763">
            <w:pPr>
              <w:spacing w:before="0" w:after="0"/>
              <w:ind w:firstLine="0"/>
              <w:jc w:val="left"/>
              <w:textAlignment w:val="top"/>
            </w:pPr>
            <w:r>
              <w:t>Trạng thái thẻ trước thay đổi.</w:t>
            </w:r>
          </w:p>
        </w:tc>
      </w:tr>
      <w:tr w:rsidR="00D9457B" w14:paraId="732B2D23" w14:textId="77777777" w:rsidTr="00D9457B">
        <w:trPr>
          <w:cantSplit/>
        </w:trPr>
        <w:tc>
          <w:tcPr>
            <w:tcW w:w="3119" w:type="dxa"/>
          </w:tcPr>
          <w:p w14:paraId="1ECF2D52" w14:textId="77777777" w:rsidR="00D9457B" w:rsidRDefault="00CF5763">
            <w:pPr>
              <w:spacing w:before="0" w:after="0"/>
              <w:ind w:firstLine="0"/>
              <w:jc w:val="left"/>
              <w:textAlignment w:val="top"/>
            </w:pPr>
            <w:r>
              <w:t>newStatusCard</w:t>
            </w:r>
          </w:p>
        </w:tc>
        <w:tc>
          <w:tcPr>
            <w:tcW w:w="3119" w:type="dxa"/>
          </w:tcPr>
          <w:p w14:paraId="0D0A55AB" w14:textId="77777777" w:rsidR="00D9457B" w:rsidRDefault="00CF5763">
            <w:pPr>
              <w:spacing w:before="0" w:after="0"/>
              <w:ind w:firstLine="0"/>
              <w:jc w:val="left"/>
              <w:textAlignment w:val="top"/>
            </w:pPr>
            <w:r>
              <w:t>String</w:t>
            </w:r>
          </w:p>
        </w:tc>
        <w:tc>
          <w:tcPr>
            <w:tcW w:w="3119" w:type="dxa"/>
          </w:tcPr>
          <w:p w14:paraId="60854168" w14:textId="77777777" w:rsidR="00D9457B" w:rsidRDefault="00CF5763">
            <w:pPr>
              <w:spacing w:before="0" w:after="0"/>
              <w:ind w:firstLine="0"/>
              <w:jc w:val="left"/>
              <w:textAlignment w:val="top"/>
            </w:pPr>
            <w:r>
              <w:t>Trạng thái thẻ sau thay đổi.</w:t>
            </w:r>
          </w:p>
        </w:tc>
      </w:tr>
      <w:tr w:rsidR="00D9457B" w14:paraId="009AB3A8" w14:textId="77777777" w:rsidTr="00D9457B">
        <w:trPr>
          <w:cantSplit/>
        </w:trPr>
        <w:tc>
          <w:tcPr>
            <w:tcW w:w="3119" w:type="dxa"/>
          </w:tcPr>
          <w:p w14:paraId="5A6F894E" w14:textId="77777777" w:rsidR="00D9457B" w:rsidRDefault="00CF5763">
            <w:pPr>
              <w:spacing w:before="0" w:after="0"/>
              <w:ind w:firstLine="0"/>
              <w:jc w:val="left"/>
              <w:textAlignment w:val="top"/>
            </w:pPr>
            <w:r>
              <w:lastRenderedPageBreak/>
              <w:t>reissueReason</w:t>
            </w:r>
          </w:p>
        </w:tc>
        <w:tc>
          <w:tcPr>
            <w:tcW w:w="3119" w:type="dxa"/>
          </w:tcPr>
          <w:p w14:paraId="03F35D44" w14:textId="77777777" w:rsidR="00D9457B" w:rsidRDefault="00CF5763">
            <w:pPr>
              <w:spacing w:before="0" w:after="0"/>
              <w:ind w:firstLine="0"/>
              <w:jc w:val="left"/>
              <w:textAlignment w:val="top"/>
            </w:pPr>
            <w:r>
              <w:t>String</w:t>
            </w:r>
          </w:p>
        </w:tc>
        <w:tc>
          <w:tcPr>
            <w:tcW w:w="3119" w:type="dxa"/>
          </w:tcPr>
          <w:p w14:paraId="2A4DAAB5" w14:textId="77777777" w:rsidR="00D9457B" w:rsidRDefault="00CF5763">
            <w:pPr>
              <w:spacing w:before="0" w:after="0"/>
              <w:ind w:firstLine="0"/>
              <w:jc w:val="left"/>
              <w:textAlignment w:val="top"/>
            </w:pPr>
            <w:r>
              <w:t>Lý do phát hành lại.</w:t>
            </w:r>
          </w:p>
        </w:tc>
      </w:tr>
      <w:tr w:rsidR="00D9457B" w14:paraId="22403CE5" w14:textId="77777777" w:rsidTr="00D9457B">
        <w:trPr>
          <w:cantSplit/>
        </w:trPr>
        <w:tc>
          <w:tcPr>
            <w:tcW w:w="3119" w:type="dxa"/>
          </w:tcPr>
          <w:p w14:paraId="49EAD599" w14:textId="77777777" w:rsidR="00D9457B" w:rsidRDefault="00CF5763">
            <w:pPr>
              <w:spacing w:before="0" w:after="0"/>
              <w:ind w:firstLine="0"/>
              <w:jc w:val="left"/>
              <w:textAlignment w:val="top"/>
            </w:pPr>
            <w:r>
              <w:t>reissueDate</w:t>
            </w:r>
          </w:p>
        </w:tc>
        <w:tc>
          <w:tcPr>
            <w:tcW w:w="3119" w:type="dxa"/>
          </w:tcPr>
          <w:p w14:paraId="511136CF" w14:textId="77777777" w:rsidR="00D9457B" w:rsidRDefault="00CF5763">
            <w:pPr>
              <w:spacing w:before="0" w:after="0"/>
              <w:ind w:firstLine="0"/>
              <w:jc w:val="left"/>
              <w:textAlignment w:val="top"/>
            </w:pPr>
            <w:r>
              <w:t>String</w:t>
            </w:r>
          </w:p>
        </w:tc>
        <w:tc>
          <w:tcPr>
            <w:tcW w:w="3119" w:type="dxa"/>
          </w:tcPr>
          <w:p w14:paraId="1C707B8B" w14:textId="77777777" w:rsidR="00D9457B" w:rsidRDefault="00CF5763">
            <w:pPr>
              <w:spacing w:before="0" w:after="0"/>
              <w:ind w:firstLine="0"/>
              <w:jc w:val="left"/>
              <w:textAlignment w:val="top"/>
            </w:pPr>
            <w:r>
              <w:t>Ngày phát hành lại.</w:t>
            </w:r>
          </w:p>
        </w:tc>
      </w:tr>
      <w:tr w:rsidR="00D9457B" w14:paraId="2C21D523" w14:textId="77777777" w:rsidTr="00D9457B">
        <w:trPr>
          <w:cantSplit/>
        </w:trPr>
        <w:tc>
          <w:tcPr>
            <w:tcW w:w="3119" w:type="dxa"/>
          </w:tcPr>
          <w:p w14:paraId="156CD5EA" w14:textId="77777777" w:rsidR="00D9457B" w:rsidRDefault="00CF5763">
            <w:pPr>
              <w:spacing w:before="0" w:after="0"/>
              <w:ind w:firstLine="0"/>
              <w:jc w:val="left"/>
              <w:textAlignment w:val="top"/>
            </w:pPr>
            <w:r>
              <w:t>issueDate</w:t>
            </w:r>
          </w:p>
        </w:tc>
        <w:tc>
          <w:tcPr>
            <w:tcW w:w="3119" w:type="dxa"/>
          </w:tcPr>
          <w:p w14:paraId="0B5738BE" w14:textId="77777777" w:rsidR="00D9457B" w:rsidRDefault="00CF5763">
            <w:pPr>
              <w:spacing w:before="0" w:after="0"/>
              <w:ind w:firstLine="0"/>
              <w:jc w:val="left"/>
              <w:textAlignment w:val="top"/>
            </w:pPr>
            <w:r>
              <w:t>String</w:t>
            </w:r>
          </w:p>
        </w:tc>
        <w:tc>
          <w:tcPr>
            <w:tcW w:w="3119" w:type="dxa"/>
          </w:tcPr>
          <w:p w14:paraId="2C28967C" w14:textId="77777777" w:rsidR="00D9457B" w:rsidRDefault="00CF5763">
            <w:pPr>
              <w:spacing w:before="0" w:after="0"/>
              <w:ind w:firstLine="0"/>
              <w:jc w:val="left"/>
              <w:textAlignment w:val="top"/>
            </w:pPr>
            <w:r>
              <w:t>Ngày phát hành thẻ.</w:t>
            </w:r>
          </w:p>
        </w:tc>
      </w:tr>
      <w:tr w:rsidR="00D9457B" w14:paraId="6F0B590C" w14:textId="77777777" w:rsidTr="00D9457B">
        <w:trPr>
          <w:cantSplit/>
        </w:trPr>
        <w:tc>
          <w:tcPr>
            <w:tcW w:w="3119" w:type="dxa"/>
          </w:tcPr>
          <w:p w14:paraId="28FA5B22" w14:textId="77777777" w:rsidR="00D9457B" w:rsidRDefault="00CF5763">
            <w:pPr>
              <w:spacing w:before="0" w:after="0"/>
              <w:ind w:firstLine="0"/>
              <w:jc w:val="left"/>
              <w:textAlignment w:val="top"/>
            </w:pPr>
            <w:r>
              <w:t>bin</w:t>
            </w:r>
          </w:p>
        </w:tc>
        <w:tc>
          <w:tcPr>
            <w:tcW w:w="3119" w:type="dxa"/>
          </w:tcPr>
          <w:p w14:paraId="278702C4" w14:textId="77777777" w:rsidR="00D9457B" w:rsidRDefault="00CF5763">
            <w:pPr>
              <w:spacing w:before="0" w:after="0"/>
              <w:ind w:firstLine="0"/>
              <w:jc w:val="left"/>
              <w:textAlignment w:val="top"/>
            </w:pPr>
            <w:r>
              <w:t>String</w:t>
            </w:r>
          </w:p>
        </w:tc>
        <w:tc>
          <w:tcPr>
            <w:tcW w:w="3119" w:type="dxa"/>
          </w:tcPr>
          <w:p w14:paraId="0181E3C3" w14:textId="77777777" w:rsidR="00D9457B" w:rsidRDefault="00CF5763">
            <w:pPr>
              <w:spacing w:before="0" w:after="0"/>
              <w:ind w:firstLine="0"/>
              <w:jc w:val="left"/>
              <w:textAlignment w:val="top"/>
            </w:pPr>
            <w:r>
              <w:t>BIN thẻ.</w:t>
            </w:r>
          </w:p>
        </w:tc>
      </w:tr>
      <w:tr w:rsidR="00D9457B" w14:paraId="40C4D654" w14:textId="77777777" w:rsidTr="00D9457B">
        <w:trPr>
          <w:cantSplit/>
        </w:trPr>
        <w:tc>
          <w:tcPr>
            <w:tcW w:w="3119" w:type="dxa"/>
          </w:tcPr>
          <w:p w14:paraId="21641DD2" w14:textId="77777777" w:rsidR="00D9457B" w:rsidRDefault="00CF5763">
            <w:pPr>
              <w:spacing w:before="0" w:after="0"/>
              <w:ind w:firstLine="0"/>
              <w:jc w:val="left"/>
              <w:textAlignment w:val="top"/>
            </w:pPr>
            <w:r>
              <w:t>cardCategory</w:t>
            </w:r>
          </w:p>
        </w:tc>
        <w:tc>
          <w:tcPr>
            <w:tcW w:w="3119" w:type="dxa"/>
          </w:tcPr>
          <w:p w14:paraId="18D8B511" w14:textId="77777777" w:rsidR="00D9457B" w:rsidRDefault="00CF5763">
            <w:pPr>
              <w:spacing w:before="0" w:after="0"/>
              <w:ind w:firstLine="0"/>
              <w:jc w:val="left"/>
              <w:textAlignment w:val="top"/>
            </w:pPr>
            <w:r>
              <w:t>String</w:t>
            </w:r>
          </w:p>
        </w:tc>
        <w:tc>
          <w:tcPr>
            <w:tcW w:w="3119" w:type="dxa"/>
          </w:tcPr>
          <w:p w14:paraId="4CA7145B" w14:textId="77777777" w:rsidR="00D9457B" w:rsidRDefault="00CF5763">
            <w:pPr>
              <w:spacing w:before="0" w:after="0"/>
              <w:ind w:firstLine="0"/>
              <w:jc w:val="left"/>
              <w:textAlignment w:val="top"/>
            </w:pPr>
            <w:r>
              <w:t>Loại thẻ.</w:t>
            </w:r>
          </w:p>
        </w:tc>
      </w:tr>
      <w:tr w:rsidR="00D9457B" w14:paraId="3202F001" w14:textId="77777777" w:rsidTr="00D9457B">
        <w:trPr>
          <w:cantSplit/>
        </w:trPr>
        <w:tc>
          <w:tcPr>
            <w:tcW w:w="3119" w:type="dxa"/>
          </w:tcPr>
          <w:p w14:paraId="5A5F243D" w14:textId="77777777" w:rsidR="00D9457B" w:rsidRDefault="00CF5763">
            <w:pPr>
              <w:spacing w:before="0" w:after="0"/>
              <w:ind w:firstLine="0"/>
              <w:jc w:val="left"/>
              <w:textAlignment w:val="top"/>
            </w:pPr>
            <w:r>
              <w:t>oldCardId</w:t>
            </w:r>
          </w:p>
        </w:tc>
        <w:tc>
          <w:tcPr>
            <w:tcW w:w="3119" w:type="dxa"/>
          </w:tcPr>
          <w:p w14:paraId="0EFE1C31" w14:textId="77777777" w:rsidR="00D9457B" w:rsidRDefault="00CF5763">
            <w:pPr>
              <w:spacing w:before="0" w:after="0"/>
              <w:ind w:firstLine="0"/>
              <w:jc w:val="left"/>
              <w:textAlignment w:val="top"/>
            </w:pPr>
            <w:r>
              <w:t>String</w:t>
            </w:r>
          </w:p>
        </w:tc>
        <w:tc>
          <w:tcPr>
            <w:tcW w:w="3119" w:type="dxa"/>
          </w:tcPr>
          <w:p w14:paraId="458C4A15" w14:textId="77777777" w:rsidR="00D9457B" w:rsidRDefault="00CF5763">
            <w:pPr>
              <w:spacing w:before="0" w:after="0"/>
              <w:ind w:firstLine="0"/>
              <w:jc w:val="left"/>
              <w:textAlignment w:val="top"/>
            </w:pPr>
            <w:r>
              <w:t>Id thẻ cũ.</w:t>
            </w:r>
          </w:p>
        </w:tc>
      </w:tr>
      <w:tr w:rsidR="00D9457B" w14:paraId="4E48DF40" w14:textId="77777777" w:rsidTr="00D9457B">
        <w:trPr>
          <w:cantSplit/>
        </w:trPr>
        <w:tc>
          <w:tcPr>
            <w:tcW w:w="3119" w:type="dxa"/>
          </w:tcPr>
          <w:p w14:paraId="35BE312D" w14:textId="77777777" w:rsidR="00D9457B" w:rsidRDefault="00CF5763">
            <w:pPr>
              <w:spacing w:before="0" w:after="0"/>
              <w:ind w:firstLine="0"/>
              <w:jc w:val="left"/>
              <w:textAlignment w:val="top"/>
            </w:pPr>
            <w:r>
              <w:t>oldCardNumber</w:t>
            </w:r>
          </w:p>
        </w:tc>
        <w:tc>
          <w:tcPr>
            <w:tcW w:w="3119" w:type="dxa"/>
          </w:tcPr>
          <w:p w14:paraId="5C716AE1" w14:textId="77777777" w:rsidR="00D9457B" w:rsidRDefault="00CF5763">
            <w:pPr>
              <w:spacing w:before="0" w:after="0"/>
              <w:ind w:firstLine="0"/>
              <w:jc w:val="left"/>
              <w:textAlignment w:val="top"/>
            </w:pPr>
            <w:r>
              <w:t>String</w:t>
            </w:r>
          </w:p>
        </w:tc>
        <w:tc>
          <w:tcPr>
            <w:tcW w:w="3119" w:type="dxa"/>
          </w:tcPr>
          <w:p w14:paraId="061E2A49" w14:textId="77777777" w:rsidR="00D9457B" w:rsidRDefault="00CF5763">
            <w:pPr>
              <w:spacing w:before="0" w:after="0"/>
              <w:ind w:firstLine="0"/>
              <w:jc w:val="left"/>
              <w:textAlignment w:val="top"/>
            </w:pPr>
            <w:r>
              <w:t>Số thẻ cũ.</w:t>
            </w:r>
          </w:p>
        </w:tc>
      </w:tr>
      <w:tr w:rsidR="00D9457B" w14:paraId="3135F5D3" w14:textId="77777777" w:rsidTr="00D9457B">
        <w:trPr>
          <w:cantSplit/>
        </w:trPr>
        <w:tc>
          <w:tcPr>
            <w:tcW w:w="3119" w:type="dxa"/>
          </w:tcPr>
          <w:p w14:paraId="5CA984F2" w14:textId="77777777" w:rsidR="00D9457B" w:rsidRDefault="00CF5763">
            <w:pPr>
              <w:spacing w:before="0" w:after="0"/>
              <w:ind w:firstLine="0"/>
              <w:jc w:val="left"/>
              <w:textAlignment w:val="top"/>
            </w:pPr>
            <w:r>
              <w:t>oldCardExpireDate</w:t>
            </w:r>
          </w:p>
        </w:tc>
        <w:tc>
          <w:tcPr>
            <w:tcW w:w="3119" w:type="dxa"/>
          </w:tcPr>
          <w:p w14:paraId="6E5E2AED" w14:textId="77777777" w:rsidR="00D9457B" w:rsidRDefault="00CF5763">
            <w:pPr>
              <w:spacing w:before="0" w:after="0"/>
              <w:ind w:firstLine="0"/>
              <w:jc w:val="left"/>
              <w:textAlignment w:val="top"/>
            </w:pPr>
            <w:r>
              <w:t>String</w:t>
            </w:r>
          </w:p>
        </w:tc>
        <w:tc>
          <w:tcPr>
            <w:tcW w:w="3119" w:type="dxa"/>
          </w:tcPr>
          <w:p w14:paraId="2DA1BF55" w14:textId="77777777" w:rsidR="00D9457B" w:rsidRDefault="00CF5763">
            <w:pPr>
              <w:spacing w:before="0" w:after="0"/>
              <w:ind w:firstLine="0"/>
              <w:jc w:val="left"/>
              <w:textAlignment w:val="top"/>
            </w:pPr>
            <w:r>
              <w:t>Ngày hết hạn thẻ cũ.</w:t>
            </w:r>
          </w:p>
        </w:tc>
      </w:tr>
      <w:tr w:rsidR="00D9457B" w14:paraId="7F355699" w14:textId="77777777" w:rsidTr="00D9457B">
        <w:trPr>
          <w:cantSplit/>
        </w:trPr>
        <w:tc>
          <w:tcPr>
            <w:tcW w:w="3119" w:type="dxa"/>
          </w:tcPr>
          <w:p w14:paraId="7E24603D" w14:textId="77777777" w:rsidR="00D9457B" w:rsidRDefault="00CF5763">
            <w:pPr>
              <w:spacing w:before="0" w:after="0"/>
              <w:ind w:firstLine="0"/>
              <w:jc w:val="left"/>
              <w:textAlignment w:val="top"/>
            </w:pPr>
            <w:r>
              <w:t>oldCardStatus</w:t>
            </w:r>
          </w:p>
        </w:tc>
        <w:tc>
          <w:tcPr>
            <w:tcW w:w="3119" w:type="dxa"/>
          </w:tcPr>
          <w:p w14:paraId="548CF407" w14:textId="77777777" w:rsidR="00D9457B" w:rsidRDefault="00CF5763">
            <w:pPr>
              <w:spacing w:before="0" w:after="0"/>
              <w:ind w:firstLine="0"/>
              <w:jc w:val="left"/>
              <w:textAlignment w:val="top"/>
            </w:pPr>
            <w:r>
              <w:t>String</w:t>
            </w:r>
          </w:p>
        </w:tc>
        <w:tc>
          <w:tcPr>
            <w:tcW w:w="3119" w:type="dxa"/>
          </w:tcPr>
          <w:p w14:paraId="3E7A91BA" w14:textId="77777777" w:rsidR="00D9457B" w:rsidRDefault="00CF5763">
            <w:pPr>
              <w:spacing w:before="0" w:after="0"/>
              <w:ind w:firstLine="0"/>
              <w:jc w:val="left"/>
              <w:textAlignment w:val="top"/>
            </w:pPr>
            <w:r>
              <w:t>Trạng thái thẻ cũ.</w:t>
            </w:r>
          </w:p>
        </w:tc>
      </w:tr>
      <w:tr w:rsidR="00D9457B" w14:paraId="48761074" w14:textId="77777777" w:rsidTr="00D9457B">
        <w:trPr>
          <w:cantSplit/>
        </w:trPr>
        <w:tc>
          <w:tcPr>
            <w:tcW w:w="3119" w:type="dxa"/>
          </w:tcPr>
          <w:p w14:paraId="3C48171B" w14:textId="77777777" w:rsidR="00D9457B" w:rsidRDefault="00CF5763">
            <w:pPr>
              <w:spacing w:before="0" w:after="0"/>
              <w:ind w:firstLine="0"/>
              <w:jc w:val="left"/>
              <w:textAlignment w:val="top"/>
            </w:pPr>
            <w:r>
              <w:t>oldCardMask</w:t>
            </w:r>
          </w:p>
        </w:tc>
        <w:tc>
          <w:tcPr>
            <w:tcW w:w="3119" w:type="dxa"/>
          </w:tcPr>
          <w:p w14:paraId="34AB3376" w14:textId="77777777" w:rsidR="00D9457B" w:rsidRDefault="00CF5763">
            <w:pPr>
              <w:spacing w:before="0" w:after="0"/>
              <w:ind w:firstLine="0"/>
              <w:jc w:val="left"/>
              <w:textAlignment w:val="top"/>
            </w:pPr>
            <w:r>
              <w:t>String</w:t>
            </w:r>
          </w:p>
        </w:tc>
        <w:tc>
          <w:tcPr>
            <w:tcW w:w="3119" w:type="dxa"/>
          </w:tcPr>
          <w:p w14:paraId="26E208BD" w14:textId="77777777" w:rsidR="00D9457B" w:rsidRDefault="00CF5763">
            <w:pPr>
              <w:spacing w:before="0" w:after="0"/>
              <w:ind w:firstLine="0"/>
              <w:jc w:val="left"/>
              <w:textAlignment w:val="top"/>
            </w:pPr>
            <w:r>
              <w:t>Số thẻ cũ đã che.</w:t>
            </w:r>
          </w:p>
        </w:tc>
      </w:tr>
      <w:tr w:rsidR="00D9457B" w14:paraId="350FFD38" w14:textId="77777777" w:rsidTr="00D9457B">
        <w:trPr>
          <w:cantSplit/>
        </w:trPr>
        <w:tc>
          <w:tcPr>
            <w:tcW w:w="3119" w:type="dxa"/>
          </w:tcPr>
          <w:p w14:paraId="74620B27" w14:textId="77777777" w:rsidR="00D9457B" w:rsidRDefault="00CF5763">
            <w:pPr>
              <w:spacing w:before="0" w:after="0"/>
              <w:ind w:firstLine="0"/>
              <w:jc w:val="left"/>
              <w:textAlignment w:val="top"/>
            </w:pPr>
            <w:r>
              <w:t>oldCardIssueDate</w:t>
            </w:r>
          </w:p>
        </w:tc>
        <w:tc>
          <w:tcPr>
            <w:tcW w:w="3119" w:type="dxa"/>
          </w:tcPr>
          <w:p w14:paraId="7052CF47" w14:textId="77777777" w:rsidR="00D9457B" w:rsidRDefault="00CF5763">
            <w:pPr>
              <w:spacing w:before="0" w:after="0"/>
              <w:ind w:firstLine="0"/>
              <w:jc w:val="left"/>
              <w:textAlignment w:val="top"/>
            </w:pPr>
            <w:r>
              <w:t>String</w:t>
            </w:r>
          </w:p>
        </w:tc>
        <w:tc>
          <w:tcPr>
            <w:tcW w:w="3119" w:type="dxa"/>
          </w:tcPr>
          <w:p w14:paraId="33E6B73A" w14:textId="77777777" w:rsidR="00D9457B" w:rsidRDefault="00CF5763">
            <w:pPr>
              <w:spacing w:before="0" w:after="0"/>
              <w:ind w:firstLine="0"/>
              <w:jc w:val="left"/>
              <w:textAlignment w:val="top"/>
            </w:pPr>
            <w:r>
              <w:t>Ngày phát hành thẻ cũ.</w:t>
            </w:r>
          </w:p>
        </w:tc>
      </w:tr>
      <w:tr w:rsidR="00D9457B" w14:paraId="6D884A1D" w14:textId="77777777" w:rsidTr="00D9457B">
        <w:trPr>
          <w:cantSplit/>
        </w:trPr>
        <w:tc>
          <w:tcPr>
            <w:tcW w:w="3119" w:type="dxa"/>
          </w:tcPr>
          <w:p w14:paraId="41721C52" w14:textId="77777777" w:rsidR="00D9457B" w:rsidRDefault="00CF5763">
            <w:pPr>
              <w:spacing w:before="0" w:after="0"/>
              <w:ind w:firstLine="0"/>
              <w:jc w:val="left"/>
              <w:textAlignment w:val="top"/>
            </w:pPr>
            <w:r>
              <w:t>oldCardMemNo</w:t>
            </w:r>
          </w:p>
        </w:tc>
        <w:tc>
          <w:tcPr>
            <w:tcW w:w="3119" w:type="dxa"/>
          </w:tcPr>
          <w:p w14:paraId="51B53A7F" w14:textId="77777777" w:rsidR="00D9457B" w:rsidRDefault="00CF5763">
            <w:pPr>
              <w:spacing w:before="0" w:after="0"/>
              <w:ind w:firstLine="0"/>
              <w:jc w:val="left"/>
              <w:textAlignment w:val="top"/>
            </w:pPr>
            <w:r>
              <w:t>Long</w:t>
            </w:r>
          </w:p>
        </w:tc>
        <w:tc>
          <w:tcPr>
            <w:tcW w:w="3119" w:type="dxa"/>
          </w:tcPr>
          <w:p w14:paraId="309209A2" w14:textId="77777777" w:rsidR="00D9457B" w:rsidRDefault="00CF5763">
            <w:pPr>
              <w:spacing w:before="0" w:after="0"/>
              <w:ind w:firstLine="0"/>
              <w:jc w:val="left"/>
              <w:textAlignment w:val="top"/>
            </w:pPr>
            <w:r>
              <w:t>Số thành viên thẻ cũ.</w:t>
            </w:r>
          </w:p>
        </w:tc>
      </w:tr>
      <w:tr w:rsidR="00D9457B" w14:paraId="6990C731" w14:textId="77777777" w:rsidTr="00D9457B">
        <w:trPr>
          <w:cantSplit/>
        </w:trPr>
        <w:tc>
          <w:tcPr>
            <w:tcW w:w="3119" w:type="dxa"/>
          </w:tcPr>
          <w:p w14:paraId="20903891" w14:textId="77777777" w:rsidR="00D9457B" w:rsidRDefault="00CF5763">
            <w:pPr>
              <w:spacing w:before="0" w:after="0"/>
              <w:ind w:firstLine="0"/>
              <w:jc w:val="left"/>
              <w:textAlignment w:val="top"/>
            </w:pPr>
            <w:r>
              <w:t>customerId</w:t>
            </w:r>
          </w:p>
        </w:tc>
        <w:tc>
          <w:tcPr>
            <w:tcW w:w="3119" w:type="dxa"/>
          </w:tcPr>
          <w:p w14:paraId="57D6DA3B" w14:textId="77777777" w:rsidR="00D9457B" w:rsidRDefault="00CF5763">
            <w:pPr>
              <w:spacing w:before="0" w:after="0"/>
              <w:ind w:firstLine="0"/>
              <w:jc w:val="left"/>
              <w:textAlignment w:val="top"/>
            </w:pPr>
            <w:r>
              <w:t>String</w:t>
            </w:r>
          </w:p>
        </w:tc>
        <w:tc>
          <w:tcPr>
            <w:tcW w:w="3119" w:type="dxa"/>
          </w:tcPr>
          <w:p w14:paraId="687EF52E" w14:textId="77777777" w:rsidR="00D9457B" w:rsidRDefault="00CF5763">
            <w:pPr>
              <w:spacing w:before="0" w:after="0"/>
              <w:ind w:firstLine="0"/>
              <w:jc w:val="left"/>
              <w:textAlignment w:val="top"/>
            </w:pPr>
            <w:r>
              <w:t>Id khách hàng.</w:t>
            </w:r>
          </w:p>
        </w:tc>
      </w:tr>
      <w:tr w:rsidR="00D9457B" w14:paraId="20CB1B52" w14:textId="77777777" w:rsidTr="00D9457B">
        <w:trPr>
          <w:cantSplit/>
        </w:trPr>
        <w:tc>
          <w:tcPr>
            <w:tcW w:w="3119" w:type="dxa"/>
          </w:tcPr>
          <w:p w14:paraId="723688B3" w14:textId="77777777" w:rsidR="00D9457B" w:rsidRDefault="00CF5763">
            <w:pPr>
              <w:spacing w:before="0" w:after="0"/>
              <w:ind w:firstLine="0"/>
              <w:jc w:val="left"/>
              <w:textAlignment w:val="top"/>
            </w:pPr>
            <w:r>
              <w:t>customerNumber</w:t>
            </w:r>
          </w:p>
        </w:tc>
        <w:tc>
          <w:tcPr>
            <w:tcW w:w="3119" w:type="dxa"/>
          </w:tcPr>
          <w:p w14:paraId="31273C6E" w14:textId="77777777" w:rsidR="00D9457B" w:rsidRDefault="00CF5763">
            <w:pPr>
              <w:spacing w:before="0" w:after="0"/>
              <w:ind w:firstLine="0"/>
              <w:jc w:val="left"/>
              <w:textAlignment w:val="top"/>
            </w:pPr>
            <w:r>
              <w:t>String</w:t>
            </w:r>
          </w:p>
        </w:tc>
        <w:tc>
          <w:tcPr>
            <w:tcW w:w="3119" w:type="dxa"/>
          </w:tcPr>
          <w:p w14:paraId="4946161C" w14:textId="77777777" w:rsidR="00D9457B" w:rsidRDefault="00CF5763">
            <w:pPr>
              <w:spacing w:before="0" w:after="0"/>
              <w:ind w:firstLine="0"/>
              <w:jc w:val="left"/>
              <w:textAlignment w:val="top"/>
            </w:pPr>
            <w:r>
              <w:t>Số khách hàng.</w:t>
            </w:r>
          </w:p>
        </w:tc>
      </w:tr>
      <w:tr w:rsidR="00D9457B" w14:paraId="1C210663" w14:textId="77777777" w:rsidTr="00D9457B">
        <w:trPr>
          <w:cantSplit/>
        </w:trPr>
        <w:tc>
          <w:tcPr>
            <w:tcW w:w="3119" w:type="dxa"/>
          </w:tcPr>
          <w:p w14:paraId="2AE3E8E4" w14:textId="77777777" w:rsidR="00D9457B" w:rsidRDefault="00CF5763">
            <w:pPr>
              <w:spacing w:before="0" w:after="0"/>
              <w:ind w:firstLine="0"/>
              <w:jc w:val="left"/>
              <w:textAlignment w:val="top"/>
            </w:pPr>
            <w:r>
              <w:t>customerFirstName</w:t>
            </w:r>
          </w:p>
        </w:tc>
        <w:tc>
          <w:tcPr>
            <w:tcW w:w="3119" w:type="dxa"/>
          </w:tcPr>
          <w:p w14:paraId="046A2CFA" w14:textId="77777777" w:rsidR="00D9457B" w:rsidRDefault="00CF5763">
            <w:pPr>
              <w:spacing w:before="0" w:after="0"/>
              <w:ind w:firstLine="0"/>
              <w:jc w:val="left"/>
              <w:textAlignment w:val="top"/>
            </w:pPr>
            <w:r>
              <w:t>String</w:t>
            </w:r>
          </w:p>
        </w:tc>
        <w:tc>
          <w:tcPr>
            <w:tcW w:w="3119" w:type="dxa"/>
          </w:tcPr>
          <w:p w14:paraId="784C247F" w14:textId="77777777" w:rsidR="00D9457B" w:rsidRDefault="00CF5763">
            <w:pPr>
              <w:spacing w:before="0" w:after="0"/>
              <w:ind w:firstLine="0"/>
              <w:jc w:val="left"/>
              <w:textAlignment w:val="top"/>
            </w:pPr>
            <w:r>
              <w:t>Tên khách hàng.</w:t>
            </w:r>
          </w:p>
        </w:tc>
      </w:tr>
      <w:tr w:rsidR="00D9457B" w14:paraId="38A59417" w14:textId="77777777" w:rsidTr="00D9457B">
        <w:trPr>
          <w:cantSplit/>
        </w:trPr>
        <w:tc>
          <w:tcPr>
            <w:tcW w:w="3119" w:type="dxa"/>
          </w:tcPr>
          <w:p w14:paraId="39FECD52" w14:textId="77777777" w:rsidR="00D9457B" w:rsidRDefault="00CF5763">
            <w:pPr>
              <w:spacing w:before="0" w:after="0"/>
              <w:ind w:firstLine="0"/>
              <w:jc w:val="left"/>
              <w:textAlignment w:val="top"/>
            </w:pPr>
            <w:r>
              <w:t>customerSurName</w:t>
            </w:r>
          </w:p>
        </w:tc>
        <w:tc>
          <w:tcPr>
            <w:tcW w:w="3119" w:type="dxa"/>
          </w:tcPr>
          <w:p w14:paraId="7F1795F5" w14:textId="77777777" w:rsidR="00D9457B" w:rsidRDefault="00CF5763">
            <w:pPr>
              <w:spacing w:before="0" w:after="0"/>
              <w:ind w:firstLine="0"/>
              <w:jc w:val="left"/>
              <w:textAlignment w:val="top"/>
            </w:pPr>
            <w:r>
              <w:t>String</w:t>
            </w:r>
          </w:p>
        </w:tc>
        <w:tc>
          <w:tcPr>
            <w:tcW w:w="3119" w:type="dxa"/>
          </w:tcPr>
          <w:p w14:paraId="46E0C9AC" w14:textId="77777777" w:rsidR="00D9457B" w:rsidRDefault="00CF5763">
            <w:pPr>
              <w:spacing w:before="0" w:after="0"/>
              <w:ind w:firstLine="0"/>
              <w:jc w:val="left"/>
              <w:textAlignment w:val="top"/>
            </w:pPr>
            <w:r>
              <w:t>Họ khách hàng.</w:t>
            </w:r>
          </w:p>
        </w:tc>
      </w:tr>
      <w:tr w:rsidR="00D9457B" w14:paraId="2C732DBE" w14:textId="77777777" w:rsidTr="00D9457B">
        <w:trPr>
          <w:cantSplit/>
        </w:trPr>
        <w:tc>
          <w:tcPr>
            <w:tcW w:w="3119" w:type="dxa"/>
          </w:tcPr>
          <w:p w14:paraId="432F1092" w14:textId="77777777" w:rsidR="00D9457B" w:rsidRDefault="00CF5763">
            <w:pPr>
              <w:spacing w:before="0" w:after="0"/>
              <w:ind w:firstLine="0"/>
              <w:jc w:val="left"/>
              <w:textAlignment w:val="top"/>
            </w:pPr>
            <w:r>
              <w:t>customerLastName</w:t>
            </w:r>
          </w:p>
        </w:tc>
        <w:tc>
          <w:tcPr>
            <w:tcW w:w="3119" w:type="dxa"/>
          </w:tcPr>
          <w:p w14:paraId="7F9B7F30" w14:textId="77777777" w:rsidR="00D9457B" w:rsidRDefault="00CF5763">
            <w:pPr>
              <w:spacing w:before="0" w:after="0"/>
              <w:ind w:firstLine="0"/>
              <w:jc w:val="left"/>
              <w:textAlignment w:val="top"/>
            </w:pPr>
            <w:r>
              <w:t>String</w:t>
            </w:r>
          </w:p>
        </w:tc>
        <w:tc>
          <w:tcPr>
            <w:tcW w:w="3119" w:type="dxa"/>
          </w:tcPr>
          <w:p w14:paraId="0B6B3F97" w14:textId="77777777" w:rsidR="00D9457B" w:rsidRDefault="00CF5763">
            <w:pPr>
              <w:spacing w:before="0" w:after="0"/>
              <w:ind w:firstLine="0"/>
              <w:jc w:val="left"/>
              <w:textAlignment w:val="top"/>
            </w:pPr>
            <w:r>
              <w:t>Tên đệm khách hàng.</w:t>
            </w:r>
          </w:p>
        </w:tc>
      </w:tr>
      <w:tr w:rsidR="00D9457B" w14:paraId="025BFEDD" w14:textId="77777777" w:rsidTr="00D9457B">
        <w:trPr>
          <w:cantSplit/>
        </w:trPr>
        <w:tc>
          <w:tcPr>
            <w:tcW w:w="3119" w:type="dxa"/>
          </w:tcPr>
          <w:p w14:paraId="59AE9A1A" w14:textId="77777777" w:rsidR="00D9457B" w:rsidRDefault="00CF5763">
            <w:pPr>
              <w:spacing w:before="0" w:after="0"/>
              <w:ind w:firstLine="0"/>
              <w:jc w:val="left"/>
              <w:textAlignment w:val="top"/>
            </w:pPr>
            <w:r>
              <w:t>customerMobile</w:t>
            </w:r>
          </w:p>
        </w:tc>
        <w:tc>
          <w:tcPr>
            <w:tcW w:w="3119" w:type="dxa"/>
          </w:tcPr>
          <w:p w14:paraId="1A5ACD9C" w14:textId="77777777" w:rsidR="00D9457B" w:rsidRDefault="00CF5763">
            <w:pPr>
              <w:spacing w:before="0" w:after="0"/>
              <w:ind w:firstLine="0"/>
              <w:jc w:val="left"/>
              <w:textAlignment w:val="top"/>
            </w:pPr>
            <w:r>
              <w:t>String</w:t>
            </w:r>
          </w:p>
        </w:tc>
        <w:tc>
          <w:tcPr>
            <w:tcW w:w="3119" w:type="dxa"/>
          </w:tcPr>
          <w:p w14:paraId="288E9E4F" w14:textId="77777777" w:rsidR="00D9457B" w:rsidRDefault="00CF5763">
            <w:pPr>
              <w:spacing w:before="0" w:after="0"/>
              <w:ind w:firstLine="0"/>
              <w:jc w:val="left"/>
              <w:textAlignment w:val="top"/>
            </w:pPr>
            <w:r>
              <w:t>Số điện thoại khách hàng.</w:t>
            </w:r>
          </w:p>
        </w:tc>
      </w:tr>
      <w:tr w:rsidR="00D9457B" w14:paraId="75BCDB0E" w14:textId="77777777" w:rsidTr="00D9457B">
        <w:trPr>
          <w:cantSplit/>
        </w:trPr>
        <w:tc>
          <w:tcPr>
            <w:tcW w:w="3119" w:type="dxa"/>
          </w:tcPr>
          <w:p w14:paraId="1E4D26AD" w14:textId="77777777" w:rsidR="00D9457B" w:rsidRDefault="00CF5763">
            <w:pPr>
              <w:spacing w:before="0" w:after="0"/>
              <w:ind w:firstLine="0"/>
              <w:jc w:val="left"/>
              <w:textAlignment w:val="top"/>
            </w:pPr>
            <w:r>
              <w:t>customerMobileCountryCode</w:t>
            </w:r>
          </w:p>
        </w:tc>
        <w:tc>
          <w:tcPr>
            <w:tcW w:w="3119" w:type="dxa"/>
          </w:tcPr>
          <w:p w14:paraId="10D16BC8" w14:textId="77777777" w:rsidR="00D9457B" w:rsidRDefault="00CF5763">
            <w:pPr>
              <w:spacing w:before="0" w:after="0"/>
              <w:ind w:firstLine="0"/>
              <w:jc w:val="left"/>
              <w:textAlignment w:val="top"/>
            </w:pPr>
            <w:r>
              <w:t>String</w:t>
            </w:r>
          </w:p>
        </w:tc>
        <w:tc>
          <w:tcPr>
            <w:tcW w:w="3119" w:type="dxa"/>
          </w:tcPr>
          <w:p w14:paraId="4D209339" w14:textId="77777777" w:rsidR="00D9457B" w:rsidRDefault="00CF5763">
            <w:pPr>
              <w:spacing w:before="0" w:after="0"/>
              <w:ind w:firstLine="0"/>
              <w:jc w:val="left"/>
              <w:textAlignment w:val="top"/>
            </w:pPr>
            <w:r>
              <w:t>Mã quốc gia số điện thoại.</w:t>
            </w:r>
          </w:p>
        </w:tc>
      </w:tr>
      <w:tr w:rsidR="00D9457B" w14:paraId="57305F44" w14:textId="77777777" w:rsidTr="00D9457B">
        <w:trPr>
          <w:cantSplit/>
        </w:trPr>
        <w:tc>
          <w:tcPr>
            <w:tcW w:w="3119" w:type="dxa"/>
          </w:tcPr>
          <w:p w14:paraId="692C90C2" w14:textId="77777777" w:rsidR="00D9457B" w:rsidRDefault="00CF5763">
            <w:pPr>
              <w:spacing w:before="0" w:after="0"/>
              <w:ind w:firstLine="0"/>
              <w:jc w:val="left"/>
              <w:textAlignment w:val="top"/>
            </w:pPr>
            <w:r>
              <w:t>customerEmail</w:t>
            </w:r>
          </w:p>
        </w:tc>
        <w:tc>
          <w:tcPr>
            <w:tcW w:w="3119" w:type="dxa"/>
          </w:tcPr>
          <w:p w14:paraId="6DBA593C" w14:textId="77777777" w:rsidR="00D9457B" w:rsidRDefault="00CF5763">
            <w:pPr>
              <w:spacing w:before="0" w:after="0"/>
              <w:ind w:firstLine="0"/>
              <w:jc w:val="left"/>
              <w:textAlignment w:val="top"/>
            </w:pPr>
            <w:r>
              <w:t>String</w:t>
            </w:r>
          </w:p>
        </w:tc>
        <w:tc>
          <w:tcPr>
            <w:tcW w:w="3119" w:type="dxa"/>
          </w:tcPr>
          <w:p w14:paraId="20FE4F2E" w14:textId="77777777" w:rsidR="00D9457B" w:rsidRDefault="00CF5763">
            <w:pPr>
              <w:spacing w:before="0" w:after="0"/>
              <w:ind w:firstLine="0"/>
              <w:jc w:val="left"/>
              <w:textAlignment w:val="top"/>
            </w:pPr>
            <w:r>
              <w:t>Email khách hàng.</w:t>
            </w:r>
          </w:p>
        </w:tc>
      </w:tr>
      <w:tr w:rsidR="00D9457B" w14:paraId="2B6657B9" w14:textId="77777777" w:rsidTr="00D9457B">
        <w:trPr>
          <w:cantSplit/>
        </w:trPr>
        <w:tc>
          <w:tcPr>
            <w:tcW w:w="3119" w:type="dxa"/>
          </w:tcPr>
          <w:p w14:paraId="75C39F72" w14:textId="77777777" w:rsidR="00D9457B" w:rsidRDefault="00CF5763">
            <w:pPr>
              <w:spacing w:before="0" w:after="0"/>
              <w:ind w:firstLine="0"/>
              <w:jc w:val="left"/>
              <w:textAlignment w:val="top"/>
            </w:pPr>
            <w:r>
              <w:t>customerLanguageCode</w:t>
            </w:r>
          </w:p>
        </w:tc>
        <w:tc>
          <w:tcPr>
            <w:tcW w:w="3119" w:type="dxa"/>
          </w:tcPr>
          <w:p w14:paraId="6CC8E042" w14:textId="77777777" w:rsidR="00D9457B" w:rsidRDefault="00CF5763">
            <w:pPr>
              <w:spacing w:before="0" w:after="0"/>
              <w:ind w:firstLine="0"/>
              <w:jc w:val="left"/>
              <w:textAlignment w:val="top"/>
            </w:pPr>
            <w:r>
              <w:t>String</w:t>
            </w:r>
          </w:p>
        </w:tc>
        <w:tc>
          <w:tcPr>
            <w:tcW w:w="3119" w:type="dxa"/>
          </w:tcPr>
          <w:p w14:paraId="715029F4" w14:textId="77777777" w:rsidR="00D9457B" w:rsidRDefault="00CF5763">
            <w:pPr>
              <w:spacing w:before="0" w:after="0"/>
              <w:ind w:firstLine="0"/>
              <w:jc w:val="left"/>
              <w:textAlignment w:val="top"/>
            </w:pPr>
            <w:r>
              <w:t>Mã ngôn ngữ khách hàng.</w:t>
            </w:r>
          </w:p>
        </w:tc>
      </w:tr>
      <w:tr w:rsidR="00D9457B" w14:paraId="4A1E89E8" w14:textId="77777777" w:rsidTr="00D9457B">
        <w:trPr>
          <w:cantSplit/>
        </w:trPr>
        <w:tc>
          <w:tcPr>
            <w:tcW w:w="3119" w:type="dxa"/>
          </w:tcPr>
          <w:p w14:paraId="10402535" w14:textId="77777777" w:rsidR="00D9457B" w:rsidRDefault="00CF5763">
            <w:pPr>
              <w:spacing w:before="0" w:after="0"/>
              <w:ind w:firstLine="0"/>
              <w:jc w:val="left"/>
              <w:textAlignment w:val="top"/>
            </w:pPr>
            <w:r>
              <w:t>customerAddress</w:t>
            </w:r>
          </w:p>
        </w:tc>
        <w:tc>
          <w:tcPr>
            <w:tcW w:w="3119" w:type="dxa"/>
          </w:tcPr>
          <w:p w14:paraId="07E0234C" w14:textId="77777777" w:rsidR="00D9457B" w:rsidRDefault="00CF5763">
            <w:pPr>
              <w:spacing w:before="0" w:after="0"/>
              <w:ind w:firstLine="0"/>
              <w:jc w:val="left"/>
              <w:textAlignment w:val="top"/>
            </w:pPr>
            <w:r>
              <w:t>String</w:t>
            </w:r>
          </w:p>
        </w:tc>
        <w:tc>
          <w:tcPr>
            <w:tcW w:w="3119" w:type="dxa"/>
          </w:tcPr>
          <w:p w14:paraId="3CB6C133" w14:textId="77777777" w:rsidR="00D9457B" w:rsidRDefault="00CF5763">
            <w:pPr>
              <w:spacing w:before="0" w:after="0"/>
              <w:ind w:firstLine="0"/>
              <w:jc w:val="left"/>
              <w:textAlignment w:val="top"/>
            </w:pPr>
            <w:r>
              <w:t>Địa chỉ khách hàng.</w:t>
            </w:r>
          </w:p>
        </w:tc>
      </w:tr>
      <w:tr w:rsidR="00D9457B" w14:paraId="562FF377" w14:textId="77777777" w:rsidTr="00D9457B">
        <w:trPr>
          <w:cantSplit/>
        </w:trPr>
        <w:tc>
          <w:tcPr>
            <w:tcW w:w="3119" w:type="dxa"/>
          </w:tcPr>
          <w:p w14:paraId="109D74F5" w14:textId="77777777" w:rsidR="00D9457B" w:rsidRDefault="00CF5763">
            <w:pPr>
              <w:spacing w:before="0" w:after="0"/>
              <w:ind w:firstLine="0"/>
              <w:jc w:val="left"/>
              <w:textAlignment w:val="top"/>
            </w:pPr>
            <w:r>
              <w:t>customerAddressCity</w:t>
            </w:r>
          </w:p>
        </w:tc>
        <w:tc>
          <w:tcPr>
            <w:tcW w:w="3119" w:type="dxa"/>
          </w:tcPr>
          <w:p w14:paraId="039C8F28" w14:textId="77777777" w:rsidR="00D9457B" w:rsidRDefault="00CF5763">
            <w:pPr>
              <w:spacing w:before="0" w:after="0"/>
              <w:ind w:firstLine="0"/>
              <w:jc w:val="left"/>
              <w:textAlignment w:val="top"/>
            </w:pPr>
            <w:r>
              <w:t>String</w:t>
            </w:r>
          </w:p>
        </w:tc>
        <w:tc>
          <w:tcPr>
            <w:tcW w:w="3119" w:type="dxa"/>
          </w:tcPr>
          <w:p w14:paraId="282CB531" w14:textId="77777777" w:rsidR="00D9457B" w:rsidRDefault="00CF5763">
            <w:pPr>
              <w:spacing w:before="0" w:after="0"/>
              <w:ind w:firstLine="0"/>
              <w:jc w:val="left"/>
              <w:textAlignment w:val="top"/>
            </w:pPr>
            <w:r>
              <w:t>Thành phố của khách hàng.</w:t>
            </w:r>
          </w:p>
        </w:tc>
      </w:tr>
      <w:tr w:rsidR="00D9457B" w14:paraId="1782A3A6" w14:textId="77777777" w:rsidTr="00D9457B">
        <w:trPr>
          <w:cantSplit/>
        </w:trPr>
        <w:tc>
          <w:tcPr>
            <w:tcW w:w="3119" w:type="dxa"/>
          </w:tcPr>
          <w:p w14:paraId="089BEDD5" w14:textId="77777777" w:rsidR="00D9457B" w:rsidRDefault="00CF5763">
            <w:pPr>
              <w:spacing w:before="0" w:after="0"/>
              <w:ind w:firstLine="0"/>
              <w:jc w:val="left"/>
              <w:textAlignment w:val="top"/>
            </w:pPr>
            <w:r>
              <w:t>customerAddressPostCode</w:t>
            </w:r>
          </w:p>
        </w:tc>
        <w:tc>
          <w:tcPr>
            <w:tcW w:w="3119" w:type="dxa"/>
          </w:tcPr>
          <w:p w14:paraId="60FFB06F" w14:textId="77777777" w:rsidR="00D9457B" w:rsidRDefault="00CF5763">
            <w:pPr>
              <w:spacing w:before="0" w:after="0"/>
              <w:ind w:firstLine="0"/>
              <w:jc w:val="left"/>
              <w:textAlignment w:val="top"/>
            </w:pPr>
            <w:r>
              <w:t>String</w:t>
            </w:r>
          </w:p>
        </w:tc>
        <w:tc>
          <w:tcPr>
            <w:tcW w:w="3119" w:type="dxa"/>
          </w:tcPr>
          <w:p w14:paraId="4C208B09" w14:textId="77777777" w:rsidR="00D9457B" w:rsidRDefault="00CF5763">
            <w:pPr>
              <w:spacing w:before="0" w:after="0"/>
              <w:ind w:firstLine="0"/>
              <w:jc w:val="left"/>
              <w:textAlignment w:val="top"/>
            </w:pPr>
            <w:r>
              <w:t>Mã bưu chính của khách hàng.</w:t>
            </w:r>
          </w:p>
        </w:tc>
      </w:tr>
      <w:tr w:rsidR="00D9457B" w14:paraId="59EE9D57" w14:textId="77777777" w:rsidTr="00D9457B">
        <w:trPr>
          <w:cantSplit/>
        </w:trPr>
        <w:tc>
          <w:tcPr>
            <w:tcW w:w="3119" w:type="dxa"/>
          </w:tcPr>
          <w:p w14:paraId="09CCE6CF" w14:textId="77777777" w:rsidR="00D9457B" w:rsidRDefault="00CF5763">
            <w:pPr>
              <w:spacing w:before="0" w:after="0"/>
              <w:ind w:firstLine="0"/>
              <w:jc w:val="left"/>
              <w:textAlignment w:val="top"/>
            </w:pPr>
            <w:r>
              <w:lastRenderedPageBreak/>
              <w:t>customerAddressCountryCode</w:t>
            </w:r>
          </w:p>
        </w:tc>
        <w:tc>
          <w:tcPr>
            <w:tcW w:w="3119" w:type="dxa"/>
          </w:tcPr>
          <w:p w14:paraId="14BF3BF7" w14:textId="77777777" w:rsidR="00D9457B" w:rsidRDefault="00CF5763">
            <w:pPr>
              <w:spacing w:before="0" w:after="0"/>
              <w:ind w:firstLine="0"/>
              <w:jc w:val="left"/>
              <w:textAlignment w:val="top"/>
            </w:pPr>
            <w:r>
              <w:t>String</w:t>
            </w:r>
          </w:p>
        </w:tc>
        <w:tc>
          <w:tcPr>
            <w:tcW w:w="3119" w:type="dxa"/>
          </w:tcPr>
          <w:p w14:paraId="076C1F04" w14:textId="77777777" w:rsidR="00D9457B" w:rsidRDefault="00CF5763">
            <w:pPr>
              <w:spacing w:before="0" w:after="0"/>
              <w:ind w:firstLine="0"/>
              <w:jc w:val="left"/>
              <w:textAlignment w:val="top"/>
            </w:pPr>
            <w:r>
              <w:t>Mã quốc gia của khách hàng.</w:t>
            </w:r>
          </w:p>
        </w:tc>
      </w:tr>
    </w:tbl>
    <w:p w14:paraId="3216F7FC" w14:textId="77777777" w:rsidR="00D9457B" w:rsidRDefault="00CF5763">
      <w:pPr>
        <w:spacing w:after="0"/>
      </w:pPr>
      <w:r>
        <w:rPr>
          <w:b/>
        </w:rPr>
        <w:t>Response body — HTTP 200</w:t>
      </w:r>
    </w:p>
    <w:tbl>
      <w:tblPr>
        <w:tblStyle w:val="TableGrid"/>
        <w:tblW w:w="0" w:type="auto"/>
        <w:tblLook w:val="04A0" w:firstRow="1" w:lastRow="0" w:firstColumn="1" w:lastColumn="0" w:noHBand="0" w:noVBand="1"/>
      </w:tblPr>
      <w:tblGrid>
        <w:gridCol w:w="3116"/>
        <w:gridCol w:w="3115"/>
        <w:gridCol w:w="3116"/>
      </w:tblGrid>
      <w:tr w:rsidR="00D9457B" w14:paraId="322EC498" w14:textId="77777777" w:rsidTr="00D9457B">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36344F2C" w14:textId="77777777" w:rsidR="00D9457B" w:rsidRDefault="00CF5763">
            <w:pPr>
              <w:spacing w:before="0" w:after="0"/>
              <w:ind w:firstLine="0"/>
              <w:jc w:val="left"/>
              <w:textAlignment w:val="top"/>
            </w:pPr>
            <w:r>
              <w:t>Field name</w:t>
            </w:r>
          </w:p>
        </w:tc>
        <w:tc>
          <w:tcPr>
            <w:tcW w:w="3119" w:type="dxa"/>
            <w:shd w:val="clear" w:color="auto" w:fill="D9EAF7"/>
            <w:vAlign w:val="top"/>
          </w:tcPr>
          <w:p w14:paraId="0FCE0F8C" w14:textId="77777777" w:rsidR="00D9457B" w:rsidRDefault="00CF5763">
            <w:pPr>
              <w:spacing w:before="0" w:after="0"/>
              <w:ind w:firstLine="0"/>
              <w:jc w:val="left"/>
              <w:textAlignment w:val="top"/>
            </w:pPr>
            <w:r>
              <w:t>Data type</w:t>
            </w:r>
          </w:p>
        </w:tc>
        <w:tc>
          <w:tcPr>
            <w:tcW w:w="3119" w:type="dxa"/>
            <w:shd w:val="clear" w:color="auto" w:fill="D9EAF7"/>
            <w:vAlign w:val="top"/>
          </w:tcPr>
          <w:p w14:paraId="6F37290D" w14:textId="77777777" w:rsidR="00D9457B" w:rsidRDefault="00CF5763">
            <w:pPr>
              <w:spacing w:before="0" w:after="0"/>
              <w:ind w:firstLine="0"/>
              <w:jc w:val="left"/>
              <w:textAlignment w:val="top"/>
            </w:pPr>
            <w:r>
              <w:t>Description</w:t>
            </w:r>
          </w:p>
        </w:tc>
      </w:tr>
      <w:tr w:rsidR="00D9457B" w14:paraId="72C6352F" w14:textId="77777777" w:rsidTr="00D9457B">
        <w:trPr>
          <w:cantSplit/>
        </w:trPr>
        <w:tc>
          <w:tcPr>
            <w:tcW w:w="3119" w:type="dxa"/>
          </w:tcPr>
          <w:p w14:paraId="4738D236" w14:textId="77777777" w:rsidR="00D9457B" w:rsidRDefault="00CF5763">
            <w:pPr>
              <w:spacing w:before="0" w:after="0"/>
              <w:ind w:firstLine="0"/>
              <w:jc w:val="left"/>
              <w:textAlignment w:val="top"/>
            </w:pPr>
            <w:r>
              <w:t>code</w:t>
            </w:r>
          </w:p>
        </w:tc>
        <w:tc>
          <w:tcPr>
            <w:tcW w:w="3119" w:type="dxa"/>
          </w:tcPr>
          <w:p w14:paraId="69E53709" w14:textId="77777777" w:rsidR="00D9457B" w:rsidRDefault="00CF5763">
            <w:pPr>
              <w:spacing w:before="0" w:after="0"/>
              <w:ind w:firstLine="0"/>
              <w:jc w:val="left"/>
              <w:textAlignment w:val="top"/>
            </w:pPr>
            <w:r>
              <w:t>String</w:t>
            </w:r>
          </w:p>
        </w:tc>
        <w:tc>
          <w:tcPr>
            <w:tcW w:w="3119" w:type="dxa"/>
          </w:tcPr>
          <w:p w14:paraId="197D30CF" w14:textId="77777777" w:rsidR="00D9457B" w:rsidRDefault="00CF5763">
            <w:pPr>
              <w:spacing w:before="0" w:after="0"/>
              <w:ind w:firstLine="0"/>
              <w:jc w:val="left"/>
              <w:textAlignment w:val="top"/>
            </w:pPr>
            <w:r>
              <w:t>Mã kết quả; thành công trả về SUCCESS.</w:t>
            </w:r>
          </w:p>
        </w:tc>
      </w:tr>
      <w:tr w:rsidR="00D9457B" w14:paraId="73CC0772" w14:textId="77777777" w:rsidTr="00D9457B">
        <w:trPr>
          <w:cantSplit/>
        </w:trPr>
        <w:tc>
          <w:tcPr>
            <w:tcW w:w="3119" w:type="dxa"/>
          </w:tcPr>
          <w:p w14:paraId="38F350EC" w14:textId="77777777" w:rsidR="00D9457B" w:rsidRDefault="00CF5763">
            <w:pPr>
              <w:spacing w:before="0" w:after="0"/>
              <w:ind w:firstLine="0"/>
              <w:jc w:val="left"/>
              <w:textAlignment w:val="top"/>
            </w:pPr>
            <w:r>
              <w:t>message</w:t>
            </w:r>
          </w:p>
        </w:tc>
        <w:tc>
          <w:tcPr>
            <w:tcW w:w="3119" w:type="dxa"/>
          </w:tcPr>
          <w:p w14:paraId="69744985" w14:textId="77777777" w:rsidR="00D9457B" w:rsidRDefault="00CF5763">
            <w:pPr>
              <w:spacing w:before="0" w:after="0"/>
              <w:ind w:firstLine="0"/>
              <w:jc w:val="left"/>
              <w:textAlignment w:val="top"/>
            </w:pPr>
            <w:r>
              <w:t>String</w:t>
            </w:r>
          </w:p>
        </w:tc>
        <w:tc>
          <w:tcPr>
            <w:tcW w:w="3119" w:type="dxa"/>
          </w:tcPr>
          <w:p w14:paraId="2D3560B7" w14:textId="77777777" w:rsidR="00D9457B" w:rsidRDefault="00CF5763">
            <w:pPr>
              <w:spacing w:before="0" w:after="0"/>
              <w:ind w:firstLine="0"/>
              <w:jc w:val="left"/>
              <w:textAlignment w:val="top"/>
            </w:pPr>
            <w:r>
              <w:t>Thông báo kết quả xử lý.</w:t>
            </w:r>
          </w:p>
        </w:tc>
      </w:tr>
      <w:tr w:rsidR="00D9457B" w14:paraId="225FAD45" w14:textId="77777777" w:rsidTr="00D9457B">
        <w:trPr>
          <w:cantSplit/>
        </w:trPr>
        <w:tc>
          <w:tcPr>
            <w:tcW w:w="3119" w:type="dxa"/>
          </w:tcPr>
          <w:p w14:paraId="75469EBE" w14:textId="77777777" w:rsidR="00D9457B" w:rsidRDefault="00CF5763">
            <w:pPr>
              <w:spacing w:before="0" w:after="0"/>
              <w:ind w:firstLine="0"/>
              <w:jc w:val="left"/>
              <w:textAlignment w:val="top"/>
            </w:pPr>
            <w:r>
              <w:t>data</w:t>
            </w:r>
          </w:p>
        </w:tc>
        <w:tc>
          <w:tcPr>
            <w:tcW w:w="3119" w:type="dxa"/>
          </w:tcPr>
          <w:p w14:paraId="3144C274" w14:textId="77777777" w:rsidR="00D9457B" w:rsidRDefault="00CF5763">
            <w:pPr>
              <w:spacing w:before="0" w:after="0"/>
              <w:ind w:firstLine="0"/>
              <w:jc w:val="left"/>
              <w:textAlignment w:val="top"/>
            </w:pPr>
            <w:r>
              <w:t>Object / null</w:t>
            </w:r>
          </w:p>
        </w:tc>
        <w:tc>
          <w:tcPr>
            <w:tcW w:w="3119" w:type="dxa"/>
          </w:tcPr>
          <w:p w14:paraId="35E4B77B" w14:textId="77777777" w:rsidR="00D9457B" w:rsidRDefault="00CF5763">
            <w:pPr>
              <w:spacing w:before="0" w:after="0"/>
              <w:ind w:firstLine="0"/>
              <w:jc w:val="left"/>
              <w:textAlignment w:val="top"/>
            </w:pPr>
            <w:r>
              <w:t>Dữ liệu phản hồi; trả về null khi thành công.</w:t>
            </w:r>
          </w:p>
        </w:tc>
      </w:tr>
      <w:tr w:rsidR="00D9457B" w14:paraId="4B53FC81" w14:textId="77777777" w:rsidTr="00D9457B">
        <w:trPr>
          <w:cantSplit/>
        </w:trPr>
        <w:tc>
          <w:tcPr>
            <w:tcW w:w="3119" w:type="dxa"/>
          </w:tcPr>
          <w:p w14:paraId="4B8703C3" w14:textId="77777777" w:rsidR="00D9457B" w:rsidRDefault="00CF5763">
            <w:pPr>
              <w:spacing w:before="0" w:after="0"/>
              <w:ind w:firstLine="0"/>
              <w:jc w:val="left"/>
              <w:textAlignment w:val="top"/>
            </w:pPr>
            <w:r>
              <w:t>timestamp</w:t>
            </w:r>
          </w:p>
        </w:tc>
        <w:tc>
          <w:tcPr>
            <w:tcW w:w="3119" w:type="dxa"/>
          </w:tcPr>
          <w:p w14:paraId="15A82590" w14:textId="77777777" w:rsidR="00D9457B" w:rsidRDefault="00CF5763">
            <w:pPr>
              <w:spacing w:before="0" w:after="0"/>
              <w:ind w:firstLine="0"/>
              <w:jc w:val="left"/>
              <w:textAlignment w:val="top"/>
            </w:pPr>
            <w:r>
              <w:t>Instant</w:t>
            </w:r>
          </w:p>
        </w:tc>
        <w:tc>
          <w:tcPr>
            <w:tcW w:w="3119" w:type="dxa"/>
          </w:tcPr>
          <w:p w14:paraId="6EB5B0FE" w14:textId="77777777" w:rsidR="00D9457B" w:rsidRDefault="00CF5763">
            <w:pPr>
              <w:spacing w:before="0" w:after="0"/>
              <w:ind w:firstLine="0"/>
              <w:jc w:val="left"/>
              <w:textAlignment w:val="top"/>
            </w:pPr>
            <w:r>
              <w:t>Thời điểm tạo phản hồi.</w:t>
            </w:r>
          </w:p>
        </w:tc>
      </w:tr>
      <w:tr w:rsidR="00D9457B" w14:paraId="4FAB91E4" w14:textId="77777777" w:rsidTr="00D9457B">
        <w:trPr>
          <w:cantSplit/>
        </w:trPr>
        <w:tc>
          <w:tcPr>
            <w:tcW w:w="3119" w:type="dxa"/>
          </w:tcPr>
          <w:p w14:paraId="700AC0FE" w14:textId="77777777" w:rsidR="00D9457B" w:rsidRDefault="00CF5763">
            <w:pPr>
              <w:spacing w:before="0" w:after="0"/>
              <w:ind w:firstLine="0"/>
              <w:jc w:val="left"/>
              <w:textAlignment w:val="top"/>
            </w:pPr>
            <w:r>
              <w:t>traceId</w:t>
            </w:r>
          </w:p>
        </w:tc>
        <w:tc>
          <w:tcPr>
            <w:tcW w:w="3119" w:type="dxa"/>
          </w:tcPr>
          <w:p w14:paraId="679AD232" w14:textId="77777777" w:rsidR="00D9457B" w:rsidRDefault="00CF5763">
            <w:pPr>
              <w:spacing w:before="0" w:after="0"/>
              <w:ind w:firstLine="0"/>
              <w:jc w:val="left"/>
              <w:textAlignment w:val="top"/>
            </w:pPr>
            <w:r>
              <w:t>String</w:t>
            </w:r>
          </w:p>
        </w:tc>
        <w:tc>
          <w:tcPr>
            <w:tcW w:w="3119" w:type="dxa"/>
          </w:tcPr>
          <w:p w14:paraId="397EC72B" w14:textId="77777777" w:rsidR="00D9457B" w:rsidRDefault="00CF5763">
            <w:pPr>
              <w:spacing w:before="0" w:after="0"/>
              <w:ind w:firstLine="0"/>
              <w:jc w:val="left"/>
              <w:textAlignment w:val="top"/>
            </w:pPr>
            <w:r>
              <w:t>Mã truy vết giao dịch.</w:t>
            </w:r>
          </w:p>
        </w:tc>
      </w:tr>
      <w:tr w:rsidR="00D9457B" w14:paraId="3A604D87" w14:textId="77777777" w:rsidTr="00D9457B">
        <w:trPr>
          <w:cantSplit/>
        </w:trPr>
        <w:tc>
          <w:tcPr>
            <w:tcW w:w="3119" w:type="dxa"/>
          </w:tcPr>
          <w:p w14:paraId="0408A66F" w14:textId="77777777" w:rsidR="00D9457B" w:rsidRDefault="00CF5763">
            <w:pPr>
              <w:spacing w:before="0" w:after="0"/>
              <w:ind w:firstLine="0"/>
              <w:jc w:val="left"/>
              <w:textAlignment w:val="top"/>
            </w:pPr>
            <w:r>
              <w:t>correlationId</w:t>
            </w:r>
          </w:p>
        </w:tc>
        <w:tc>
          <w:tcPr>
            <w:tcW w:w="3119" w:type="dxa"/>
          </w:tcPr>
          <w:p w14:paraId="5AE59231" w14:textId="77777777" w:rsidR="00D9457B" w:rsidRDefault="00CF5763">
            <w:pPr>
              <w:spacing w:before="0" w:after="0"/>
              <w:ind w:firstLine="0"/>
              <w:jc w:val="left"/>
              <w:textAlignment w:val="top"/>
            </w:pPr>
            <w:r>
              <w:t>String</w:t>
            </w:r>
          </w:p>
        </w:tc>
        <w:tc>
          <w:tcPr>
            <w:tcW w:w="3119" w:type="dxa"/>
          </w:tcPr>
          <w:p w14:paraId="34263F8A" w14:textId="77777777" w:rsidR="00D9457B" w:rsidRDefault="00CF5763">
            <w:pPr>
              <w:spacing w:before="0" w:after="0"/>
              <w:ind w:firstLine="0"/>
              <w:jc w:val="left"/>
              <w:textAlignment w:val="top"/>
            </w:pPr>
            <w:r>
              <w:t>Mã tương quan giữa các dịch vụ.</w:t>
            </w:r>
          </w:p>
        </w:tc>
      </w:tr>
      <w:tr w:rsidR="00D9457B" w14:paraId="1ACB32F8" w14:textId="77777777" w:rsidTr="00D9457B">
        <w:trPr>
          <w:cantSplit/>
        </w:trPr>
        <w:tc>
          <w:tcPr>
            <w:tcW w:w="3119" w:type="dxa"/>
          </w:tcPr>
          <w:p w14:paraId="1B8AF6F5" w14:textId="77777777" w:rsidR="00D9457B" w:rsidRDefault="00CF5763">
            <w:pPr>
              <w:spacing w:before="0" w:after="0"/>
              <w:ind w:firstLine="0"/>
              <w:jc w:val="left"/>
              <w:textAlignment w:val="top"/>
            </w:pPr>
            <w:r>
              <w:t>requestId</w:t>
            </w:r>
          </w:p>
        </w:tc>
        <w:tc>
          <w:tcPr>
            <w:tcW w:w="3119" w:type="dxa"/>
          </w:tcPr>
          <w:p w14:paraId="3D30D059" w14:textId="77777777" w:rsidR="00D9457B" w:rsidRDefault="00CF5763">
            <w:pPr>
              <w:spacing w:before="0" w:after="0"/>
              <w:ind w:firstLine="0"/>
              <w:jc w:val="left"/>
              <w:textAlignment w:val="top"/>
            </w:pPr>
            <w:r>
              <w:t>String</w:t>
            </w:r>
          </w:p>
        </w:tc>
        <w:tc>
          <w:tcPr>
            <w:tcW w:w="3119" w:type="dxa"/>
          </w:tcPr>
          <w:p w14:paraId="14B5BAC7" w14:textId="77777777" w:rsidR="00D9457B" w:rsidRDefault="00CF5763">
            <w:pPr>
              <w:spacing w:before="0" w:after="0"/>
              <w:ind w:firstLine="0"/>
              <w:jc w:val="left"/>
              <w:textAlignment w:val="top"/>
            </w:pPr>
            <w:r>
              <w:t>Mã định danh yêu cầu.</w:t>
            </w:r>
          </w:p>
        </w:tc>
      </w:tr>
    </w:tbl>
    <w:p w14:paraId="006F234C" w14:textId="77777777" w:rsidR="00D9457B" w:rsidRDefault="00D9457B"/>
    <w:p w14:paraId="42A9CDDC" w14:textId="77777777" w:rsidR="00F22650" w:rsidRDefault="00F22650"/>
    <w:p w14:paraId="074B540F" w14:textId="77777777" w:rsidR="00F22650" w:rsidRDefault="00F22650"/>
    <w:p w14:paraId="6FE467F0" w14:textId="77777777" w:rsidR="00F22650" w:rsidRDefault="00F22650"/>
    <w:p w14:paraId="28744DA3" w14:textId="77777777" w:rsidR="00F22650" w:rsidRDefault="00F22650"/>
    <w:p w14:paraId="10D32BFA" w14:textId="77777777" w:rsidR="00F22650" w:rsidRDefault="00F22650"/>
    <w:p w14:paraId="104ACD6C" w14:textId="77777777" w:rsidR="00F22650" w:rsidRDefault="00F22650"/>
    <w:p w14:paraId="20B7532C" w14:textId="77777777" w:rsidR="00F22650" w:rsidRDefault="00F22650"/>
    <w:p w14:paraId="33FE7589" w14:textId="77777777" w:rsidR="00F22650" w:rsidRDefault="00F22650"/>
    <w:p w14:paraId="43EFC53D" w14:textId="77777777" w:rsidR="00515DA7" w:rsidRDefault="00515DA7">
      <w:pPr>
        <w:pStyle w:val="Heading3"/>
        <w:rPr>
          <w:rFonts w:eastAsia="Times New Roman" w:cs="Times New Roman"/>
        </w:rPr>
      </w:pPr>
      <w:bookmarkStart w:id="298" w:name="_Toc240965954"/>
      <w:r>
        <w:rPr>
          <w:rFonts w:eastAsia="Times New Roman" w:cs="Times New Roman"/>
        </w:rPr>
        <w:lastRenderedPageBreak/>
        <w:t>Notification</w:t>
      </w:r>
      <w:bookmarkEnd w:id="298"/>
    </w:p>
    <w:p w14:paraId="606E7F0A" w14:textId="77777777" w:rsidR="00263080" w:rsidRPr="00263080" w:rsidRDefault="00263080" w:rsidP="00263080">
      <w:r>
        <w:t xml:space="preserve">Source code: </w:t>
      </w:r>
      <w:r w:rsidRPr="00263080">
        <w:t>https://gitlab.shb.com.vn/core-card/card-token-management/notification-service</w:t>
      </w:r>
    </w:p>
    <w:p w14:paraId="0A0C8039" w14:textId="77777777" w:rsidR="00C9009B" w:rsidRDefault="006E2142">
      <w:pPr>
        <w:ind w:firstLine="0"/>
        <w:jc w:val="left"/>
      </w:pPr>
      <w:r>
        <w:rPr>
          <w:b/>
          <w:sz w:val="26"/>
        </w:rPr>
        <w:t>1. POST /api/v1/ntf/card-linked</w:t>
      </w:r>
    </w:p>
    <w:p w14:paraId="1C9FB92A" w14:textId="77777777" w:rsidR="00C9009B" w:rsidRDefault="006E2142">
      <w:pPr>
        <w:ind w:firstLine="0"/>
        <w:jc w:val="left"/>
      </w:pPr>
      <w:r>
        <w:t>Mô tả: API gửi notification liên kết card thành công</w:t>
      </w:r>
      <w:r w:rsidR="007603F4">
        <w:t>.</w:t>
      </w:r>
    </w:p>
    <w:p w14:paraId="368F4B69" w14:textId="77777777" w:rsidR="00C9009B" w:rsidRDefault="006E2142">
      <w:pPr>
        <w:ind w:firstLine="0"/>
        <w:jc w:val="left"/>
      </w:pPr>
      <w:r>
        <w:t>Request body</w:t>
      </w:r>
    </w:p>
    <w:tbl>
      <w:tblPr>
        <w:tblStyle w:val="TableGrid"/>
        <w:tblW w:w="0" w:type="auto"/>
        <w:tblLook w:val="04A0" w:firstRow="1" w:lastRow="0" w:firstColumn="1" w:lastColumn="0" w:noHBand="0" w:noVBand="1"/>
      </w:tblPr>
      <w:tblGrid>
        <w:gridCol w:w="3115"/>
        <w:gridCol w:w="3114"/>
        <w:gridCol w:w="3118"/>
      </w:tblGrid>
      <w:tr w:rsidR="00C9009B" w14:paraId="6D1807C8"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324CDC1A" w14:textId="77777777" w:rsidR="00C9009B" w:rsidRDefault="006E2142">
            <w:pPr>
              <w:ind w:firstLine="0"/>
              <w:jc w:val="left"/>
            </w:pPr>
            <w:r>
              <w:t>Field name</w:t>
            </w:r>
          </w:p>
        </w:tc>
        <w:tc>
          <w:tcPr>
            <w:tcW w:w="3119" w:type="dxa"/>
            <w:shd w:val="clear" w:color="auto" w:fill="D9EAF7"/>
            <w:vAlign w:val="top"/>
          </w:tcPr>
          <w:p w14:paraId="49A4ACEF" w14:textId="77777777" w:rsidR="00C9009B" w:rsidRDefault="006E2142">
            <w:pPr>
              <w:ind w:firstLine="0"/>
              <w:jc w:val="left"/>
            </w:pPr>
            <w:r>
              <w:t>Data type</w:t>
            </w:r>
          </w:p>
        </w:tc>
        <w:tc>
          <w:tcPr>
            <w:tcW w:w="3119" w:type="dxa"/>
            <w:shd w:val="clear" w:color="auto" w:fill="D9EAF7"/>
            <w:vAlign w:val="top"/>
          </w:tcPr>
          <w:p w14:paraId="4D8B1E58" w14:textId="77777777" w:rsidR="00C9009B" w:rsidRDefault="006E2142">
            <w:pPr>
              <w:ind w:firstLine="0"/>
              <w:jc w:val="left"/>
            </w:pPr>
            <w:r>
              <w:t>Description</w:t>
            </w:r>
          </w:p>
        </w:tc>
      </w:tr>
      <w:tr w:rsidR="00C9009B" w14:paraId="415569B4" w14:textId="77777777" w:rsidTr="00C9009B">
        <w:trPr>
          <w:cantSplit/>
        </w:trPr>
        <w:tc>
          <w:tcPr>
            <w:tcW w:w="3119" w:type="dxa"/>
          </w:tcPr>
          <w:p w14:paraId="4DEF807C" w14:textId="77777777" w:rsidR="00C9009B" w:rsidRDefault="006E2142">
            <w:pPr>
              <w:ind w:firstLine="0"/>
              <w:jc w:val="left"/>
            </w:pPr>
            <w:r>
              <w:t>requestId</w:t>
            </w:r>
          </w:p>
        </w:tc>
        <w:tc>
          <w:tcPr>
            <w:tcW w:w="3119" w:type="dxa"/>
          </w:tcPr>
          <w:p w14:paraId="7821068F" w14:textId="77777777" w:rsidR="00C9009B" w:rsidRDefault="006E2142">
            <w:pPr>
              <w:ind w:firstLine="0"/>
              <w:jc w:val="left"/>
            </w:pPr>
            <w:r>
              <w:t>String</w:t>
            </w:r>
          </w:p>
        </w:tc>
        <w:tc>
          <w:tcPr>
            <w:tcW w:w="3119" w:type="dxa"/>
          </w:tcPr>
          <w:p w14:paraId="2605A346" w14:textId="77777777" w:rsidR="00C9009B" w:rsidRDefault="006E2142">
            <w:pPr>
              <w:ind w:firstLine="0"/>
              <w:jc w:val="left"/>
            </w:pPr>
            <w:r>
              <w:t>Request ID do hệ thống gọi API cung cấp.</w:t>
            </w:r>
          </w:p>
        </w:tc>
      </w:tr>
      <w:tr w:rsidR="00C9009B" w14:paraId="23F0ABF6" w14:textId="77777777" w:rsidTr="00C9009B">
        <w:trPr>
          <w:cantSplit/>
        </w:trPr>
        <w:tc>
          <w:tcPr>
            <w:tcW w:w="3119" w:type="dxa"/>
          </w:tcPr>
          <w:p w14:paraId="04C4FDDA" w14:textId="77777777" w:rsidR="00C9009B" w:rsidRDefault="006E2142">
            <w:pPr>
              <w:ind w:firstLine="0"/>
              <w:jc w:val="left"/>
            </w:pPr>
            <w:r>
              <w:t>correlationId</w:t>
            </w:r>
          </w:p>
        </w:tc>
        <w:tc>
          <w:tcPr>
            <w:tcW w:w="3119" w:type="dxa"/>
          </w:tcPr>
          <w:p w14:paraId="144B5769" w14:textId="77777777" w:rsidR="00C9009B" w:rsidRDefault="006E2142">
            <w:pPr>
              <w:ind w:firstLine="0"/>
              <w:jc w:val="left"/>
            </w:pPr>
            <w:r>
              <w:t>String</w:t>
            </w:r>
          </w:p>
        </w:tc>
        <w:tc>
          <w:tcPr>
            <w:tcW w:w="3119" w:type="dxa"/>
          </w:tcPr>
          <w:p w14:paraId="29650800" w14:textId="77777777" w:rsidR="00C9009B" w:rsidRDefault="006E2142">
            <w:pPr>
              <w:ind w:firstLine="0"/>
              <w:jc w:val="left"/>
            </w:pPr>
            <w:r>
              <w:t>Correlation ID dùng xuyên suốt giao dịch.</w:t>
            </w:r>
          </w:p>
        </w:tc>
      </w:tr>
      <w:tr w:rsidR="00C9009B" w14:paraId="14CA687B" w14:textId="77777777" w:rsidTr="00C9009B">
        <w:trPr>
          <w:cantSplit/>
        </w:trPr>
        <w:tc>
          <w:tcPr>
            <w:tcW w:w="3119" w:type="dxa"/>
          </w:tcPr>
          <w:p w14:paraId="6301CC8A" w14:textId="77777777" w:rsidR="00C9009B" w:rsidRDefault="006E2142">
            <w:pPr>
              <w:ind w:firstLine="0"/>
              <w:jc w:val="left"/>
            </w:pPr>
            <w:r>
              <w:t>idempotencyKey</w:t>
            </w:r>
          </w:p>
        </w:tc>
        <w:tc>
          <w:tcPr>
            <w:tcW w:w="3119" w:type="dxa"/>
          </w:tcPr>
          <w:p w14:paraId="5710B19C" w14:textId="77777777" w:rsidR="00C9009B" w:rsidRDefault="006E2142">
            <w:pPr>
              <w:ind w:firstLine="0"/>
              <w:jc w:val="left"/>
            </w:pPr>
            <w:r>
              <w:t>String</w:t>
            </w:r>
          </w:p>
        </w:tc>
        <w:tc>
          <w:tcPr>
            <w:tcW w:w="3119" w:type="dxa"/>
          </w:tcPr>
          <w:p w14:paraId="367A8198" w14:textId="77777777" w:rsidR="00C9009B" w:rsidRDefault="006E2142">
            <w:pPr>
              <w:ind w:firstLine="0"/>
              <w:jc w:val="left"/>
            </w:pPr>
            <w:r>
              <w:t>Idempotency key dùng để chống xử lý trùng request.</w:t>
            </w:r>
          </w:p>
        </w:tc>
      </w:tr>
      <w:tr w:rsidR="00C9009B" w14:paraId="4ECAF7AC" w14:textId="77777777" w:rsidTr="00C9009B">
        <w:trPr>
          <w:cantSplit/>
        </w:trPr>
        <w:tc>
          <w:tcPr>
            <w:tcW w:w="3119" w:type="dxa"/>
          </w:tcPr>
          <w:p w14:paraId="3416FC5E" w14:textId="77777777" w:rsidR="00C9009B" w:rsidRDefault="006E2142">
            <w:pPr>
              <w:ind w:firstLine="0"/>
              <w:jc w:val="left"/>
            </w:pPr>
            <w:r>
              <w:t>timestamp</w:t>
            </w:r>
          </w:p>
        </w:tc>
        <w:tc>
          <w:tcPr>
            <w:tcW w:w="3119" w:type="dxa"/>
          </w:tcPr>
          <w:p w14:paraId="70DC7923" w14:textId="77777777" w:rsidR="00C9009B" w:rsidRDefault="006E2142">
            <w:pPr>
              <w:ind w:firstLine="0"/>
              <w:jc w:val="left"/>
            </w:pPr>
            <w:r>
              <w:t>Instant</w:t>
            </w:r>
          </w:p>
        </w:tc>
        <w:tc>
          <w:tcPr>
            <w:tcW w:w="3119" w:type="dxa"/>
          </w:tcPr>
          <w:p w14:paraId="55202F7F" w14:textId="77777777" w:rsidR="00C9009B" w:rsidRDefault="006E2142">
            <w:pPr>
              <w:ind w:firstLine="0"/>
              <w:jc w:val="left"/>
            </w:pPr>
            <w:r>
              <w:t>Thời điểm tạo request theo chuẩn ISO-8601.</w:t>
            </w:r>
          </w:p>
        </w:tc>
      </w:tr>
      <w:tr w:rsidR="00C9009B" w14:paraId="17752E16" w14:textId="77777777" w:rsidTr="00C9009B">
        <w:trPr>
          <w:cantSplit/>
        </w:trPr>
        <w:tc>
          <w:tcPr>
            <w:tcW w:w="3119" w:type="dxa"/>
          </w:tcPr>
          <w:p w14:paraId="5B8C67D6" w14:textId="77777777" w:rsidR="00C9009B" w:rsidRDefault="006E2142">
            <w:pPr>
              <w:ind w:firstLine="0"/>
              <w:jc w:val="left"/>
            </w:pPr>
            <w:r>
              <w:t>metadata</w:t>
            </w:r>
          </w:p>
        </w:tc>
        <w:tc>
          <w:tcPr>
            <w:tcW w:w="3119" w:type="dxa"/>
          </w:tcPr>
          <w:p w14:paraId="34785B3A" w14:textId="77777777" w:rsidR="00C9009B" w:rsidRDefault="006E2142">
            <w:pPr>
              <w:ind w:firstLine="0"/>
              <w:jc w:val="left"/>
            </w:pPr>
            <w:r>
              <w:t>Object</w:t>
            </w:r>
          </w:p>
        </w:tc>
        <w:tc>
          <w:tcPr>
            <w:tcW w:w="3119" w:type="dxa"/>
          </w:tcPr>
          <w:p w14:paraId="08509BC9" w14:textId="77777777" w:rsidR="00C9009B" w:rsidRDefault="006E2142">
            <w:pPr>
              <w:ind w:firstLine="0"/>
              <w:jc w:val="left"/>
            </w:pPr>
            <w:r>
              <w:t>Metadata mở rộng của request.</w:t>
            </w:r>
          </w:p>
        </w:tc>
      </w:tr>
      <w:tr w:rsidR="00C9009B" w14:paraId="185C1660" w14:textId="77777777" w:rsidTr="00C9009B">
        <w:trPr>
          <w:cantSplit/>
        </w:trPr>
        <w:tc>
          <w:tcPr>
            <w:tcW w:w="3119" w:type="dxa"/>
          </w:tcPr>
          <w:p w14:paraId="0575C116" w14:textId="77777777" w:rsidR="00C9009B" w:rsidRDefault="006E2142">
            <w:pPr>
              <w:ind w:firstLine="0"/>
              <w:jc w:val="left"/>
            </w:pPr>
            <w:r>
              <w:t>payload</w:t>
            </w:r>
          </w:p>
        </w:tc>
        <w:tc>
          <w:tcPr>
            <w:tcW w:w="3119" w:type="dxa"/>
          </w:tcPr>
          <w:p w14:paraId="117D1A39" w14:textId="77777777" w:rsidR="00C9009B" w:rsidRDefault="006E2142">
            <w:pPr>
              <w:ind w:firstLine="0"/>
              <w:jc w:val="left"/>
            </w:pPr>
            <w:r>
              <w:t>Object</w:t>
            </w:r>
          </w:p>
        </w:tc>
        <w:tc>
          <w:tcPr>
            <w:tcW w:w="3119" w:type="dxa"/>
          </w:tcPr>
          <w:p w14:paraId="0763BD26" w14:textId="77777777" w:rsidR="00C9009B" w:rsidRDefault="006E2142">
            <w:pPr>
              <w:ind w:firstLine="0"/>
              <w:jc w:val="left"/>
            </w:pPr>
            <w:r>
              <w:t>Payload nghiệp vụ.</w:t>
            </w:r>
          </w:p>
        </w:tc>
      </w:tr>
      <w:tr w:rsidR="00C9009B" w14:paraId="0615CB56" w14:textId="77777777" w:rsidTr="00C9009B">
        <w:trPr>
          <w:cantSplit/>
        </w:trPr>
        <w:tc>
          <w:tcPr>
            <w:tcW w:w="3119" w:type="dxa"/>
          </w:tcPr>
          <w:p w14:paraId="1FD323DD" w14:textId="77777777" w:rsidR="00C9009B" w:rsidRDefault="006E2142">
            <w:pPr>
              <w:ind w:firstLine="0"/>
              <w:jc w:val="left"/>
            </w:pPr>
            <w:r>
              <w:t>payload.action</w:t>
            </w:r>
          </w:p>
        </w:tc>
        <w:tc>
          <w:tcPr>
            <w:tcW w:w="3119" w:type="dxa"/>
          </w:tcPr>
          <w:p w14:paraId="0213979A" w14:textId="77777777" w:rsidR="00C9009B" w:rsidRDefault="006E2142">
            <w:pPr>
              <w:ind w:firstLine="0"/>
              <w:jc w:val="left"/>
            </w:pPr>
            <w:r>
              <w:t>String</w:t>
            </w:r>
          </w:p>
        </w:tc>
        <w:tc>
          <w:tcPr>
            <w:tcW w:w="3119" w:type="dxa"/>
          </w:tcPr>
          <w:p w14:paraId="44AB98E8" w14:textId="77777777" w:rsidR="00C9009B" w:rsidRDefault="006E2142">
            <w:pPr>
              <w:ind w:firstLine="0"/>
              <w:jc w:val="left"/>
            </w:pPr>
            <w:r>
              <w:t>Action gửi notification; bắt buộc. Giá trị: SEND_CARD_LINKED.</w:t>
            </w:r>
          </w:p>
        </w:tc>
      </w:tr>
      <w:tr w:rsidR="00C9009B" w14:paraId="56B9A01F" w14:textId="77777777" w:rsidTr="00C9009B">
        <w:trPr>
          <w:cantSplit/>
        </w:trPr>
        <w:tc>
          <w:tcPr>
            <w:tcW w:w="3119" w:type="dxa"/>
          </w:tcPr>
          <w:p w14:paraId="0D265E90" w14:textId="77777777" w:rsidR="00C9009B" w:rsidRDefault="006E2142">
            <w:pPr>
              <w:ind w:firstLine="0"/>
              <w:jc w:val="left"/>
            </w:pPr>
            <w:r>
              <w:lastRenderedPageBreak/>
              <w:t>payload.tokenId</w:t>
            </w:r>
          </w:p>
        </w:tc>
        <w:tc>
          <w:tcPr>
            <w:tcW w:w="3119" w:type="dxa"/>
          </w:tcPr>
          <w:p w14:paraId="14067642" w14:textId="77777777" w:rsidR="00C9009B" w:rsidRDefault="006E2142">
            <w:pPr>
              <w:ind w:firstLine="0"/>
              <w:jc w:val="left"/>
            </w:pPr>
            <w:r>
              <w:t>Long</w:t>
            </w:r>
          </w:p>
        </w:tc>
        <w:tc>
          <w:tcPr>
            <w:tcW w:w="3119" w:type="dxa"/>
          </w:tcPr>
          <w:p w14:paraId="56F38171" w14:textId="77777777" w:rsidR="00C9009B" w:rsidRDefault="006E2142">
            <w:pPr>
              <w:ind w:firstLine="0"/>
              <w:jc w:val="left"/>
            </w:pPr>
            <w:r>
              <w:t>Token ID nội bộ của CTM; bắt buộc.</w:t>
            </w:r>
          </w:p>
        </w:tc>
      </w:tr>
      <w:tr w:rsidR="00C9009B" w14:paraId="2FC2B26D" w14:textId="77777777" w:rsidTr="00C9009B">
        <w:trPr>
          <w:cantSplit/>
        </w:trPr>
        <w:tc>
          <w:tcPr>
            <w:tcW w:w="3119" w:type="dxa"/>
          </w:tcPr>
          <w:p w14:paraId="2A409776" w14:textId="77777777" w:rsidR="00C9009B" w:rsidRDefault="006E2142">
            <w:pPr>
              <w:ind w:firstLine="0"/>
              <w:jc w:val="left"/>
            </w:pPr>
            <w:r>
              <w:t>payload.tspTokenRequestorId</w:t>
            </w:r>
          </w:p>
        </w:tc>
        <w:tc>
          <w:tcPr>
            <w:tcW w:w="3119" w:type="dxa"/>
          </w:tcPr>
          <w:p w14:paraId="0AFF4750" w14:textId="77777777" w:rsidR="00C9009B" w:rsidRDefault="006E2142">
            <w:pPr>
              <w:ind w:firstLine="0"/>
              <w:jc w:val="left"/>
            </w:pPr>
            <w:r>
              <w:t>String</w:t>
            </w:r>
          </w:p>
        </w:tc>
        <w:tc>
          <w:tcPr>
            <w:tcW w:w="3119" w:type="dxa"/>
          </w:tcPr>
          <w:p w14:paraId="7E5F7970" w14:textId="77777777" w:rsidR="00C9009B" w:rsidRDefault="006E2142">
            <w:pPr>
              <w:ind w:firstLine="0"/>
              <w:jc w:val="left"/>
            </w:pPr>
            <w:r>
              <w:t>Token Requestor ID tại TSP; bắt buộc.</w:t>
            </w:r>
          </w:p>
        </w:tc>
      </w:tr>
      <w:tr w:rsidR="00C9009B" w14:paraId="17AFFACA" w14:textId="77777777" w:rsidTr="00C9009B">
        <w:trPr>
          <w:cantSplit/>
        </w:trPr>
        <w:tc>
          <w:tcPr>
            <w:tcW w:w="3119" w:type="dxa"/>
          </w:tcPr>
          <w:p w14:paraId="5B43D96F" w14:textId="77777777" w:rsidR="00C9009B" w:rsidRDefault="006E2142">
            <w:pPr>
              <w:ind w:firstLine="0"/>
              <w:jc w:val="left"/>
            </w:pPr>
            <w:r>
              <w:t>payload.issuerCardId</w:t>
            </w:r>
          </w:p>
        </w:tc>
        <w:tc>
          <w:tcPr>
            <w:tcW w:w="3119" w:type="dxa"/>
          </w:tcPr>
          <w:p w14:paraId="54F96F5C" w14:textId="77777777" w:rsidR="00C9009B" w:rsidRDefault="006E2142">
            <w:pPr>
              <w:ind w:firstLine="0"/>
              <w:jc w:val="left"/>
            </w:pPr>
            <w:r>
              <w:t>String</w:t>
            </w:r>
          </w:p>
        </w:tc>
        <w:tc>
          <w:tcPr>
            <w:tcW w:w="3119" w:type="dxa"/>
          </w:tcPr>
          <w:p w14:paraId="0031F5D1" w14:textId="77777777" w:rsidR="00C9009B" w:rsidRDefault="006E2142">
            <w:pPr>
              <w:ind w:firstLine="0"/>
              <w:jc w:val="left"/>
            </w:pPr>
            <w:r>
              <w:t>Card ID trên hệ thống issuer; bắt buộc.</w:t>
            </w:r>
          </w:p>
        </w:tc>
      </w:tr>
    </w:tbl>
    <w:p w14:paraId="5534E323" w14:textId="77777777" w:rsidR="00C9009B" w:rsidRDefault="006E2142">
      <w:pPr>
        <w:ind w:firstLine="0"/>
        <w:jc w:val="left"/>
      </w:pPr>
      <w:r>
        <w:t>Response body — HTTP 200</w:t>
      </w:r>
    </w:p>
    <w:tbl>
      <w:tblPr>
        <w:tblStyle w:val="TableGrid"/>
        <w:tblW w:w="0" w:type="auto"/>
        <w:tblLook w:val="04A0" w:firstRow="1" w:lastRow="0" w:firstColumn="1" w:lastColumn="0" w:noHBand="0" w:noVBand="1"/>
      </w:tblPr>
      <w:tblGrid>
        <w:gridCol w:w="3117"/>
        <w:gridCol w:w="3115"/>
        <w:gridCol w:w="3115"/>
      </w:tblGrid>
      <w:tr w:rsidR="00C9009B" w14:paraId="2F17B14B"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68FA900F" w14:textId="77777777" w:rsidR="00C9009B" w:rsidRDefault="006E2142">
            <w:pPr>
              <w:ind w:firstLine="0"/>
              <w:jc w:val="left"/>
            </w:pPr>
            <w:r>
              <w:t>Field name</w:t>
            </w:r>
          </w:p>
        </w:tc>
        <w:tc>
          <w:tcPr>
            <w:tcW w:w="3119" w:type="dxa"/>
            <w:shd w:val="clear" w:color="auto" w:fill="D9EAF7"/>
            <w:vAlign w:val="top"/>
          </w:tcPr>
          <w:p w14:paraId="6F757367" w14:textId="77777777" w:rsidR="00C9009B" w:rsidRDefault="006E2142">
            <w:pPr>
              <w:ind w:firstLine="0"/>
              <w:jc w:val="left"/>
            </w:pPr>
            <w:r>
              <w:t>Data type</w:t>
            </w:r>
          </w:p>
        </w:tc>
        <w:tc>
          <w:tcPr>
            <w:tcW w:w="3119" w:type="dxa"/>
            <w:shd w:val="clear" w:color="auto" w:fill="D9EAF7"/>
            <w:vAlign w:val="top"/>
          </w:tcPr>
          <w:p w14:paraId="07D91C19" w14:textId="77777777" w:rsidR="00C9009B" w:rsidRDefault="006E2142">
            <w:pPr>
              <w:ind w:firstLine="0"/>
              <w:jc w:val="left"/>
            </w:pPr>
            <w:r>
              <w:t>Description</w:t>
            </w:r>
          </w:p>
        </w:tc>
      </w:tr>
      <w:tr w:rsidR="00C9009B" w14:paraId="0DDA9CB2" w14:textId="77777777" w:rsidTr="00C9009B">
        <w:trPr>
          <w:cantSplit/>
        </w:trPr>
        <w:tc>
          <w:tcPr>
            <w:tcW w:w="3119" w:type="dxa"/>
          </w:tcPr>
          <w:p w14:paraId="3AF9454A" w14:textId="77777777" w:rsidR="00C9009B" w:rsidRDefault="006E2142">
            <w:pPr>
              <w:ind w:firstLine="0"/>
              <w:jc w:val="left"/>
            </w:pPr>
            <w:r>
              <w:t>code</w:t>
            </w:r>
          </w:p>
        </w:tc>
        <w:tc>
          <w:tcPr>
            <w:tcW w:w="3119" w:type="dxa"/>
          </w:tcPr>
          <w:p w14:paraId="07E406D2" w14:textId="77777777" w:rsidR="00C9009B" w:rsidRDefault="006E2142">
            <w:pPr>
              <w:ind w:firstLine="0"/>
              <w:jc w:val="left"/>
            </w:pPr>
            <w:r>
              <w:t>String</w:t>
            </w:r>
          </w:p>
        </w:tc>
        <w:tc>
          <w:tcPr>
            <w:tcW w:w="3119" w:type="dxa"/>
          </w:tcPr>
          <w:p w14:paraId="51E65F15" w14:textId="77777777" w:rsidR="00C9009B" w:rsidRDefault="006E2142">
            <w:pPr>
              <w:ind w:firstLine="0"/>
              <w:jc w:val="left"/>
            </w:pPr>
            <w:r>
              <w:t>Mã kết quả; thành công trả về SUCCESS.</w:t>
            </w:r>
          </w:p>
        </w:tc>
      </w:tr>
      <w:tr w:rsidR="00C9009B" w14:paraId="351D8DF7" w14:textId="77777777" w:rsidTr="00C9009B">
        <w:trPr>
          <w:cantSplit/>
        </w:trPr>
        <w:tc>
          <w:tcPr>
            <w:tcW w:w="3119" w:type="dxa"/>
          </w:tcPr>
          <w:p w14:paraId="16BA1A01" w14:textId="77777777" w:rsidR="00C9009B" w:rsidRDefault="006E2142">
            <w:pPr>
              <w:ind w:firstLine="0"/>
              <w:jc w:val="left"/>
            </w:pPr>
            <w:r>
              <w:t>message</w:t>
            </w:r>
          </w:p>
        </w:tc>
        <w:tc>
          <w:tcPr>
            <w:tcW w:w="3119" w:type="dxa"/>
          </w:tcPr>
          <w:p w14:paraId="7C845AD2" w14:textId="77777777" w:rsidR="00C9009B" w:rsidRDefault="006E2142">
            <w:pPr>
              <w:ind w:firstLine="0"/>
              <w:jc w:val="left"/>
            </w:pPr>
            <w:r>
              <w:t>String</w:t>
            </w:r>
          </w:p>
        </w:tc>
        <w:tc>
          <w:tcPr>
            <w:tcW w:w="3119" w:type="dxa"/>
          </w:tcPr>
          <w:p w14:paraId="7C9D2EE9" w14:textId="77777777" w:rsidR="00C9009B" w:rsidRDefault="006E2142">
            <w:pPr>
              <w:ind w:firstLine="0"/>
              <w:jc w:val="left"/>
            </w:pPr>
            <w:r>
              <w:t>Thông báo kết quả xử lý.</w:t>
            </w:r>
          </w:p>
        </w:tc>
      </w:tr>
      <w:tr w:rsidR="00C9009B" w14:paraId="45D43E13" w14:textId="77777777" w:rsidTr="00C9009B">
        <w:trPr>
          <w:cantSplit/>
        </w:trPr>
        <w:tc>
          <w:tcPr>
            <w:tcW w:w="3119" w:type="dxa"/>
          </w:tcPr>
          <w:p w14:paraId="49DC172B" w14:textId="77777777" w:rsidR="00C9009B" w:rsidRDefault="006E2142">
            <w:pPr>
              <w:ind w:firstLine="0"/>
              <w:jc w:val="left"/>
            </w:pPr>
            <w:r>
              <w:t>data</w:t>
            </w:r>
          </w:p>
        </w:tc>
        <w:tc>
          <w:tcPr>
            <w:tcW w:w="3119" w:type="dxa"/>
          </w:tcPr>
          <w:p w14:paraId="1B71AFAE" w14:textId="77777777" w:rsidR="00C9009B" w:rsidRDefault="006E2142">
            <w:pPr>
              <w:ind w:firstLine="0"/>
              <w:jc w:val="left"/>
            </w:pPr>
            <w:r>
              <w:t>Object</w:t>
            </w:r>
          </w:p>
        </w:tc>
        <w:tc>
          <w:tcPr>
            <w:tcW w:w="3119" w:type="dxa"/>
          </w:tcPr>
          <w:p w14:paraId="736D5EA1" w14:textId="77777777" w:rsidR="00C9009B" w:rsidRDefault="006E2142">
            <w:pPr>
              <w:ind w:firstLine="0"/>
              <w:jc w:val="left"/>
            </w:pPr>
            <w:r>
              <w:t>Kết quả tổng hợp việc gửi notification.</w:t>
            </w:r>
          </w:p>
        </w:tc>
      </w:tr>
      <w:tr w:rsidR="00C9009B" w14:paraId="57783C82" w14:textId="77777777" w:rsidTr="00C9009B">
        <w:trPr>
          <w:cantSplit/>
        </w:trPr>
        <w:tc>
          <w:tcPr>
            <w:tcW w:w="3119" w:type="dxa"/>
          </w:tcPr>
          <w:p w14:paraId="7A5E34D8" w14:textId="77777777" w:rsidR="00C9009B" w:rsidRDefault="006E2142">
            <w:pPr>
              <w:ind w:firstLine="0"/>
              <w:jc w:val="left"/>
            </w:pPr>
            <w:r>
              <w:t>data.totalSuccess</w:t>
            </w:r>
          </w:p>
        </w:tc>
        <w:tc>
          <w:tcPr>
            <w:tcW w:w="3119" w:type="dxa"/>
          </w:tcPr>
          <w:p w14:paraId="0B1E296C" w14:textId="77777777" w:rsidR="00C9009B" w:rsidRDefault="006E2142">
            <w:pPr>
              <w:ind w:firstLine="0"/>
              <w:jc w:val="left"/>
            </w:pPr>
            <w:r>
              <w:t>Integer</w:t>
            </w:r>
          </w:p>
        </w:tc>
        <w:tc>
          <w:tcPr>
            <w:tcW w:w="3119" w:type="dxa"/>
          </w:tcPr>
          <w:p w14:paraId="1F27DDE4" w14:textId="77777777" w:rsidR="00C9009B" w:rsidRDefault="006E2142">
            <w:pPr>
              <w:ind w:firstLine="0"/>
              <w:jc w:val="left"/>
            </w:pPr>
            <w:r>
              <w:t>Số notification gửi thành công.</w:t>
            </w:r>
          </w:p>
        </w:tc>
      </w:tr>
      <w:tr w:rsidR="00C9009B" w14:paraId="15CADCE2" w14:textId="77777777" w:rsidTr="00C9009B">
        <w:trPr>
          <w:cantSplit/>
        </w:trPr>
        <w:tc>
          <w:tcPr>
            <w:tcW w:w="3119" w:type="dxa"/>
          </w:tcPr>
          <w:p w14:paraId="3AB62869" w14:textId="77777777" w:rsidR="00C9009B" w:rsidRDefault="006E2142">
            <w:pPr>
              <w:ind w:firstLine="0"/>
              <w:jc w:val="left"/>
            </w:pPr>
            <w:r>
              <w:t>data.totalFailed</w:t>
            </w:r>
          </w:p>
        </w:tc>
        <w:tc>
          <w:tcPr>
            <w:tcW w:w="3119" w:type="dxa"/>
          </w:tcPr>
          <w:p w14:paraId="79390E2C" w14:textId="77777777" w:rsidR="00C9009B" w:rsidRDefault="006E2142">
            <w:pPr>
              <w:ind w:firstLine="0"/>
              <w:jc w:val="left"/>
            </w:pPr>
            <w:r>
              <w:t>Integer</w:t>
            </w:r>
          </w:p>
        </w:tc>
        <w:tc>
          <w:tcPr>
            <w:tcW w:w="3119" w:type="dxa"/>
          </w:tcPr>
          <w:p w14:paraId="1CE19982" w14:textId="77777777" w:rsidR="00C9009B" w:rsidRDefault="006E2142">
            <w:pPr>
              <w:ind w:firstLine="0"/>
              <w:jc w:val="left"/>
            </w:pPr>
            <w:r>
              <w:t>Số notification gửi thất bại.</w:t>
            </w:r>
          </w:p>
        </w:tc>
      </w:tr>
      <w:tr w:rsidR="00C9009B" w14:paraId="63362CA2" w14:textId="77777777" w:rsidTr="00C9009B">
        <w:trPr>
          <w:cantSplit/>
        </w:trPr>
        <w:tc>
          <w:tcPr>
            <w:tcW w:w="3119" w:type="dxa"/>
          </w:tcPr>
          <w:p w14:paraId="2288769C" w14:textId="77777777" w:rsidR="00C9009B" w:rsidRDefault="006E2142">
            <w:pPr>
              <w:ind w:firstLine="0"/>
              <w:jc w:val="left"/>
            </w:pPr>
            <w:r>
              <w:t>data.details</w:t>
            </w:r>
          </w:p>
        </w:tc>
        <w:tc>
          <w:tcPr>
            <w:tcW w:w="3119" w:type="dxa"/>
          </w:tcPr>
          <w:p w14:paraId="683B1476" w14:textId="77777777" w:rsidR="00C9009B" w:rsidRDefault="006E2142">
            <w:pPr>
              <w:ind w:firstLine="0"/>
              <w:jc w:val="left"/>
            </w:pPr>
            <w:r>
              <w:t>List&lt;Object&gt;</w:t>
            </w:r>
          </w:p>
        </w:tc>
        <w:tc>
          <w:tcPr>
            <w:tcW w:w="3119" w:type="dxa"/>
          </w:tcPr>
          <w:p w14:paraId="3D8CF23F" w14:textId="77777777" w:rsidR="00C9009B" w:rsidRDefault="006E2142">
            <w:pPr>
              <w:ind w:firstLine="0"/>
              <w:jc w:val="left"/>
            </w:pPr>
            <w:r>
              <w:t>Danh sách kết quả gửi theo từng kênh notification.</w:t>
            </w:r>
          </w:p>
        </w:tc>
      </w:tr>
      <w:tr w:rsidR="00C9009B" w14:paraId="073154B4" w14:textId="77777777" w:rsidTr="00C9009B">
        <w:trPr>
          <w:cantSplit/>
        </w:trPr>
        <w:tc>
          <w:tcPr>
            <w:tcW w:w="3119" w:type="dxa"/>
          </w:tcPr>
          <w:p w14:paraId="305B2336" w14:textId="77777777" w:rsidR="00C9009B" w:rsidRDefault="006E2142">
            <w:pPr>
              <w:ind w:firstLine="0"/>
              <w:jc w:val="left"/>
            </w:pPr>
            <w:r>
              <w:lastRenderedPageBreak/>
              <w:t>data.details[].ntfCode</w:t>
            </w:r>
          </w:p>
        </w:tc>
        <w:tc>
          <w:tcPr>
            <w:tcW w:w="3119" w:type="dxa"/>
          </w:tcPr>
          <w:p w14:paraId="336298B9" w14:textId="77777777" w:rsidR="00C9009B" w:rsidRDefault="006E2142">
            <w:pPr>
              <w:ind w:firstLine="0"/>
              <w:jc w:val="left"/>
            </w:pPr>
            <w:r>
              <w:t>String</w:t>
            </w:r>
          </w:p>
        </w:tc>
        <w:tc>
          <w:tcPr>
            <w:tcW w:w="3119" w:type="dxa"/>
          </w:tcPr>
          <w:p w14:paraId="6889BD55" w14:textId="77777777" w:rsidR="00C9009B" w:rsidRDefault="006E2142">
            <w:pPr>
              <w:ind w:firstLine="0"/>
              <w:jc w:val="left"/>
            </w:pPr>
            <w:r>
              <w:t>Mã mẫu notification được sử dụng.</w:t>
            </w:r>
          </w:p>
        </w:tc>
      </w:tr>
      <w:tr w:rsidR="00C9009B" w14:paraId="2317EB3D" w14:textId="77777777" w:rsidTr="00C9009B">
        <w:trPr>
          <w:cantSplit/>
        </w:trPr>
        <w:tc>
          <w:tcPr>
            <w:tcW w:w="3119" w:type="dxa"/>
          </w:tcPr>
          <w:p w14:paraId="0A8B234F" w14:textId="77777777" w:rsidR="00C9009B" w:rsidRDefault="006E2142">
            <w:pPr>
              <w:ind w:firstLine="0"/>
              <w:jc w:val="left"/>
            </w:pPr>
            <w:r>
              <w:t>data.details[].channel</w:t>
            </w:r>
          </w:p>
        </w:tc>
        <w:tc>
          <w:tcPr>
            <w:tcW w:w="3119" w:type="dxa"/>
          </w:tcPr>
          <w:p w14:paraId="16D63DBB" w14:textId="77777777" w:rsidR="00C9009B" w:rsidRDefault="006E2142">
            <w:pPr>
              <w:ind w:firstLine="0"/>
              <w:jc w:val="left"/>
            </w:pPr>
            <w:r>
              <w:t>NotificationChannel</w:t>
            </w:r>
          </w:p>
        </w:tc>
        <w:tc>
          <w:tcPr>
            <w:tcW w:w="3119" w:type="dxa"/>
          </w:tcPr>
          <w:p w14:paraId="340AF2F8" w14:textId="77777777" w:rsidR="00C9009B" w:rsidRDefault="006E2142">
            <w:pPr>
              <w:ind w:firstLine="0"/>
              <w:jc w:val="left"/>
            </w:pPr>
            <w:r>
              <w:t>Kênh gửi notification. Giá trị: SMS, EMAIL, PUSH.</w:t>
            </w:r>
          </w:p>
        </w:tc>
      </w:tr>
      <w:tr w:rsidR="00C9009B" w14:paraId="165A6E8A" w14:textId="77777777" w:rsidTr="00C9009B">
        <w:trPr>
          <w:cantSplit/>
        </w:trPr>
        <w:tc>
          <w:tcPr>
            <w:tcW w:w="3119" w:type="dxa"/>
          </w:tcPr>
          <w:p w14:paraId="67A84026" w14:textId="77777777" w:rsidR="00C9009B" w:rsidRDefault="006E2142">
            <w:pPr>
              <w:ind w:firstLine="0"/>
              <w:jc w:val="left"/>
            </w:pPr>
            <w:r>
              <w:t>data.details[].status</w:t>
            </w:r>
          </w:p>
        </w:tc>
        <w:tc>
          <w:tcPr>
            <w:tcW w:w="3119" w:type="dxa"/>
          </w:tcPr>
          <w:p w14:paraId="3CB1EC76" w14:textId="77777777" w:rsidR="00C9009B" w:rsidRDefault="006E2142">
            <w:pPr>
              <w:ind w:firstLine="0"/>
              <w:jc w:val="left"/>
            </w:pPr>
            <w:r>
              <w:t>String</w:t>
            </w:r>
          </w:p>
        </w:tc>
        <w:tc>
          <w:tcPr>
            <w:tcW w:w="3119" w:type="dxa"/>
          </w:tcPr>
          <w:p w14:paraId="10C951F9" w14:textId="77777777" w:rsidR="00C9009B" w:rsidRDefault="006E2142">
            <w:pPr>
              <w:ind w:firstLine="0"/>
              <w:jc w:val="left"/>
            </w:pPr>
            <w:r>
              <w:t>Trạng thái gửi notification. Giá trị: SUCCESS, FAILED.</w:t>
            </w:r>
          </w:p>
        </w:tc>
      </w:tr>
      <w:tr w:rsidR="00C9009B" w14:paraId="6CDFBF02" w14:textId="77777777" w:rsidTr="00C9009B">
        <w:trPr>
          <w:cantSplit/>
        </w:trPr>
        <w:tc>
          <w:tcPr>
            <w:tcW w:w="3119" w:type="dxa"/>
          </w:tcPr>
          <w:p w14:paraId="264F56A3" w14:textId="77777777" w:rsidR="00C9009B" w:rsidRDefault="006E2142">
            <w:pPr>
              <w:ind w:firstLine="0"/>
              <w:jc w:val="left"/>
            </w:pPr>
            <w:r>
              <w:t>data.details[].errorCode</w:t>
            </w:r>
          </w:p>
        </w:tc>
        <w:tc>
          <w:tcPr>
            <w:tcW w:w="3119" w:type="dxa"/>
          </w:tcPr>
          <w:p w14:paraId="4CBB6F06" w14:textId="77777777" w:rsidR="00C9009B" w:rsidRDefault="006E2142">
            <w:pPr>
              <w:ind w:firstLine="0"/>
              <w:jc w:val="left"/>
            </w:pPr>
            <w:r>
              <w:t>String</w:t>
            </w:r>
          </w:p>
        </w:tc>
        <w:tc>
          <w:tcPr>
            <w:tcW w:w="3119" w:type="dxa"/>
          </w:tcPr>
          <w:p w14:paraId="4D9F21C7" w14:textId="77777777" w:rsidR="00C9009B" w:rsidRDefault="006E2142">
            <w:pPr>
              <w:ind w:firstLine="0"/>
              <w:jc w:val="left"/>
            </w:pPr>
            <w:r>
              <w:t>Mã lỗi của lần gửi; chỉ có khi gửi thất bại.</w:t>
            </w:r>
          </w:p>
        </w:tc>
      </w:tr>
      <w:tr w:rsidR="00C9009B" w14:paraId="513C8CFC" w14:textId="77777777" w:rsidTr="00C9009B">
        <w:trPr>
          <w:cantSplit/>
        </w:trPr>
        <w:tc>
          <w:tcPr>
            <w:tcW w:w="3119" w:type="dxa"/>
          </w:tcPr>
          <w:p w14:paraId="5EAFA942" w14:textId="77777777" w:rsidR="00C9009B" w:rsidRDefault="006E2142">
            <w:pPr>
              <w:ind w:firstLine="0"/>
              <w:jc w:val="left"/>
            </w:pPr>
            <w:r>
              <w:t>data.details[].errorMessage</w:t>
            </w:r>
          </w:p>
        </w:tc>
        <w:tc>
          <w:tcPr>
            <w:tcW w:w="3119" w:type="dxa"/>
          </w:tcPr>
          <w:p w14:paraId="13FD3ACC" w14:textId="77777777" w:rsidR="00C9009B" w:rsidRDefault="006E2142">
            <w:pPr>
              <w:ind w:firstLine="0"/>
              <w:jc w:val="left"/>
            </w:pPr>
            <w:r>
              <w:t>String</w:t>
            </w:r>
          </w:p>
        </w:tc>
        <w:tc>
          <w:tcPr>
            <w:tcW w:w="3119" w:type="dxa"/>
          </w:tcPr>
          <w:p w14:paraId="74C55436" w14:textId="77777777" w:rsidR="00C9009B" w:rsidRDefault="006E2142">
            <w:pPr>
              <w:ind w:firstLine="0"/>
              <w:jc w:val="left"/>
            </w:pPr>
            <w:r>
              <w:t>Mô tả lỗi của lần gửi; chỉ có khi gửi thất bại.</w:t>
            </w:r>
          </w:p>
        </w:tc>
      </w:tr>
      <w:tr w:rsidR="00C9009B" w14:paraId="4BA6C05C" w14:textId="77777777" w:rsidTr="00C9009B">
        <w:trPr>
          <w:cantSplit/>
        </w:trPr>
        <w:tc>
          <w:tcPr>
            <w:tcW w:w="3119" w:type="dxa"/>
          </w:tcPr>
          <w:p w14:paraId="1AF972A5" w14:textId="77777777" w:rsidR="00C9009B" w:rsidRDefault="006E2142">
            <w:pPr>
              <w:ind w:firstLine="0"/>
              <w:jc w:val="left"/>
            </w:pPr>
            <w:r>
              <w:t>timestamp</w:t>
            </w:r>
          </w:p>
        </w:tc>
        <w:tc>
          <w:tcPr>
            <w:tcW w:w="3119" w:type="dxa"/>
          </w:tcPr>
          <w:p w14:paraId="6EAFE846" w14:textId="77777777" w:rsidR="00C9009B" w:rsidRDefault="006E2142">
            <w:pPr>
              <w:ind w:firstLine="0"/>
              <w:jc w:val="left"/>
            </w:pPr>
            <w:r>
              <w:t>Instant</w:t>
            </w:r>
          </w:p>
        </w:tc>
        <w:tc>
          <w:tcPr>
            <w:tcW w:w="3119" w:type="dxa"/>
          </w:tcPr>
          <w:p w14:paraId="6D6EB871" w14:textId="77777777" w:rsidR="00C9009B" w:rsidRDefault="006E2142">
            <w:pPr>
              <w:ind w:firstLine="0"/>
              <w:jc w:val="left"/>
            </w:pPr>
            <w:r>
              <w:t>Thời điểm tạo response theo chuẩn ISO-8601.</w:t>
            </w:r>
          </w:p>
        </w:tc>
      </w:tr>
      <w:tr w:rsidR="00C9009B" w14:paraId="3FC70C05" w14:textId="77777777" w:rsidTr="00C9009B">
        <w:trPr>
          <w:cantSplit/>
        </w:trPr>
        <w:tc>
          <w:tcPr>
            <w:tcW w:w="3119" w:type="dxa"/>
          </w:tcPr>
          <w:p w14:paraId="572E6642" w14:textId="77777777" w:rsidR="00C9009B" w:rsidRDefault="006E2142">
            <w:pPr>
              <w:ind w:firstLine="0"/>
              <w:jc w:val="left"/>
            </w:pPr>
            <w:r>
              <w:t>traceId</w:t>
            </w:r>
          </w:p>
        </w:tc>
        <w:tc>
          <w:tcPr>
            <w:tcW w:w="3119" w:type="dxa"/>
          </w:tcPr>
          <w:p w14:paraId="2A15CDD7" w14:textId="77777777" w:rsidR="00C9009B" w:rsidRDefault="006E2142">
            <w:pPr>
              <w:ind w:firstLine="0"/>
              <w:jc w:val="left"/>
            </w:pPr>
            <w:r>
              <w:t>String</w:t>
            </w:r>
          </w:p>
        </w:tc>
        <w:tc>
          <w:tcPr>
            <w:tcW w:w="3119" w:type="dxa"/>
          </w:tcPr>
          <w:p w14:paraId="21867F1C" w14:textId="77777777" w:rsidR="00C9009B" w:rsidRDefault="006E2142">
            <w:pPr>
              <w:ind w:firstLine="0"/>
              <w:jc w:val="left"/>
            </w:pPr>
            <w:r>
              <w:t>Trace ID của request.</w:t>
            </w:r>
          </w:p>
        </w:tc>
      </w:tr>
      <w:tr w:rsidR="00C9009B" w14:paraId="685303E6" w14:textId="77777777" w:rsidTr="00C9009B">
        <w:trPr>
          <w:cantSplit/>
        </w:trPr>
        <w:tc>
          <w:tcPr>
            <w:tcW w:w="3119" w:type="dxa"/>
          </w:tcPr>
          <w:p w14:paraId="5224F428" w14:textId="77777777" w:rsidR="00C9009B" w:rsidRDefault="006E2142">
            <w:pPr>
              <w:ind w:firstLine="0"/>
              <w:jc w:val="left"/>
            </w:pPr>
            <w:r>
              <w:t>correlationId</w:t>
            </w:r>
          </w:p>
        </w:tc>
        <w:tc>
          <w:tcPr>
            <w:tcW w:w="3119" w:type="dxa"/>
          </w:tcPr>
          <w:p w14:paraId="6EB78249" w14:textId="77777777" w:rsidR="00C9009B" w:rsidRDefault="006E2142">
            <w:pPr>
              <w:ind w:firstLine="0"/>
              <w:jc w:val="left"/>
            </w:pPr>
            <w:r>
              <w:t>String</w:t>
            </w:r>
          </w:p>
        </w:tc>
        <w:tc>
          <w:tcPr>
            <w:tcW w:w="3119" w:type="dxa"/>
          </w:tcPr>
          <w:p w14:paraId="110E2FF8" w14:textId="77777777" w:rsidR="00C9009B" w:rsidRDefault="006E2142">
            <w:pPr>
              <w:ind w:firstLine="0"/>
              <w:jc w:val="left"/>
            </w:pPr>
            <w:r>
              <w:t>Correlation ID dùng xuyên suốt giao dịch.</w:t>
            </w:r>
          </w:p>
        </w:tc>
      </w:tr>
      <w:tr w:rsidR="00C9009B" w14:paraId="642E813E" w14:textId="77777777" w:rsidTr="00C9009B">
        <w:trPr>
          <w:cantSplit/>
        </w:trPr>
        <w:tc>
          <w:tcPr>
            <w:tcW w:w="3119" w:type="dxa"/>
          </w:tcPr>
          <w:p w14:paraId="53C98158" w14:textId="77777777" w:rsidR="00C9009B" w:rsidRDefault="006E2142">
            <w:pPr>
              <w:ind w:firstLine="0"/>
              <w:jc w:val="left"/>
            </w:pPr>
            <w:r>
              <w:t>requestId</w:t>
            </w:r>
          </w:p>
        </w:tc>
        <w:tc>
          <w:tcPr>
            <w:tcW w:w="3119" w:type="dxa"/>
          </w:tcPr>
          <w:p w14:paraId="7473F14B" w14:textId="77777777" w:rsidR="00C9009B" w:rsidRDefault="006E2142">
            <w:pPr>
              <w:ind w:firstLine="0"/>
              <w:jc w:val="left"/>
            </w:pPr>
            <w:r>
              <w:t>String</w:t>
            </w:r>
          </w:p>
        </w:tc>
        <w:tc>
          <w:tcPr>
            <w:tcW w:w="3119" w:type="dxa"/>
          </w:tcPr>
          <w:p w14:paraId="1EFCD2C5" w14:textId="77777777" w:rsidR="00C9009B" w:rsidRDefault="006E2142">
            <w:pPr>
              <w:ind w:firstLine="0"/>
              <w:jc w:val="left"/>
            </w:pPr>
            <w:r>
              <w:t>Request ID do hệ thống gọi API cung cấp.</w:t>
            </w:r>
          </w:p>
        </w:tc>
      </w:tr>
    </w:tbl>
    <w:p w14:paraId="672111C5" w14:textId="77777777" w:rsidR="00C9009B" w:rsidRDefault="006E2142">
      <w:pPr>
        <w:ind w:firstLine="0"/>
        <w:jc w:val="left"/>
      </w:pPr>
      <w:r>
        <w:rPr>
          <w:b/>
          <w:sz w:val="26"/>
        </w:rPr>
        <w:t>2. POST /api/v1/ntf/card-link-failed</w:t>
      </w:r>
    </w:p>
    <w:p w14:paraId="7AB3A222" w14:textId="77777777" w:rsidR="00C9009B" w:rsidRDefault="006E2142">
      <w:pPr>
        <w:ind w:firstLine="0"/>
        <w:jc w:val="left"/>
      </w:pPr>
      <w:r>
        <w:t xml:space="preserve">Mô tả: API gửi notification liên kết card thất bại </w:t>
      </w:r>
    </w:p>
    <w:p w14:paraId="585FDDF3" w14:textId="77777777" w:rsidR="00C9009B" w:rsidRDefault="006E2142">
      <w:pPr>
        <w:ind w:firstLine="0"/>
        <w:jc w:val="left"/>
      </w:pPr>
      <w:r>
        <w:t>Request body</w:t>
      </w:r>
    </w:p>
    <w:tbl>
      <w:tblPr>
        <w:tblStyle w:val="TableGrid"/>
        <w:tblW w:w="0" w:type="auto"/>
        <w:tblLook w:val="04A0" w:firstRow="1" w:lastRow="0" w:firstColumn="1" w:lastColumn="0" w:noHBand="0" w:noVBand="1"/>
      </w:tblPr>
      <w:tblGrid>
        <w:gridCol w:w="3013"/>
        <w:gridCol w:w="2978"/>
        <w:gridCol w:w="3356"/>
      </w:tblGrid>
      <w:tr w:rsidR="00C9009B" w14:paraId="2B3EDBE6"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70D286D2" w14:textId="77777777" w:rsidR="00C9009B" w:rsidRDefault="006E2142">
            <w:pPr>
              <w:ind w:firstLine="0"/>
              <w:jc w:val="left"/>
            </w:pPr>
            <w:r>
              <w:lastRenderedPageBreak/>
              <w:t>Field name</w:t>
            </w:r>
          </w:p>
        </w:tc>
        <w:tc>
          <w:tcPr>
            <w:tcW w:w="3119" w:type="dxa"/>
            <w:shd w:val="clear" w:color="auto" w:fill="D9EAF7"/>
            <w:vAlign w:val="top"/>
          </w:tcPr>
          <w:p w14:paraId="578B146F" w14:textId="77777777" w:rsidR="00C9009B" w:rsidRDefault="006E2142">
            <w:pPr>
              <w:ind w:firstLine="0"/>
              <w:jc w:val="left"/>
            </w:pPr>
            <w:r>
              <w:t>Data type</w:t>
            </w:r>
          </w:p>
        </w:tc>
        <w:tc>
          <w:tcPr>
            <w:tcW w:w="3119" w:type="dxa"/>
            <w:shd w:val="clear" w:color="auto" w:fill="D9EAF7"/>
            <w:vAlign w:val="top"/>
          </w:tcPr>
          <w:p w14:paraId="0D9BC0C4" w14:textId="77777777" w:rsidR="00C9009B" w:rsidRDefault="006E2142">
            <w:pPr>
              <w:ind w:firstLine="0"/>
              <w:jc w:val="left"/>
            </w:pPr>
            <w:r>
              <w:t>Description</w:t>
            </w:r>
          </w:p>
        </w:tc>
      </w:tr>
      <w:tr w:rsidR="00C9009B" w14:paraId="6169CB23" w14:textId="77777777" w:rsidTr="00C9009B">
        <w:trPr>
          <w:cantSplit/>
        </w:trPr>
        <w:tc>
          <w:tcPr>
            <w:tcW w:w="3119" w:type="dxa"/>
          </w:tcPr>
          <w:p w14:paraId="2586BEFA" w14:textId="77777777" w:rsidR="00C9009B" w:rsidRDefault="006E2142">
            <w:pPr>
              <w:ind w:firstLine="0"/>
              <w:jc w:val="left"/>
            </w:pPr>
            <w:r>
              <w:t>requestId</w:t>
            </w:r>
          </w:p>
        </w:tc>
        <w:tc>
          <w:tcPr>
            <w:tcW w:w="3119" w:type="dxa"/>
          </w:tcPr>
          <w:p w14:paraId="3D594E0B" w14:textId="77777777" w:rsidR="00C9009B" w:rsidRDefault="006E2142">
            <w:pPr>
              <w:ind w:firstLine="0"/>
              <w:jc w:val="left"/>
            </w:pPr>
            <w:r>
              <w:t>String</w:t>
            </w:r>
          </w:p>
        </w:tc>
        <w:tc>
          <w:tcPr>
            <w:tcW w:w="3119" w:type="dxa"/>
          </w:tcPr>
          <w:p w14:paraId="2613D1F1" w14:textId="77777777" w:rsidR="00C9009B" w:rsidRDefault="006E2142">
            <w:pPr>
              <w:ind w:firstLine="0"/>
              <w:jc w:val="left"/>
            </w:pPr>
            <w:r>
              <w:t>Request ID do hệ thống gọi API cung cấp.</w:t>
            </w:r>
          </w:p>
        </w:tc>
      </w:tr>
      <w:tr w:rsidR="00C9009B" w14:paraId="27707CFD" w14:textId="77777777" w:rsidTr="00C9009B">
        <w:trPr>
          <w:cantSplit/>
        </w:trPr>
        <w:tc>
          <w:tcPr>
            <w:tcW w:w="3119" w:type="dxa"/>
          </w:tcPr>
          <w:p w14:paraId="32A2ED95" w14:textId="77777777" w:rsidR="00C9009B" w:rsidRDefault="006E2142">
            <w:pPr>
              <w:ind w:firstLine="0"/>
              <w:jc w:val="left"/>
            </w:pPr>
            <w:r>
              <w:t>correlationId</w:t>
            </w:r>
          </w:p>
        </w:tc>
        <w:tc>
          <w:tcPr>
            <w:tcW w:w="3119" w:type="dxa"/>
          </w:tcPr>
          <w:p w14:paraId="2F814E3D" w14:textId="77777777" w:rsidR="00C9009B" w:rsidRDefault="006E2142">
            <w:pPr>
              <w:ind w:firstLine="0"/>
              <w:jc w:val="left"/>
            </w:pPr>
            <w:r>
              <w:t>String</w:t>
            </w:r>
          </w:p>
        </w:tc>
        <w:tc>
          <w:tcPr>
            <w:tcW w:w="3119" w:type="dxa"/>
          </w:tcPr>
          <w:p w14:paraId="0EA33D39" w14:textId="77777777" w:rsidR="00C9009B" w:rsidRDefault="006E2142">
            <w:pPr>
              <w:ind w:firstLine="0"/>
              <w:jc w:val="left"/>
            </w:pPr>
            <w:r>
              <w:t>Correlation ID dùng xuyên suốt giao dịch.</w:t>
            </w:r>
          </w:p>
        </w:tc>
      </w:tr>
      <w:tr w:rsidR="00C9009B" w14:paraId="7AD14572" w14:textId="77777777" w:rsidTr="00C9009B">
        <w:trPr>
          <w:cantSplit/>
        </w:trPr>
        <w:tc>
          <w:tcPr>
            <w:tcW w:w="3119" w:type="dxa"/>
          </w:tcPr>
          <w:p w14:paraId="2177C21D" w14:textId="77777777" w:rsidR="00C9009B" w:rsidRDefault="006E2142">
            <w:pPr>
              <w:ind w:firstLine="0"/>
              <w:jc w:val="left"/>
            </w:pPr>
            <w:r>
              <w:t>idempotencyKey</w:t>
            </w:r>
          </w:p>
        </w:tc>
        <w:tc>
          <w:tcPr>
            <w:tcW w:w="3119" w:type="dxa"/>
          </w:tcPr>
          <w:p w14:paraId="0A5EA1F6" w14:textId="77777777" w:rsidR="00C9009B" w:rsidRDefault="006E2142">
            <w:pPr>
              <w:ind w:firstLine="0"/>
              <w:jc w:val="left"/>
            </w:pPr>
            <w:r>
              <w:t>String</w:t>
            </w:r>
          </w:p>
        </w:tc>
        <w:tc>
          <w:tcPr>
            <w:tcW w:w="3119" w:type="dxa"/>
          </w:tcPr>
          <w:p w14:paraId="6B782285" w14:textId="77777777" w:rsidR="00C9009B" w:rsidRDefault="006E2142">
            <w:pPr>
              <w:ind w:firstLine="0"/>
              <w:jc w:val="left"/>
            </w:pPr>
            <w:r>
              <w:t>Idempotency key dùng để chống xử lý trùng request.</w:t>
            </w:r>
          </w:p>
        </w:tc>
      </w:tr>
      <w:tr w:rsidR="00C9009B" w14:paraId="499A9272" w14:textId="77777777" w:rsidTr="00C9009B">
        <w:trPr>
          <w:cantSplit/>
        </w:trPr>
        <w:tc>
          <w:tcPr>
            <w:tcW w:w="3119" w:type="dxa"/>
          </w:tcPr>
          <w:p w14:paraId="49620D71" w14:textId="77777777" w:rsidR="00C9009B" w:rsidRDefault="006E2142">
            <w:pPr>
              <w:ind w:firstLine="0"/>
              <w:jc w:val="left"/>
            </w:pPr>
            <w:r>
              <w:t>timestamp</w:t>
            </w:r>
          </w:p>
        </w:tc>
        <w:tc>
          <w:tcPr>
            <w:tcW w:w="3119" w:type="dxa"/>
          </w:tcPr>
          <w:p w14:paraId="51AA7899" w14:textId="77777777" w:rsidR="00C9009B" w:rsidRDefault="006E2142">
            <w:pPr>
              <w:ind w:firstLine="0"/>
              <w:jc w:val="left"/>
            </w:pPr>
            <w:r>
              <w:t>Instant</w:t>
            </w:r>
          </w:p>
        </w:tc>
        <w:tc>
          <w:tcPr>
            <w:tcW w:w="3119" w:type="dxa"/>
          </w:tcPr>
          <w:p w14:paraId="13E1698A" w14:textId="77777777" w:rsidR="00C9009B" w:rsidRDefault="006E2142">
            <w:pPr>
              <w:ind w:firstLine="0"/>
              <w:jc w:val="left"/>
            </w:pPr>
            <w:r>
              <w:t>Thời điểm tạo request theo chuẩn ISO-8601.</w:t>
            </w:r>
          </w:p>
        </w:tc>
      </w:tr>
      <w:tr w:rsidR="00C9009B" w14:paraId="3C69E45C" w14:textId="77777777" w:rsidTr="00C9009B">
        <w:trPr>
          <w:cantSplit/>
        </w:trPr>
        <w:tc>
          <w:tcPr>
            <w:tcW w:w="3119" w:type="dxa"/>
          </w:tcPr>
          <w:p w14:paraId="49F10BE9" w14:textId="77777777" w:rsidR="00C9009B" w:rsidRDefault="006E2142">
            <w:pPr>
              <w:ind w:firstLine="0"/>
              <w:jc w:val="left"/>
            </w:pPr>
            <w:r>
              <w:t>metadata</w:t>
            </w:r>
          </w:p>
        </w:tc>
        <w:tc>
          <w:tcPr>
            <w:tcW w:w="3119" w:type="dxa"/>
          </w:tcPr>
          <w:p w14:paraId="3F62C415" w14:textId="77777777" w:rsidR="00C9009B" w:rsidRDefault="006E2142">
            <w:pPr>
              <w:ind w:firstLine="0"/>
              <w:jc w:val="left"/>
            </w:pPr>
            <w:r>
              <w:t>Object</w:t>
            </w:r>
          </w:p>
        </w:tc>
        <w:tc>
          <w:tcPr>
            <w:tcW w:w="3119" w:type="dxa"/>
          </w:tcPr>
          <w:p w14:paraId="4B093CAF" w14:textId="77777777" w:rsidR="00C9009B" w:rsidRDefault="006E2142">
            <w:pPr>
              <w:ind w:firstLine="0"/>
              <w:jc w:val="left"/>
            </w:pPr>
            <w:r>
              <w:t>Metadata mở rộng của request.</w:t>
            </w:r>
          </w:p>
        </w:tc>
      </w:tr>
      <w:tr w:rsidR="00C9009B" w14:paraId="535EE097" w14:textId="77777777" w:rsidTr="00C9009B">
        <w:trPr>
          <w:cantSplit/>
        </w:trPr>
        <w:tc>
          <w:tcPr>
            <w:tcW w:w="3119" w:type="dxa"/>
          </w:tcPr>
          <w:p w14:paraId="456A6EA5" w14:textId="77777777" w:rsidR="00C9009B" w:rsidRDefault="006E2142">
            <w:pPr>
              <w:ind w:firstLine="0"/>
              <w:jc w:val="left"/>
            </w:pPr>
            <w:r>
              <w:t>payload</w:t>
            </w:r>
          </w:p>
        </w:tc>
        <w:tc>
          <w:tcPr>
            <w:tcW w:w="3119" w:type="dxa"/>
          </w:tcPr>
          <w:p w14:paraId="1F2385E3" w14:textId="77777777" w:rsidR="00C9009B" w:rsidRDefault="006E2142">
            <w:pPr>
              <w:ind w:firstLine="0"/>
              <w:jc w:val="left"/>
            </w:pPr>
            <w:r>
              <w:t>Object</w:t>
            </w:r>
          </w:p>
        </w:tc>
        <w:tc>
          <w:tcPr>
            <w:tcW w:w="3119" w:type="dxa"/>
          </w:tcPr>
          <w:p w14:paraId="30D4160E" w14:textId="77777777" w:rsidR="00C9009B" w:rsidRDefault="006E2142">
            <w:pPr>
              <w:ind w:firstLine="0"/>
              <w:jc w:val="left"/>
            </w:pPr>
            <w:r>
              <w:t>Payload nghiệp vụ.</w:t>
            </w:r>
          </w:p>
        </w:tc>
      </w:tr>
      <w:tr w:rsidR="00C9009B" w14:paraId="0AF1D49F" w14:textId="77777777" w:rsidTr="00C9009B">
        <w:trPr>
          <w:cantSplit/>
        </w:trPr>
        <w:tc>
          <w:tcPr>
            <w:tcW w:w="3119" w:type="dxa"/>
          </w:tcPr>
          <w:p w14:paraId="79DAE1F6" w14:textId="77777777" w:rsidR="00C9009B" w:rsidRDefault="006E2142">
            <w:pPr>
              <w:ind w:firstLine="0"/>
              <w:jc w:val="left"/>
            </w:pPr>
            <w:r>
              <w:t>payload.action</w:t>
            </w:r>
          </w:p>
        </w:tc>
        <w:tc>
          <w:tcPr>
            <w:tcW w:w="3119" w:type="dxa"/>
          </w:tcPr>
          <w:p w14:paraId="5D1B83CA" w14:textId="77777777" w:rsidR="00C9009B" w:rsidRDefault="006E2142">
            <w:pPr>
              <w:ind w:firstLine="0"/>
              <w:jc w:val="left"/>
            </w:pPr>
            <w:r>
              <w:t>String</w:t>
            </w:r>
          </w:p>
        </w:tc>
        <w:tc>
          <w:tcPr>
            <w:tcW w:w="3119" w:type="dxa"/>
          </w:tcPr>
          <w:p w14:paraId="039BCC1B" w14:textId="77777777" w:rsidR="00C9009B" w:rsidRDefault="006E2142">
            <w:pPr>
              <w:ind w:firstLine="0"/>
              <w:jc w:val="left"/>
            </w:pPr>
            <w:r>
              <w:t>Action gửi notification; bắt buộc. Giá trị: SEND_CARD_LINK_FAILED.</w:t>
            </w:r>
          </w:p>
        </w:tc>
      </w:tr>
      <w:tr w:rsidR="00C9009B" w14:paraId="76B7D474" w14:textId="77777777" w:rsidTr="00C9009B">
        <w:trPr>
          <w:cantSplit/>
        </w:trPr>
        <w:tc>
          <w:tcPr>
            <w:tcW w:w="3119" w:type="dxa"/>
          </w:tcPr>
          <w:p w14:paraId="7A767CB3" w14:textId="77777777" w:rsidR="00C9009B" w:rsidRDefault="006E2142">
            <w:pPr>
              <w:ind w:firstLine="0"/>
              <w:jc w:val="left"/>
            </w:pPr>
            <w:r>
              <w:t>payload.tspTokenRequestorId</w:t>
            </w:r>
          </w:p>
        </w:tc>
        <w:tc>
          <w:tcPr>
            <w:tcW w:w="3119" w:type="dxa"/>
          </w:tcPr>
          <w:p w14:paraId="2E9ACDEC" w14:textId="77777777" w:rsidR="00C9009B" w:rsidRDefault="006E2142">
            <w:pPr>
              <w:ind w:firstLine="0"/>
              <w:jc w:val="left"/>
            </w:pPr>
            <w:r>
              <w:t>String</w:t>
            </w:r>
          </w:p>
        </w:tc>
        <w:tc>
          <w:tcPr>
            <w:tcW w:w="3119" w:type="dxa"/>
          </w:tcPr>
          <w:p w14:paraId="03DAA9FC" w14:textId="77777777" w:rsidR="00C9009B" w:rsidRDefault="006E2142">
            <w:pPr>
              <w:ind w:firstLine="0"/>
              <w:jc w:val="left"/>
            </w:pPr>
            <w:r>
              <w:t>Token Requestor ID tại TSP; bắt buộc.</w:t>
            </w:r>
          </w:p>
        </w:tc>
      </w:tr>
      <w:tr w:rsidR="00C9009B" w14:paraId="6A86CB37" w14:textId="77777777" w:rsidTr="00C9009B">
        <w:trPr>
          <w:cantSplit/>
        </w:trPr>
        <w:tc>
          <w:tcPr>
            <w:tcW w:w="3119" w:type="dxa"/>
          </w:tcPr>
          <w:p w14:paraId="055E50EB" w14:textId="77777777" w:rsidR="00C9009B" w:rsidRDefault="006E2142">
            <w:pPr>
              <w:ind w:firstLine="0"/>
              <w:jc w:val="left"/>
            </w:pPr>
            <w:r>
              <w:t>payload.issuerCardId</w:t>
            </w:r>
          </w:p>
        </w:tc>
        <w:tc>
          <w:tcPr>
            <w:tcW w:w="3119" w:type="dxa"/>
          </w:tcPr>
          <w:p w14:paraId="0E52F4B5" w14:textId="77777777" w:rsidR="00C9009B" w:rsidRDefault="006E2142">
            <w:pPr>
              <w:ind w:firstLine="0"/>
              <w:jc w:val="left"/>
            </w:pPr>
            <w:r>
              <w:t>String</w:t>
            </w:r>
          </w:p>
        </w:tc>
        <w:tc>
          <w:tcPr>
            <w:tcW w:w="3119" w:type="dxa"/>
          </w:tcPr>
          <w:p w14:paraId="1F82731C" w14:textId="77777777" w:rsidR="00C9009B" w:rsidRDefault="006E2142">
            <w:pPr>
              <w:ind w:firstLine="0"/>
              <w:jc w:val="left"/>
            </w:pPr>
            <w:r>
              <w:t>Card ID trên hệ thống issuer; bắt buộc.</w:t>
            </w:r>
          </w:p>
        </w:tc>
      </w:tr>
      <w:tr w:rsidR="00C9009B" w14:paraId="4FD54AC5" w14:textId="77777777" w:rsidTr="00C9009B">
        <w:trPr>
          <w:cantSplit/>
        </w:trPr>
        <w:tc>
          <w:tcPr>
            <w:tcW w:w="3119" w:type="dxa"/>
          </w:tcPr>
          <w:p w14:paraId="502EF936" w14:textId="77777777" w:rsidR="00C9009B" w:rsidRDefault="006E2142">
            <w:pPr>
              <w:ind w:firstLine="0"/>
              <w:jc w:val="left"/>
            </w:pPr>
            <w:r>
              <w:t>payload.errorMessage</w:t>
            </w:r>
          </w:p>
        </w:tc>
        <w:tc>
          <w:tcPr>
            <w:tcW w:w="3119" w:type="dxa"/>
          </w:tcPr>
          <w:p w14:paraId="351B6C9A" w14:textId="77777777" w:rsidR="00C9009B" w:rsidRDefault="006E2142">
            <w:pPr>
              <w:ind w:firstLine="0"/>
              <w:jc w:val="left"/>
            </w:pPr>
            <w:r>
              <w:t>String</w:t>
            </w:r>
          </w:p>
        </w:tc>
        <w:tc>
          <w:tcPr>
            <w:tcW w:w="3119" w:type="dxa"/>
          </w:tcPr>
          <w:p w14:paraId="78221D91" w14:textId="77777777" w:rsidR="00C9009B" w:rsidRDefault="006E2142">
            <w:pPr>
              <w:ind w:firstLine="0"/>
              <w:jc w:val="left"/>
            </w:pPr>
            <w:r>
              <w:t>Nội dung lỗi liên kết card dùng để tạo notification; bắt buộc.</w:t>
            </w:r>
          </w:p>
        </w:tc>
      </w:tr>
      <w:tr w:rsidR="00C9009B" w14:paraId="0579F68B" w14:textId="77777777" w:rsidTr="00C9009B">
        <w:trPr>
          <w:cantSplit/>
        </w:trPr>
        <w:tc>
          <w:tcPr>
            <w:tcW w:w="3119" w:type="dxa"/>
          </w:tcPr>
          <w:p w14:paraId="44A25496" w14:textId="77777777" w:rsidR="00C9009B" w:rsidRDefault="006E2142">
            <w:pPr>
              <w:ind w:firstLine="0"/>
              <w:jc w:val="left"/>
            </w:pPr>
            <w:r>
              <w:lastRenderedPageBreak/>
              <w:t>payload.tspTokenRequestorName</w:t>
            </w:r>
          </w:p>
        </w:tc>
        <w:tc>
          <w:tcPr>
            <w:tcW w:w="3119" w:type="dxa"/>
          </w:tcPr>
          <w:p w14:paraId="2293E359" w14:textId="77777777" w:rsidR="00C9009B" w:rsidRDefault="006E2142">
            <w:pPr>
              <w:ind w:firstLine="0"/>
              <w:jc w:val="left"/>
            </w:pPr>
            <w:r>
              <w:t>String</w:t>
            </w:r>
          </w:p>
        </w:tc>
        <w:tc>
          <w:tcPr>
            <w:tcW w:w="3119" w:type="dxa"/>
          </w:tcPr>
          <w:p w14:paraId="1E85938B" w14:textId="77777777" w:rsidR="00C9009B" w:rsidRDefault="006E2142">
            <w:pPr>
              <w:ind w:firstLine="0"/>
              <w:jc w:val="left"/>
            </w:pPr>
            <w:r>
              <w:t>Tên Token Requestor tại TSP.</w:t>
            </w:r>
          </w:p>
        </w:tc>
      </w:tr>
    </w:tbl>
    <w:p w14:paraId="32F3EB11" w14:textId="77777777" w:rsidR="00C9009B" w:rsidRDefault="006E2142">
      <w:pPr>
        <w:ind w:firstLine="0"/>
        <w:jc w:val="left"/>
      </w:pPr>
      <w:r>
        <w:t>Response body — HTTP 200</w:t>
      </w:r>
    </w:p>
    <w:tbl>
      <w:tblPr>
        <w:tblStyle w:val="TableGrid"/>
        <w:tblW w:w="0" w:type="auto"/>
        <w:tblLook w:val="04A0" w:firstRow="1" w:lastRow="0" w:firstColumn="1" w:lastColumn="0" w:noHBand="0" w:noVBand="1"/>
      </w:tblPr>
      <w:tblGrid>
        <w:gridCol w:w="3117"/>
        <w:gridCol w:w="3115"/>
        <w:gridCol w:w="3115"/>
      </w:tblGrid>
      <w:tr w:rsidR="00C9009B" w14:paraId="31537313"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528DCA55" w14:textId="77777777" w:rsidR="00C9009B" w:rsidRDefault="006E2142">
            <w:pPr>
              <w:ind w:firstLine="0"/>
              <w:jc w:val="left"/>
            </w:pPr>
            <w:r>
              <w:t>Field name</w:t>
            </w:r>
          </w:p>
        </w:tc>
        <w:tc>
          <w:tcPr>
            <w:tcW w:w="3119" w:type="dxa"/>
            <w:shd w:val="clear" w:color="auto" w:fill="D9EAF7"/>
            <w:vAlign w:val="top"/>
          </w:tcPr>
          <w:p w14:paraId="249812F2" w14:textId="77777777" w:rsidR="00C9009B" w:rsidRDefault="006E2142">
            <w:pPr>
              <w:ind w:firstLine="0"/>
              <w:jc w:val="left"/>
            </w:pPr>
            <w:r>
              <w:t>Data type</w:t>
            </w:r>
          </w:p>
        </w:tc>
        <w:tc>
          <w:tcPr>
            <w:tcW w:w="3119" w:type="dxa"/>
            <w:shd w:val="clear" w:color="auto" w:fill="D9EAF7"/>
            <w:vAlign w:val="top"/>
          </w:tcPr>
          <w:p w14:paraId="791B8F40" w14:textId="77777777" w:rsidR="00C9009B" w:rsidRDefault="006E2142">
            <w:pPr>
              <w:ind w:firstLine="0"/>
              <w:jc w:val="left"/>
            </w:pPr>
            <w:r>
              <w:t>Description</w:t>
            </w:r>
          </w:p>
        </w:tc>
      </w:tr>
      <w:tr w:rsidR="00C9009B" w14:paraId="5A02D87A" w14:textId="77777777" w:rsidTr="00C9009B">
        <w:trPr>
          <w:cantSplit/>
        </w:trPr>
        <w:tc>
          <w:tcPr>
            <w:tcW w:w="3119" w:type="dxa"/>
          </w:tcPr>
          <w:p w14:paraId="69727E3C" w14:textId="77777777" w:rsidR="00C9009B" w:rsidRDefault="006E2142">
            <w:pPr>
              <w:ind w:firstLine="0"/>
              <w:jc w:val="left"/>
            </w:pPr>
            <w:r>
              <w:t>code</w:t>
            </w:r>
          </w:p>
        </w:tc>
        <w:tc>
          <w:tcPr>
            <w:tcW w:w="3119" w:type="dxa"/>
          </w:tcPr>
          <w:p w14:paraId="6861B7EF" w14:textId="77777777" w:rsidR="00C9009B" w:rsidRDefault="006E2142">
            <w:pPr>
              <w:ind w:firstLine="0"/>
              <w:jc w:val="left"/>
            </w:pPr>
            <w:r>
              <w:t>String</w:t>
            </w:r>
          </w:p>
        </w:tc>
        <w:tc>
          <w:tcPr>
            <w:tcW w:w="3119" w:type="dxa"/>
          </w:tcPr>
          <w:p w14:paraId="07DA3A7F" w14:textId="77777777" w:rsidR="00C9009B" w:rsidRDefault="006E2142">
            <w:pPr>
              <w:ind w:firstLine="0"/>
              <w:jc w:val="left"/>
            </w:pPr>
            <w:r>
              <w:t>Mã kết quả; thành công trả về SUCCESS.</w:t>
            </w:r>
          </w:p>
        </w:tc>
      </w:tr>
      <w:tr w:rsidR="00C9009B" w14:paraId="38925362" w14:textId="77777777" w:rsidTr="00C9009B">
        <w:trPr>
          <w:cantSplit/>
        </w:trPr>
        <w:tc>
          <w:tcPr>
            <w:tcW w:w="3119" w:type="dxa"/>
          </w:tcPr>
          <w:p w14:paraId="3A379EF5" w14:textId="77777777" w:rsidR="00C9009B" w:rsidRDefault="006E2142">
            <w:pPr>
              <w:ind w:firstLine="0"/>
              <w:jc w:val="left"/>
            </w:pPr>
            <w:r>
              <w:t>message</w:t>
            </w:r>
          </w:p>
        </w:tc>
        <w:tc>
          <w:tcPr>
            <w:tcW w:w="3119" w:type="dxa"/>
          </w:tcPr>
          <w:p w14:paraId="02D9E04B" w14:textId="77777777" w:rsidR="00C9009B" w:rsidRDefault="006E2142">
            <w:pPr>
              <w:ind w:firstLine="0"/>
              <w:jc w:val="left"/>
            </w:pPr>
            <w:r>
              <w:t>String</w:t>
            </w:r>
          </w:p>
        </w:tc>
        <w:tc>
          <w:tcPr>
            <w:tcW w:w="3119" w:type="dxa"/>
          </w:tcPr>
          <w:p w14:paraId="7B7E5510" w14:textId="77777777" w:rsidR="00C9009B" w:rsidRDefault="006E2142">
            <w:pPr>
              <w:ind w:firstLine="0"/>
              <w:jc w:val="left"/>
            </w:pPr>
            <w:r>
              <w:t>Thông báo kết quả xử lý.</w:t>
            </w:r>
          </w:p>
        </w:tc>
      </w:tr>
      <w:tr w:rsidR="00C9009B" w14:paraId="2A4E334D" w14:textId="77777777" w:rsidTr="00C9009B">
        <w:trPr>
          <w:cantSplit/>
        </w:trPr>
        <w:tc>
          <w:tcPr>
            <w:tcW w:w="3119" w:type="dxa"/>
          </w:tcPr>
          <w:p w14:paraId="609597DD" w14:textId="77777777" w:rsidR="00C9009B" w:rsidRDefault="006E2142">
            <w:pPr>
              <w:ind w:firstLine="0"/>
              <w:jc w:val="left"/>
            </w:pPr>
            <w:r>
              <w:t>data</w:t>
            </w:r>
          </w:p>
        </w:tc>
        <w:tc>
          <w:tcPr>
            <w:tcW w:w="3119" w:type="dxa"/>
          </w:tcPr>
          <w:p w14:paraId="65EFDB24" w14:textId="77777777" w:rsidR="00C9009B" w:rsidRDefault="006E2142">
            <w:pPr>
              <w:ind w:firstLine="0"/>
              <w:jc w:val="left"/>
            </w:pPr>
            <w:r>
              <w:t>Object</w:t>
            </w:r>
          </w:p>
        </w:tc>
        <w:tc>
          <w:tcPr>
            <w:tcW w:w="3119" w:type="dxa"/>
          </w:tcPr>
          <w:p w14:paraId="3DB6D676" w14:textId="77777777" w:rsidR="00C9009B" w:rsidRDefault="006E2142">
            <w:pPr>
              <w:ind w:firstLine="0"/>
              <w:jc w:val="left"/>
            </w:pPr>
            <w:r>
              <w:t>Kết quả tổng hợp việc gửi notification.</w:t>
            </w:r>
          </w:p>
        </w:tc>
      </w:tr>
      <w:tr w:rsidR="00C9009B" w14:paraId="1D14F6E6" w14:textId="77777777" w:rsidTr="00C9009B">
        <w:trPr>
          <w:cantSplit/>
        </w:trPr>
        <w:tc>
          <w:tcPr>
            <w:tcW w:w="3119" w:type="dxa"/>
          </w:tcPr>
          <w:p w14:paraId="1512E0ED" w14:textId="77777777" w:rsidR="00C9009B" w:rsidRDefault="006E2142">
            <w:pPr>
              <w:ind w:firstLine="0"/>
              <w:jc w:val="left"/>
            </w:pPr>
            <w:r>
              <w:t>data.totalSuccess</w:t>
            </w:r>
          </w:p>
        </w:tc>
        <w:tc>
          <w:tcPr>
            <w:tcW w:w="3119" w:type="dxa"/>
          </w:tcPr>
          <w:p w14:paraId="104B904F" w14:textId="77777777" w:rsidR="00C9009B" w:rsidRDefault="006E2142">
            <w:pPr>
              <w:ind w:firstLine="0"/>
              <w:jc w:val="left"/>
            </w:pPr>
            <w:r>
              <w:t>Integer</w:t>
            </w:r>
          </w:p>
        </w:tc>
        <w:tc>
          <w:tcPr>
            <w:tcW w:w="3119" w:type="dxa"/>
          </w:tcPr>
          <w:p w14:paraId="3DEBE09F" w14:textId="77777777" w:rsidR="00C9009B" w:rsidRDefault="006E2142">
            <w:pPr>
              <w:ind w:firstLine="0"/>
              <w:jc w:val="left"/>
            </w:pPr>
            <w:r>
              <w:t>Số notification gửi thành công.</w:t>
            </w:r>
          </w:p>
        </w:tc>
      </w:tr>
      <w:tr w:rsidR="00C9009B" w14:paraId="6EDE769E" w14:textId="77777777" w:rsidTr="00C9009B">
        <w:trPr>
          <w:cantSplit/>
        </w:trPr>
        <w:tc>
          <w:tcPr>
            <w:tcW w:w="3119" w:type="dxa"/>
          </w:tcPr>
          <w:p w14:paraId="4850A5CD" w14:textId="77777777" w:rsidR="00C9009B" w:rsidRDefault="006E2142">
            <w:pPr>
              <w:ind w:firstLine="0"/>
              <w:jc w:val="left"/>
            </w:pPr>
            <w:r>
              <w:t>data.totalFailed</w:t>
            </w:r>
          </w:p>
        </w:tc>
        <w:tc>
          <w:tcPr>
            <w:tcW w:w="3119" w:type="dxa"/>
          </w:tcPr>
          <w:p w14:paraId="58F597EA" w14:textId="77777777" w:rsidR="00C9009B" w:rsidRDefault="006E2142">
            <w:pPr>
              <w:ind w:firstLine="0"/>
              <w:jc w:val="left"/>
            </w:pPr>
            <w:r>
              <w:t>Integer</w:t>
            </w:r>
          </w:p>
        </w:tc>
        <w:tc>
          <w:tcPr>
            <w:tcW w:w="3119" w:type="dxa"/>
          </w:tcPr>
          <w:p w14:paraId="60D1E22B" w14:textId="77777777" w:rsidR="00C9009B" w:rsidRDefault="006E2142">
            <w:pPr>
              <w:ind w:firstLine="0"/>
              <w:jc w:val="left"/>
            </w:pPr>
            <w:r>
              <w:t>Số notification gửi thất bại.</w:t>
            </w:r>
          </w:p>
        </w:tc>
      </w:tr>
      <w:tr w:rsidR="00C9009B" w14:paraId="749EAF6C" w14:textId="77777777" w:rsidTr="00C9009B">
        <w:trPr>
          <w:cantSplit/>
        </w:trPr>
        <w:tc>
          <w:tcPr>
            <w:tcW w:w="3119" w:type="dxa"/>
          </w:tcPr>
          <w:p w14:paraId="677973EC" w14:textId="77777777" w:rsidR="00C9009B" w:rsidRDefault="006E2142">
            <w:pPr>
              <w:ind w:firstLine="0"/>
              <w:jc w:val="left"/>
            </w:pPr>
            <w:r>
              <w:t>data.details</w:t>
            </w:r>
          </w:p>
        </w:tc>
        <w:tc>
          <w:tcPr>
            <w:tcW w:w="3119" w:type="dxa"/>
          </w:tcPr>
          <w:p w14:paraId="39610D8F" w14:textId="77777777" w:rsidR="00C9009B" w:rsidRDefault="006E2142">
            <w:pPr>
              <w:ind w:firstLine="0"/>
              <w:jc w:val="left"/>
            </w:pPr>
            <w:r>
              <w:t>List&lt;Object&gt;</w:t>
            </w:r>
          </w:p>
        </w:tc>
        <w:tc>
          <w:tcPr>
            <w:tcW w:w="3119" w:type="dxa"/>
          </w:tcPr>
          <w:p w14:paraId="5B520535" w14:textId="77777777" w:rsidR="00C9009B" w:rsidRDefault="006E2142">
            <w:pPr>
              <w:ind w:firstLine="0"/>
              <w:jc w:val="left"/>
            </w:pPr>
            <w:r>
              <w:t>Danh sách kết quả gửi theo từng kênh notification.</w:t>
            </w:r>
          </w:p>
        </w:tc>
      </w:tr>
      <w:tr w:rsidR="00C9009B" w14:paraId="23B8737F" w14:textId="77777777" w:rsidTr="00C9009B">
        <w:trPr>
          <w:cantSplit/>
        </w:trPr>
        <w:tc>
          <w:tcPr>
            <w:tcW w:w="3119" w:type="dxa"/>
          </w:tcPr>
          <w:p w14:paraId="06BCB507" w14:textId="77777777" w:rsidR="00C9009B" w:rsidRDefault="006E2142">
            <w:pPr>
              <w:ind w:firstLine="0"/>
              <w:jc w:val="left"/>
            </w:pPr>
            <w:r>
              <w:t>data.details[].ntfCode</w:t>
            </w:r>
          </w:p>
        </w:tc>
        <w:tc>
          <w:tcPr>
            <w:tcW w:w="3119" w:type="dxa"/>
          </w:tcPr>
          <w:p w14:paraId="10798B83" w14:textId="77777777" w:rsidR="00C9009B" w:rsidRDefault="006E2142">
            <w:pPr>
              <w:ind w:firstLine="0"/>
              <w:jc w:val="left"/>
            </w:pPr>
            <w:r>
              <w:t>String</w:t>
            </w:r>
          </w:p>
        </w:tc>
        <w:tc>
          <w:tcPr>
            <w:tcW w:w="3119" w:type="dxa"/>
          </w:tcPr>
          <w:p w14:paraId="21E9DC63" w14:textId="77777777" w:rsidR="00C9009B" w:rsidRDefault="006E2142">
            <w:pPr>
              <w:ind w:firstLine="0"/>
              <w:jc w:val="left"/>
            </w:pPr>
            <w:r>
              <w:t>Mã mẫu notification được sử dụng.</w:t>
            </w:r>
          </w:p>
        </w:tc>
      </w:tr>
      <w:tr w:rsidR="00C9009B" w14:paraId="5379A73A" w14:textId="77777777" w:rsidTr="00C9009B">
        <w:trPr>
          <w:cantSplit/>
        </w:trPr>
        <w:tc>
          <w:tcPr>
            <w:tcW w:w="3119" w:type="dxa"/>
          </w:tcPr>
          <w:p w14:paraId="76338515" w14:textId="77777777" w:rsidR="00C9009B" w:rsidRDefault="006E2142">
            <w:pPr>
              <w:ind w:firstLine="0"/>
              <w:jc w:val="left"/>
            </w:pPr>
            <w:r>
              <w:t>data.details[].channel</w:t>
            </w:r>
          </w:p>
        </w:tc>
        <w:tc>
          <w:tcPr>
            <w:tcW w:w="3119" w:type="dxa"/>
          </w:tcPr>
          <w:p w14:paraId="31856E71" w14:textId="77777777" w:rsidR="00C9009B" w:rsidRDefault="006E2142">
            <w:pPr>
              <w:ind w:firstLine="0"/>
              <w:jc w:val="left"/>
            </w:pPr>
            <w:r>
              <w:t>NotificationChannel</w:t>
            </w:r>
          </w:p>
        </w:tc>
        <w:tc>
          <w:tcPr>
            <w:tcW w:w="3119" w:type="dxa"/>
          </w:tcPr>
          <w:p w14:paraId="66EAA99C" w14:textId="77777777" w:rsidR="00C9009B" w:rsidRDefault="006E2142">
            <w:pPr>
              <w:ind w:firstLine="0"/>
              <w:jc w:val="left"/>
            </w:pPr>
            <w:r>
              <w:t>Kênh gửi notification. Giá trị: SMS, EMAIL, PUSH.</w:t>
            </w:r>
          </w:p>
        </w:tc>
      </w:tr>
      <w:tr w:rsidR="00C9009B" w14:paraId="5A63E4A7" w14:textId="77777777" w:rsidTr="00C9009B">
        <w:trPr>
          <w:cantSplit/>
        </w:trPr>
        <w:tc>
          <w:tcPr>
            <w:tcW w:w="3119" w:type="dxa"/>
          </w:tcPr>
          <w:p w14:paraId="7D1148F0" w14:textId="77777777" w:rsidR="00C9009B" w:rsidRDefault="006E2142">
            <w:pPr>
              <w:ind w:firstLine="0"/>
              <w:jc w:val="left"/>
            </w:pPr>
            <w:r>
              <w:lastRenderedPageBreak/>
              <w:t>data.details[].status</w:t>
            </w:r>
          </w:p>
        </w:tc>
        <w:tc>
          <w:tcPr>
            <w:tcW w:w="3119" w:type="dxa"/>
          </w:tcPr>
          <w:p w14:paraId="1B281C78" w14:textId="77777777" w:rsidR="00C9009B" w:rsidRDefault="006E2142">
            <w:pPr>
              <w:ind w:firstLine="0"/>
              <w:jc w:val="left"/>
            </w:pPr>
            <w:r>
              <w:t>String</w:t>
            </w:r>
          </w:p>
        </w:tc>
        <w:tc>
          <w:tcPr>
            <w:tcW w:w="3119" w:type="dxa"/>
          </w:tcPr>
          <w:p w14:paraId="6CD8F60B" w14:textId="77777777" w:rsidR="00C9009B" w:rsidRDefault="006E2142">
            <w:pPr>
              <w:ind w:firstLine="0"/>
              <w:jc w:val="left"/>
            </w:pPr>
            <w:r>
              <w:t>Trạng thái gửi notification. Giá trị: SUCCESS, FAILED.</w:t>
            </w:r>
          </w:p>
        </w:tc>
      </w:tr>
      <w:tr w:rsidR="00C9009B" w14:paraId="31A2B378" w14:textId="77777777" w:rsidTr="00C9009B">
        <w:trPr>
          <w:cantSplit/>
        </w:trPr>
        <w:tc>
          <w:tcPr>
            <w:tcW w:w="3119" w:type="dxa"/>
          </w:tcPr>
          <w:p w14:paraId="4547C0CC" w14:textId="77777777" w:rsidR="00C9009B" w:rsidRDefault="006E2142">
            <w:pPr>
              <w:ind w:firstLine="0"/>
              <w:jc w:val="left"/>
            </w:pPr>
            <w:r>
              <w:t>data.details[].errorCode</w:t>
            </w:r>
          </w:p>
        </w:tc>
        <w:tc>
          <w:tcPr>
            <w:tcW w:w="3119" w:type="dxa"/>
          </w:tcPr>
          <w:p w14:paraId="6CBC1BB0" w14:textId="77777777" w:rsidR="00C9009B" w:rsidRDefault="006E2142">
            <w:pPr>
              <w:ind w:firstLine="0"/>
              <w:jc w:val="left"/>
            </w:pPr>
            <w:r>
              <w:t>String</w:t>
            </w:r>
          </w:p>
        </w:tc>
        <w:tc>
          <w:tcPr>
            <w:tcW w:w="3119" w:type="dxa"/>
          </w:tcPr>
          <w:p w14:paraId="077F1704" w14:textId="77777777" w:rsidR="00C9009B" w:rsidRDefault="006E2142">
            <w:pPr>
              <w:ind w:firstLine="0"/>
              <w:jc w:val="left"/>
            </w:pPr>
            <w:r>
              <w:t>Mã lỗi của lần gửi; chỉ có khi gửi thất bại.</w:t>
            </w:r>
          </w:p>
        </w:tc>
      </w:tr>
      <w:tr w:rsidR="00C9009B" w14:paraId="5931B8D4" w14:textId="77777777" w:rsidTr="00C9009B">
        <w:trPr>
          <w:cantSplit/>
        </w:trPr>
        <w:tc>
          <w:tcPr>
            <w:tcW w:w="3119" w:type="dxa"/>
          </w:tcPr>
          <w:p w14:paraId="49CBD337" w14:textId="77777777" w:rsidR="00C9009B" w:rsidRDefault="006E2142">
            <w:pPr>
              <w:ind w:firstLine="0"/>
              <w:jc w:val="left"/>
            </w:pPr>
            <w:r>
              <w:t>data.details[].errorMessage</w:t>
            </w:r>
          </w:p>
        </w:tc>
        <w:tc>
          <w:tcPr>
            <w:tcW w:w="3119" w:type="dxa"/>
          </w:tcPr>
          <w:p w14:paraId="2B72CFE8" w14:textId="77777777" w:rsidR="00C9009B" w:rsidRDefault="006E2142">
            <w:pPr>
              <w:ind w:firstLine="0"/>
              <w:jc w:val="left"/>
            </w:pPr>
            <w:r>
              <w:t>String</w:t>
            </w:r>
          </w:p>
        </w:tc>
        <w:tc>
          <w:tcPr>
            <w:tcW w:w="3119" w:type="dxa"/>
          </w:tcPr>
          <w:p w14:paraId="6E9EB279" w14:textId="77777777" w:rsidR="00C9009B" w:rsidRDefault="006E2142">
            <w:pPr>
              <w:ind w:firstLine="0"/>
              <w:jc w:val="left"/>
            </w:pPr>
            <w:r>
              <w:t>Mô tả lỗi của lần gửi; chỉ có khi gửi thất bại.</w:t>
            </w:r>
          </w:p>
        </w:tc>
      </w:tr>
      <w:tr w:rsidR="00C9009B" w14:paraId="41F3BE2C" w14:textId="77777777" w:rsidTr="00C9009B">
        <w:trPr>
          <w:cantSplit/>
        </w:trPr>
        <w:tc>
          <w:tcPr>
            <w:tcW w:w="3119" w:type="dxa"/>
          </w:tcPr>
          <w:p w14:paraId="638C7401" w14:textId="77777777" w:rsidR="00C9009B" w:rsidRDefault="006E2142">
            <w:pPr>
              <w:ind w:firstLine="0"/>
              <w:jc w:val="left"/>
            </w:pPr>
            <w:r>
              <w:t>timestamp</w:t>
            </w:r>
          </w:p>
        </w:tc>
        <w:tc>
          <w:tcPr>
            <w:tcW w:w="3119" w:type="dxa"/>
          </w:tcPr>
          <w:p w14:paraId="1E4B4626" w14:textId="77777777" w:rsidR="00C9009B" w:rsidRDefault="006E2142">
            <w:pPr>
              <w:ind w:firstLine="0"/>
              <w:jc w:val="left"/>
            </w:pPr>
            <w:r>
              <w:t>Instant</w:t>
            </w:r>
          </w:p>
        </w:tc>
        <w:tc>
          <w:tcPr>
            <w:tcW w:w="3119" w:type="dxa"/>
          </w:tcPr>
          <w:p w14:paraId="48CED5FA" w14:textId="77777777" w:rsidR="00C9009B" w:rsidRDefault="006E2142">
            <w:pPr>
              <w:ind w:firstLine="0"/>
              <w:jc w:val="left"/>
            </w:pPr>
            <w:r>
              <w:t>Thời điểm tạo response theo chuẩn ISO-8601.</w:t>
            </w:r>
          </w:p>
        </w:tc>
      </w:tr>
      <w:tr w:rsidR="00C9009B" w14:paraId="394FD74B" w14:textId="77777777" w:rsidTr="00C9009B">
        <w:trPr>
          <w:cantSplit/>
        </w:trPr>
        <w:tc>
          <w:tcPr>
            <w:tcW w:w="3119" w:type="dxa"/>
          </w:tcPr>
          <w:p w14:paraId="3ED37C78" w14:textId="77777777" w:rsidR="00C9009B" w:rsidRDefault="006E2142">
            <w:pPr>
              <w:ind w:firstLine="0"/>
              <w:jc w:val="left"/>
            </w:pPr>
            <w:r>
              <w:t>traceId</w:t>
            </w:r>
          </w:p>
        </w:tc>
        <w:tc>
          <w:tcPr>
            <w:tcW w:w="3119" w:type="dxa"/>
          </w:tcPr>
          <w:p w14:paraId="525AE34E" w14:textId="77777777" w:rsidR="00C9009B" w:rsidRDefault="006E2142">
            <w:pPr>
              <w:ind w:firstLine="0"/>
              <w:jc w:val="left"/>
            </w:pPr>
            <w:r>
              <w:t>String</w:t>
            </w:r>
          </w:p>
        </w:tc>
        <w:tc>
          <w:tcPr>
            <w:tcW w:w="3119" w:type="dxa"/>
          </w:tcPr>
          <w:p w14:paraId="03CF0DC4" w14:textId="77777777" w:rsidR="00C9009B" w:rsidRDefault="006E2142">
            <w:pPr>
              <w:ind w:firstLine="0"/>
              <w:jc w:val="left"/>
            </w:pPr>
            <w:r>
              <w:t>Trace ID của request.</w:t>
            </w:r>
          </w:p>
        </w:tc>
      </w:tr>
      <w:tr w:rsidR="00C9009B" w14:paraId="258EFFF3" w14:textId="77777777" w:rsidTr="00C9009B">
        <w:trPr>
          <w:cantSplit/>
        </w:trPr>
        <w:tc>
          <w:tcPr>
            <w:tcW w:w="3119" w:type="dxa"/>
          </w:tcPr>
          <w:p w14:paraId="47032FD6" w14:textId="77777777" w:rsidR="00C9009B" w:rsidRDefault="006E2142">
            <w:pPr>
              <w:ind w:firstLine="0"/>
              <w:jc w:val="left"/>
            </w:pPr>
            <w:r>
              <w:t>correlationId</w:t>
            </w:r>
          </w:p>
        </w:tc>
        <w:tc>
          <w:tcPr>
            <w:tcW w:w="3119" w:type="dxa"/>
          </w:tcPr>
          <w:p w14:paraId="604F0B8B" w14:textId="77777777" w:rsidR="00C9009B" w:rsidRDefault="006E2142">
            <w:pPr>
              <w:ind w:firstLine="0"/>
              <w:jc w:val="left"/>
            </w:pPr>
            <w:r>
              <w:t>String</w:t>
            </w:r>
          </w:p>
        </w:tc>
        <w:tc>
          <w:tcPr>
            <w:tcW w:w="3119" w:type="dxa"/>
          </w:tcPr>
          <w:p w14:paraId="537AB56D" w14:textId="77777777" w:rsidR="00C9009B" w:rsidRDefault="006E2142">
            <w:pPr>
              <w:ind w:firstLine="0"/>
              <w:jc w:val="left"/>
            </w:pPr>
            <w:r>
              <w:t>Correlation ID dùng xuyên suốt giao dịch.</w:t>
            </w:r>
          </w:p>
        </w:tc>
      </w:tr>
      <w:tr w:rsidR="00C9009B" w14:paraId="6ED1CF84" w14:textId="77777777" w:rsidTr="00C9009B">
        <w:trPr>
          <w:cantSplit/>
        </w:trPr>
        <w:tc>
          <w:tcPr>
            <w:tcW w:w="3119" w:type="dxa"/>
          </w:tcPr>
          <w:p w14:paraId="79FDCF96" w14:textId="77777777" w:rsidR="00C9009B" w:rsidRDefault="006E2142">
            <w:pPr>
              <w:ind w:firstLine="0"/>
              <w:jc w:val="left"/>
            </w:pPr>
            <w:r>
              <w:t>requestId</w:t>
            </w:r>
          </w:p>
        </w:tc>
        <w:tc>
          <w:tcPr>
            <w:tcW w:w="3119" w:type="dxa"/>
          </w:tcPr>
          <w:p w14:paraId="1911A42E" w14:textId="77777777" w:rsidR="00C9009B" w:rsidRDefault="006E2142">
            <w:pPr>
              <w:ind w:firstLine="0"/>
              <w:jc w:val="left"/>
            </w:pPr>
            <w:r>
              <w:t>String</w:t>
            </w:r>
          </w:p>
        </w:tc>
        <w:tc>
          <w:tcPr>
            <w:tcW w:w="3119" w:type="dxa"/>
          </w:tcPr>
          <w:p w14:paraId="54D447C2" w14:textId="77777777" w:rsidR="00C9009B" w:rsidRDefault="006E2142">
            <w:pPr>
              <w:ind w:firstLine="0"/>
              <w:jc w:val="left"/>
            </w:pPr>
            <w:r>
              <w:t>Request ID do hệ thống gọi API cung cấp.</w:t>
            </w:r>
          </w:p>
        </w:tc>
      </w:tr>
    </w:tbl>
    <w:p w14:paraId="0212E654" w14:textId="77777777" w:rsidR="00C9009B" w:rsidRDefault="006E2142">
      <w:pPr>
        <w:ind w:firstLine="0"/>
        <w:jc w:val="left"/>
      </w:pPr>
      <w:r>
        <w:rPr>
          <w:b/>
          <w:sz w:val="26"/>
        </w:rPr>
        <w:t>3. POST /api/v1/ntf/send-otp</w:t>
      </w:r>
    </w:p>
    <w:p w14:paraId="2A1AE33B" w14:textId="77777777" w:rsidR="00C9009B" w:rsidRDefault="006E2142">
      <w:pPr>
        <w:ind w:firstLine="0"/>
        <w:jc w:val="left"/>
      </w:pPr>
      <w:r>
        <w:t>Mô tả: API gửi activation code theo Token ID nội bộ của CTM và Activation Method ID đã chọn.</w:t>
      </w:r>
    </w:p>
    <w:p w14:paraId="648C298C" w14:textId="77777777" w:rsidR="00C9009B" w:rsidRDefault="006E2142">
      <w:pPr>
        <w:ind w:firstLine="0"/>
        <w:jc w:val="left"/>
      </w:pPr>
      <w:r>
        <w:t>Request body</w:t>
      </w:r>
    </w:p>
    <w:tbl>
      <w:tblPr>
        <w:tblStyle w:val="TableGrid"/>
        <w:tblW w:w="0" w:type="auto"/>
        <w:tblLook w:val="04A0" w:firstRow="1" w:lastRow="0" w:firstColumn="1" w:lastColumn="0" w:noHBand="0" w:noVBand="1"/>
      </w:tblPr>
      <w:tblGrid>
        <w:gridCol w:w="3117"/>
        <w:gridCol w:w="3114"/>
        <w:gridCol w:w="3116"/>
      </w:tblGrid>
      <w:tr w:rsidR="00C9009B" w14:paraId="3BEAB53E"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7022CBE7" w14:textId="77777777" w:rsidR="00C9009B" w:rsidRDefault="006E2142">
            <w:pPr>
              <w:ind w:firstLine="0"/>
              <w:jc w:val="left"/>
            </w:pPr>
            <w:r>
              <w:t>Field name</w:t>
            </w:r>
          </w:p>
        </w:tc>
        <w:tc>
          <w:tcPr>
            <w:tcW w:w="3119" w:type="dxa"/>
            <w:shd w:val="clear" w:color="auto" w:fill="D9EAF7"/>
            <w:vAlign w:val="top"/>
          </w:tcPr>
          <w:p w14:paraId="01F55A47" w14:textId="77777777" w:rsidR="00C9009B" w:rsidRDefault="006E2142">
            <w:pPr>
              <w:ind w:firstLine="0"/>
              <w:jc w:val="left"/>
            </w:pPr>
            <w:r>
              <w:t>Data type</w:t>
            </w:r>
          </w:p>
        </w:tc>
        <w:tc>
          <w:tcPr>
            <w:tcW w:w="3119" w:type="dxa"/>
            <w:shd w:val="clear" w:color="auto" w:fill="D9EAF7"/>
            <w:vAlign w:val="top"/>
          </w:tcPr>
          <w:p w14:paraId="3C9504EC" w14:textId="77777777" w:rsidR="00C9009B" w:rsidRDefault="006E2142">
            <w:pPr>
              <w:ind w:firstLine="0"/>
              <w:jc w:val="left"/>
            </w:pPr>
            <w:r>
              <w:t>Description</w:t>
            </w:r>
          </w:p>
        </w:tc>
      </w:tr>
      <w:tr w:rsidR="00C9009B" w14:paraId="45633B8F" w14:textId="77777777" w:rsidTr="00C9009B">
        <w:trPr>
          <w:cantSplit/>
        </w:trPr>
        <w:tc>
          <w:tcPr>
            <w:tcW w:w="3119" w:type="dxa"/>
          </w:tcPr>
          <w:p w14:paraId="3637DE65" w14:textId="77777777" w:rsidR="00C9009B" w:rsidRDefault="006E2142">
            <w:pPr>
              <w:ind w:firstLine="0"/>
              <w:jc w:val="left"/>
            </w:pPr>
            <w:r>
              <w:t>requestId</w:t>
            </w:r>
          </w:p>
        </w:tc>
        <w:tc>
          <w:tcPr>
            <w:tcW w:w="3119" w:type="dxa"/>
          </w:tcPr>
          <w:p w14:paraId="185B9E7D" w14:textId="77777777" w:rsidR="00C9009B" w:rsidRDefault="006E2142">
            <w:pPr>
              <w:ind w:firstLine="0"/>
              <w:jc w:val="left"/>
            </w:pPr>
            <w:r>
              <w:t>String</w:t>
            </w:r>
          </w:p>
        </w:tc>
        <w:tc>
          <w:tcPr>
            <w:tcW w:w="3119" w:type="dxa"/>
          </w:tcPr>
          <w:p w14:paraId="0DDBD411" w14:textId="77777777" w:rsidR="00C9009B" w:rsidRDefault="006E2142">
            <w:pPr>
              <w:ind w:firstLine="0"/>
              <w:jc w:val="left"/>
            </w:pPr>
            <w:r>
              <w:t>Request ID do hệ thống gọi API cung cấp.</w:t>
            </w:r>
          </w:p>
        </w:tc>
      </w:tr>
      <w:tr w:rsidR="00C9009B" w14:paraId="5B1BDF2F" w14:textId="77777777" w:rsidTr="00C9009B">
        <w:trPr>
          <w:cantSplit/>
        </w:trPr>
        <w:tc>
          <w:tcPr>
            <w:tcW w:w="3119" w:type="dxa"/>
          </w:tcPr>
          <w:p w14:paraId="0AF0BD50" w14:textId="77777777" w:rsidR="00C9009B" w:rsidRDefault="006E2142">
            <w:pPr>
              <w:ind w:firstLine="0"/>
              <w:jc w:val="left"/>
            </w:pPr>
            <w:r>
              <w:lastRenderedPageBreak/>
              <w:t>correlationId</w:t>
            </w:r>
          </w:p>
        </w:tc>
        <w:tc>
          <w:tcPr>
            <w:tcW w:w="3119" w:type="dxa"/>
          </w:tcPr>
          <w:p w14:paraId="509B49CD" w14:textId="77777777" w:rsidR="00C9009B" w:rsidRDefault="006E2142">
            <w:pPr>
              <w:ind w:firstLine="0"/>
              <w:jc w:val="left"/>
            </w:pPr>
            <w:r>
              <w:t>String</w:t>
            </w:r>
          </w:p>
        </w:tc>
        <w:tc>
          <w:tcPr>
            <w:tcW w:w="3119" w:type="dxa"/>
          </w:tcPr>
          <w:p w14:paraId="706B2FF6" w14:textId="77777777" w:rsidR="00C9009B" w:rsidRDefault="006E2142">
            <w:pPr>
              <w:ind w:firstLine="0"/>
              <w:jc w:val="left"/>
            </w:pPr>
            <w:r>
              <w:t>Correlation ID dùng xuyên suốt giao dịch.</w:t>
            </w:r>
          </w:p>
        </w:tc>
      </w:tr>
      <w:tr w:rsidR="00C9009B" w14:paraId="4CB7967D" w14:textId="77777777" w:rsidTr="00C9009B">
        <w:trPr>
          <w:cantSplit/>
        </w:trPr>
        <w:tc>
          <w:tcPr>
            <w:tcW w:w="3119" w:type="dxa"/>
          </w:tcPr>
          <w:p w14:paraId="574E00CA" w14:textId="77777777" w:rsidR="00C9009B" w:rsidRDefault="006E2142">
            <w:pPr>
              <w:ind w:firstLine="0"/>
              <w:jc w:val="left"/>
            </w:pPr>
            <w:r>
              <w:t>idempotencyKey</w:t>
            </w:r>
          </w:p>
        </w:tc>
        <w:tc>
          <w:tcPr>
            <w:tcW w:w="3119" w:type="dxa"/>
          </w:tcPr>
          <w:p w14:paraId="668122BE" w14:textId="77777777" w:rsidR="00C9009B" w:rsidRDefault="006E2142">
            <w:pPr>
              <w:ind w:firstLine="0"/>
              <w:jc w:val="left"/>
            </w:pPr>
            <w:r>
              <w:t>String</w:t>
            </w:r>
          </w:p>
        </w:tc>
        <w:tc>
          <w:tcPr>
            <w:tcW w:w="3119" w:type="dxa"/>
          </w:tcPr>
          <w:p w14:paraId="031EB94E" w14:textId="77777777" w:rsidR="00C9009B" w:rsidRDefault="006E2142">
            <w:pPr>
              <w:ind w:firstLine="0"/>
              <w:jc w:val="left"/>
            </w:pPr>
            <w:r>
              <w:t>Idempotency key dùng để chống xử lý trùng request.</w:t>
            </w:r>
          </w:p>
        </w:tc>
      </w:tr>
      <w:tr w:rsidR="00C9009B" w14:paraId="13AAA882" w14:textId="77777777" w:rsidTr="00C9009B">
        <w:trPr>
          <w:cantSplit/>
        </w:trPr>
        <w:tc>
          <w:tcPr>
            <w:tcW w:w="3119" w:type="dxa"/>
          </w:tcPr>
          <w:p w14:paraId="3A15193F" w14:textId="77777777" w:rsidR="00C9009B" w:rsidRDefault="006E2142">
            <w:pPr>
              <w:ind w:firstLine="0"/>
              <w:jc w:val="left"/>
            </w:pPr>
            <w:r>
              <w:t>timestamp</w:t>
            </w:r>
          </w:p>
        </w:tc>
        <w:tc>
          <w:tcPr>
            <w:tcW w:w="3119" w:type="dxa"/>
          </w:tcPr>
          <w:p w14:paraId="56765C94" w14:textId="77777777" w:rsidR="00C9009B" w:rsidRDefault="006E2142">
            <w:pPr>
              <w:ind w:firstLine="0"/>
              <w:jc w:val="left"/>
            </w:pPr>
            <w:r>
              <w:t>Instant</w:t>
            </w:r>
          </w:p>
        </w:tc>
        <w:tc>
          <w:tcPr>
            <w:tcW w:w="3119" w:type="dxa"/>
          </w:tcPr>
          <w:p w14:paraId="15CA79AD" w14:textId="77777777" w:rsidR="00C9009B" w:rsidRDefault="006E2142">
            <w:pPr>
              <w:ind w:firstLine="0"/>
              <w:jc w:val="left"/>
            </w:pPr>
            <w:r>
              <w:t>Thời điểm tạo request theo chuẩn ISO-8601.</w:t>
            </w:r>
          </w:p>
        </w:tc>
      </w:tr>
      <w:tr w:rsidR="00C9009B" w14:paraId="0D63FAED" w14:textId="77777777" w:rsidTr="00C9009B">
        <w:trPr>
          <w:cantSplit/>
        </w:trPr>
        <w:tc>
          <w:tcPr>
            <w:tcW w:w="3119" w:type="dxa"/>
          </w:tcPr>
          <w:p w14:paraId="150F41B8" w14:textId="77777777" w:rsidR="00C9009B" w:rsidRDefault="006E2142">
            <w:pPr>
              <w:ind w:firstLine="0"/>
              <w:jc w:val="left"/>
            </w:pPr>
            <w:r>
              <w:t>metadata</w:t>
            </w:r>
          </w:p>
        </w:tc>
        <w:tc>
          <w:tcPr>
            <w:tcW w:w="3119" w:type="dxa"/>
          </w:tcPr>
          <w:p w14:paraId="0558F60E" w14:textId="77777777" w:rsidR="00C9009B" w:rsidRDefault="006E2142">
            <w:pPr>
              <w:ind w:firstLine="0"/>
              <w:jc w:val="left"/>
            </w:pPr>
            <w:r>
              <w:t>Object</w:t>
            </w:r>
          </w:p>
        </w:tc>
        <w:tc>
          <w:tcPr>
            <w:tcW w:w="3119" w:type="dxa"/>
          </w:tcPr>
          <w:p w14:paraId="40E43221" w14:textId="77777777" w:rsidR="00C9009B" w:rsidRDefault="006E2142">
            <w:pPr>
              <w:ind w:firstLine="0"/>
              <w:jc w:val="left"/>
            </w:pPr>
            <w:r>
              <w:t>Metadata mở rộng của request.</w:t>
            </w:r>
          </w:p>
        </w:tc>
      </w:tr>
      <w:tr w:rsidR="00C9009B" w14:paraId="0E1181DF" w14:textId="77777777" w:rsidTr="00C9009B">
        <w:trPr>
          <w:cantSplit/>
        </w:trPr>
        <w:tc>
          <w:tcPr>
            <w:tcW w:w="3119" w:type="dxa"/>
          </w:tcPr>
          <w:p w14:paraId="4F9E0EE5" w14:textId="77777777" w:rsidR="00C9009B" w:rsidRDefault="006E2142">
            <w:pPr>
              <w:ind w:firstLine="0"/>
              <w:jc w:val="left"/>
            </w:pPr>
            <w:r>
              <w:t>payload</w:t>
            </w:r>
          </w:p>
        </w:tc>
        <w:tc>
          <w:tcPr>
            <w:tcW w:w="3119" w:type="dxa"/>
          </w:tcPr>
          <w:p w14:paraId="7DAE34E3" w14:textId="77777777" w:rsidR="00C9009B" w:rsidRDefault="006E2142">
            <w:pPr>
              <w:ind w:firstLine="0"/>
              <w:jc w:val="left"/>
            </w:pPr>
            <w:r>
              <w:t>Object</w:t>
            </w:r>
          </w:p>
        </w:tc>
        <w:tc>
          <w:tcPr>
            <w:tcW w:w="3119" w:type="dxa"/>
          </w:tcPr>
          <w:p w14:paraId="1F2FF688" w14:textId="77777777" w:rsidR="00C9009B" w:rsidRDefault="006E2142">
            <w:pPr>
              <w:ind w:firstLine="0"/>
              <w:jc w:val="left"/>
            </w:pPr>
            <w:r>
              <w:t>Payload nghiệp vụ.</w:t>
            </w:r>
          </w:p>
        </w:tc>
      </w:tr>
      <w:tr w:rsidR="00C9009B" w14:paraId="4CB44901" w14:textId="77777777" w:rsidTr="00C9009B">
        <w:trPr>
          <w:cantSplit/>
        </w:trPr>
        <w:tc>
          <w:tcPr>
            <w:tcW w:w="3119" w:type="dxa"/>
          </w:tcPr>
          <w:p w14:paraId="50AFFFE8" w14:textId="77777777" w:rsidR="00C9009B" w:rsidRDefault="006E2142">
            <w:pPr>
              <w:ind w:firstLine="0"/>
              <w:jc w:val="left"/>
            </w:pPr>
            <w:r>
              <w:t>payload.action</w:t>
            </w:r>
          </w:p>
        </w:tc>
        <w:tc>
          <w:tcPr>
            <w:tcW w:w="3119" w:type="dxa"/>
          </w:tcPr>
          <w:p w14:paraId="0AF95475" w14:textId="77777777" w:rsidR="00C9009B" w:rsidRDefault="006E2142">
            <w:pPr>
              <w:ind w:firstLine="0"/>
              <w:jc w:val="left"/>
            </w:pPr>
            <w:r>
              <w:t>String</w:t>
            </w:r>
          </w:p>
        </w:tc>
        <w:tc>
          <w:tcPr>
            <w:tcW w:w="3119" w:type="dxa"/>
          </w:tcPr>
          <w:p w14:paraId="1A29B292" w14:textId="77777777" w:rsidR="00C9009B" w:rsidRDefault="006E2142">
            <w:pPr>
              <w:ind w:firstLine="0"/>
              <w:jc w:val="left"/>
            </w:pPr>
            <w:r>
              <w:t>Action gửi activation code; bắt buộc. Giá trị: SEND_ACTIVATION_CODE.</w:t>
            </w:r>
          </w:p>
        </w:tc>
      </w:tr>
      <w:tr w:rsidR="00C9009B" w14:paraId="57183C1F" w14:textId="77777777" w:rsidTr="00C9009B">
        <w:trPr>
          <w:cantSplit/>
        </w:trPr>
        <w:tc>
          <w:tcPr>
            <w:tcW w:w="3119" w:type="dxa"/>
          </w:tcPr>
          <w:p w14:paraId="3B618D85" w14:textId="77777777" w:rsidR="00C9009B" w:rsidRDefault="006E2142">
            <w:pPr>
              <w:ind w:firstLine="0"/>
              <w:jc w:val="left"/>
            </w:pPr>
            <w:r>
              <w:t>payload.tokenId</w:t>
            </w:r>
          </w:p>
        </w:tc>
        <w:tc>
          <w:tcPr>
            <w:tcW w:w="3119" w:type="dxa"/>
          </w:tcPr>
          <w:p w14:paraId="287EFF36" w14:textId="77777777" w:rsidR="00C9009B" w:rsidRDefault="006E2142">
            <w:pPr>
              <w:ind w:firstLine="0"/>
              <w:jc w:val="left"/>
            </w:pPr>
            <w:r>
              <w:t>Long</w:t>
            </w:r>
          </w:p>
        </w:tc>
        <w:tc>
          <w:tcPr>
            <w:tcW w:w="3119" w:type="dxa"/>
          </w:tcPr>
          <w:p w14:paraId="2B117091" w14:textId="77777777" w:rsidR="00C9009B" w:rsidRDefault="006E2142">
            <w:pPr>
              <w:ind w:firstLine="0"/>
              <w:jc w:val="left"/>
            </w:pPr>
            <w:r>
              <w:t>Token ID nội bộ của CTM; bắt buộc.</w:t>
            </w:r>
          </w:p>
        </w:tc>
      </w:tr>
      <w:tr w:rsidR="00C9009B" w14:paraId="4AD72123" w14:textId="77777777" w:rsidTr="00C9009B">
        <w:trPr>
          <w:cantSplit/>
        </w:trPr>
        <w:tc>
          <w:tcPr>
            <w:tcW w:w="3119" w:type="dxa"/>
          </w:tcPr>
          <w:p w14:paraId="57C75C1C" w14:textId="77777777" w:rsidR="00C9009B" w:rsidRDefault="006E2142">
            <w:pPr>
              <w:ind w:firstLine="0"/>
              <w:jc w:val="left"/>
            </w:pPr>
            <w:r>
              <w:t>payload.methodId</w:t>
            </w:r>
          </w:p>
        </w:tc>
        <w:tc>
          <w:tcPr>
            <w:tcW w:w="3119" w:type="dxa"/>
          </w:tcPr>
          <w:p w14:paraId="162578C3" w14:textId="77777777" w:rsidR="00C9009B" w:rsidRDefault="006E2142">
            <w:pPr>
              <w:ind w:firstLine="0"/>
              <w:jc w:val="left"/>
            </w:pPr>
            <w:r>
              <w:t>String</w:t>
            </w:r>
          </w:p>
        </w:tc>
        <w:tc>
          <w:tcPr>
            <w:tcW w:w="3119" w:type="dxa"/>
          </w:tcPr>
          <w:p w14:paraId="36969B78" w14:textId="77777777" w:rsidR="00C9009B" w:rsidRDefault="006E2142">
            <w:pPr>
              <w:ind w:firstLine="0"/>
              <w:jc w:val="left"/>
            </w:pPr>
            <w:r>
              <w:t>Activation Method ID; bắt buộc.</w:t>
            </w:r>
          </w:p>
        </w:tc>
      </w:tr>
      <w:tr w:rsidR="00C9009B" w14:paraId="535CB215" w14:textId="77777777" w:rsidTr="00C9009B">
        <w:trPr>
          <w:cantSplit/>
        </w:trPr>
        <w:tc>
          <w:tcPr>
            <w:tcW w:w="3119" w:type="dxa"/>
          </w:tcPr>
          <w:p w14:paraId="3A1F0DB0" w14:textId="77777777" w:rsidR="00C9009B" w:rsidRDefault="006E2142">
            <w:pPr>
              <w:ind w:firstLine="0"/>
              <w:jc w:val="left"/>
            </w:pPr>
            <w:r>
              <w:lastRenderedPageBreak/>
              <w:t>payload.methodType</w:t>
            </w:r>
          </w:p>
        </w:tc>
        <w:tc>
          <w:tcPr>
            <w:tcW w:w="3119" w:type="dxa"/>
          </w:tcPr>
          <w:p w14:paraId="545CE7D6" w14:textId="77777777" w:rsidR="00C9009B" w:rsidRDefault="006E2142">
            <w:pPr>
              <w:ind w:firstLine="0"/>
              <w:jc w:val="left"/>
            </w:pPr>
            <w:r>
              <w:t>ActivationMethodType</w:t>
            </w:r>
          </w:p>
        </w:tc>
        <w:tc>
          <w:tcPr>
            <w:tcW w:w="3119" w:type="dxa"/>
          </w:tcPr>
          <w:p w14:paraId="0B36E0DA" w14:textId="77777777" w:rsidR="00C9009B" w:rsidRDefault="006E2142">
            <w:pPr>
              <w:ind w:firstLine="0"/>
              <w:jc w:val="left"/>
            </w:pPr>
            <w:r>
              <w:t>Loại activation method. Giá trị: SMS, EMAIL, IVR, CUSTOMER_SERVICE, ONLINE_BANKING, APP, OUTBOUND_CALL, UNKNOWN.</w:t>
            </w:r>
          </w:p>
        </w:tc>
      </w:tr>
      <w:tr w:rsidR="00C9009B" w14:paraId="71B5D721" w14:textId="77777777" w:rsidTr="00C9009B">
        <w:trPr>
          <w:cantSplit/>
        </w:trPr>
        <w:tc>
          <w:tcPr>
            <w:tcW w:w="3119" w:type="dxa"/>
          </w:tcPr>
          <w:p w14:paraId="2628B3E3" w14:textId="77777777" w:rsidR="00C9009B" w:rsidRDefault="006E2142">
            <w:pPr>
              <w:ind w:firstLine="0"/>
              <w:jc w:val="left"/>
            </w:pPr>
            <w:r>
              <w:t>payload.otp</w:t>
            </w:r>
          </w:p>
        </w:tc>
        <w:tc>
          <w:tcPr>
            <w:tcW w:w="3119" w:type="dxa"/>
          </w:tcPr>
          <w:p w14:paraId="0289C04B" w14:textId="77777777" w:rsidR="00C9009B" w:rsidRDefault="006E2142">
            <w:pPr>
              <w:ind w:firstLine="0"/>
              <w:jc w:val="left"/>
            </w:pPr>
            <w:r>
              <w:t>String</w:t>
            </w:r>
          </w:p>
        </w:tc>
        <w:tc>
          <w:tcPr>
            <w:tcW w:w="3119" w:type="dxa"/>
          </w:tcPr>
          <w:p w14:paraId="79A2B2E4" w14:textId="77777777" w:rsidR="00C9009B" w:rsidRDefault="006E2142">
            <w:pPr>
              <w:ind w:firstLine="0"/>
              <w:jc w:val="left"/>
            </w:pPr>
            <w:r>
              <w:t>Activation code gửi cho khách hàng; bắt buộc.</w:t>
            </w:r>
          </w:p>
        </w:tc>
      </w:tr>
      <w:tr w:rsidR="00C9009B" w14:paraId="1FDF98B4" w14:textId="77777777" w:rsidTr="00C9009B">
        <w:trPr>
          <w:cantSplit/>
        </w:trPr>
        <w:tc>
          <w:tcPr>
            <w:tcW w:w="3119" w:type="dxa"/>
          </w:tcPr>
          <w:p w14:paraId="680AF8F5" w14:textId="77777777" w:rsidR="00C9009B" w:rsidRDefault="006E2142">
            <w:pPr>
              <w:ind w:firstLine="0"/>
              <w:jc w:val="left"/>
            </w:pPr>
            <w:r>
              <w:t>payload.issuerCardId</w:t>
            </w:r>
          </w:p>
        </w:tc>
        <w:tc>
          <w:tcPr>
            <w:tcW w:w="3119" w:type="dxa"/>
          </w:tcPr>
          <w:p w14:paraId="07FDC578" w14:textId="77777777" w:rsidR="00C9009B" w:rsidRDefault="006E2142">
            <w:pPr>
              <w:ind w:firstLine="0"/>
              <w:jc w:val="left"/>
            </w:pPr>
            <w:r>
              <w:t>String</w:t>
            </w:r>
          </w:p>
        </w:tc>
        <w:tc>
          <w:tcPr>
            <w:tcW w:w="3119" w:type="dxa"/>
          </w:tcPr>
          <w:p w14:paraId="2D8D46BD" w14:textId="77777777" w:rsidR="00C9009B" w:rsidRDefault="006E2142">
            <w:pPr>
              <w:ind w:firstLine="0"/>
              <w:jc w:val="left"/>
            </w:pPr>
            <w:r>
              <w:t>Card ID trên hệ thống issuer; bắt buộc.</w:t>
            </w:r>
          </w:p>
        </w:tc>
      </w:tr>
      <w:tr w:rsidR="00C9009B" w14:paraId="0DF6C058" w14:textId="77777777" w:rsidTr="00C9009B">
        <w:trPr>
          <w:cantSplit/>
        </w:trPr>
        <w:tc>
          <w:tcPr>
            <w:tcW w:w="3119" w:type="dxa"/>
          </w:tcPr>
          <w:p w14:paraId="5FF1F546" w14:textId="77777777" w:rsidR="00C9009B" w:rsidRDefault="006E2142">
            <w:pPr>
              <w:ind w:firstLine="0"/>
              <w:jc w:val="left"/>
            </w:pPr>
            <w:r>
              <w:t>payload.maskValue</w:t>
            </w:r>
          </w:p>
        </w:tc>
        <w:tc>
          <w:tcPr>
            <w:tcW w:w="3119" w:type="dxa"/>
          </w:tcPr>
          <w:p w14:paraId="605B6DFF" w14:textId="77777777" w:rsidR="00C9009B" w:rsidRDefault="006E2142">
            <w:pPr>
              <w:ind w:firstLine="0"/>
              <w:jc w:val="left"/>
            </w:pPr>
            <w:r>
              <w:t>String</w:t>
            </w:r>
          </w:p>
        </w:tc>
        <w:tc>
          <w:tcPr>
            <w:tcW w:w="3119" w:type="dxa"/>
          </w:tcPr>
          <w:p w14:paraId="2E97BB3C" w14:textId="77777777" w:rsidR="00C9009B" w:rsidRDefault="006E2142">
            <w:pPr>
              <w:ind w:firstLine="0"/>
              <w:jc w:val="left"/>
            </w:pPr>
            <w:r>
              <w:t>Giá trị contact đã mask của activation method.</w:t>
            </w:r>
          </w:p>
        </w:tc>
      </w:tr>
    </w:tbl>
    <w:p w14:paraId="4E3DB7C0" w14:textId="77777777" w:rsidR="00C9009B" w:rsidRDefault="006E2142">
      <w:pPr>
        <w:ind w:firstLine="0"/>
        <w:jc w:val="left"/>
      </w:pPr>
      <w:r>
        <w:t>Response body — HTTP 200</w:t>
      </w:r>
    </w:p>
    <w:tbl>
      <w:tblPr>
        <w:tblStyle w:val="TableGrid"/>
        <w:tblW w:w="0" w:type="auto"/>
        <w:tblLook w:val="04A0" w:firstRow="1" w:lastRow="0" w:firstColumn="1" w:lastColumn="0" w:noHBand="0" w:noVBand="1"/>
      </w:tblPr>
      <w:tblGrid>
        <w:gridCol w:w="3117"/>
        <w:gridCol w:w="3115"/>
        <w:gridCol w:w="3115"/>
      </w:tblGrid>
      <w:tr w:rsidR="00C9009B" w14:paraId="28ED99C5" w14:textId="77777777" w:rsidTr="00C9009B">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30BF1B0A" w14:textId="77777777" w:rsidR="00C9009B" w:rsidRDefault="006E2142">
            <w:pPr>
              <w:ind w:firstLine="0"/>
              <w:jc w:val="left"/>
            </w:pPr>
            <w:r>
              <w:t>Field name</w:t>
            </w:r>
          </w:p>
        </w:tc>
        <w:tc>
          <w:tcPr>
            <w:tcW w:w="3119" w:type="dxa"/>
            <w:shd w:val="clear" w:color="auto" w:fill="D9EAF7"/>
            <w:vAlign w:val="top"/>
          </w:tcPr>
          <w:p w14:paraId="2E7D23C1" w14:textId="77777777" w:rsidR="00C9009B" w:rsidRDefault="006E2142">
            <w:pPr>
              <w:ind w:firstLine="0"/>
              <w:jc w:val="left"/>
            </w:pPr>
            <w:r>
              <w:t>Data type</w:t>
            </w:r>
          </w:p>
        </w:tc>
        <w:tc>
          <w:tcPr>
            <w:tcW w:w="3119" w:type="dxa"/>
            <w:shd w:val="clear" w:color="auto" w:fill="D9EAF7"/>
            <w:vAlign w:val="top"/>
          </w:tcPr>
          <w:p w14:paraId="11D163C8" w14:textId="77777777" w:rsidR="00C9009B" w:rsidRDefault="006E2142">
            <w:pPr>
              <w:ind w:firstLine="0"/>
              <w:jc w:val="left"/>
            </w:pPr>
            <w:r>
              <w:t>Description</w:t>
            </w:r>
          </w:p>
        </w:tc>
      </w:tr>
      <w:tr w:rsidR="00C9009B" w14:paraId="0FB00269" w14:textId="77777777" w:rsidTr="00C9009B">
        <w:trPr>
          <w:cantSplit/>
        </w:trPr>
        <w:tc>
          <w:tcPr>
            <w:tcW w:w="3119" w:type="dxa"/>
          </w:tcPr>
          <w:p w14:paraId="3E30D131" w14:textId="77777777" w:rsidR="00C9009B" w:rsidRDefault="006E2142">
            <w:pPr>
              <w:ind w:firstLine="0"/>
              <w:jc w:val="left"/>
            </w:pPr>
            <w:r>
              <w:t>code</w:t>
            </w:r>
          </w:p>
        </w:tc>
        <w:tc>
          <w:tcPr>
            <w:tcW w:w="3119" w:type="dxa"/>
          </w:tcPr>
          <w:p w14:paraId="71D6083C" w14:textId="77777777" w:rsidR="00C9009B" w:rsidRDefault="006E2142">
            <w:pPr>
              <w:ind w:firstLine="0"/>
              <w:jc w:val="left"/>
            </w:pPr>
            <w:r>
              <w:t>String</w:t>
            </w:r>
          </w:p>
        </w:tc>
        <w:tc>
          <w:tcPr>
            <w:tcW w:w="3119" w:type="dxa"/>
          </w:tcPr>
          <w:p w14:paraId="3B06D1EB" w14:textId="77777777" w:rsidR="00C9009B" w:rsidRDefault="006E2142">
            <w:pPr>
              <w:ind w:firstLine="0"/>
              <w:jc w:val="left"/>
            </w:pPr>
            <w:r>
              <w:t>Mã kết quả; thành công trả về SUCCESS.</w:t>
            </w:r>
          </w:p>
        </w:tc>
      </w:tr>
      <w:tr w:rsidR="00C9009B" w14:paraId="233C8F65" w14:textId="77777777" w:rsidTr="00C9009B">
        <w:trPr>
          <w:cantSplit/>
        </w:trPr>
        <w:tc>
          <w:tcPr>
            <w:tcW w:w="3119" w:type="dxa"/>
          </w:tcPr>
          <w:p w14:paraId="6E59280B" w14:textId="77777777" w:rsidR="00C9009B" w:rsidRDefault="006E2142">
            <w:pPr>
              <w:ind w:firstLine="0"/>
              <w:jc w:val="left"/>
            </w:pPr>
            <w:r>
              <w:t>message</w:t>
            </w:r>
          </w:p>
        </w:tc>
        <w:tc>
          <w:tcPr>
            <w:tcW w:w="3119" w:type="dxa"/>
          </w:tcPr>
          <w:p w14:paraId="6D622D26" w14:textId="77777777" w:rsidR="00C9009B" w:rsidRDefault="006E2142">
            <w:pPr>
              <w:ind w:firstLine="0"/>
              <w:jc w:val="left"/>
            </w:pPr>
            <w:r>
              <w:t>String</w:t>
            </w:r>
          </w:p>
        </w:tc>
        <w:tc>
          <w:tcPr>
            <w:tcW w:w="3119" w:type="dxa"/>
          </w:tcPr>
          <w:p w14:paraId="6A6AEE15" w14:textId="77777777" w:rsidR="00C9009B" w:rsidRDefault="006E2142">
            <w:pPr>
              <w:ind w:firstLine="0"/>
              <w:jc w:val="left"/>
            </w:pPr>
            <w:r>
              <w:t>Thông báo kết quả xử lý.</w:t>
            </w:r>
          </w:p>
        </w:tc>
      </w:tr>
      <w:tr w:rsidR="00C9009B" w14:paraId="58569357" w14:textId="77777777" w:rsidTr="00C9009B">
        <w:trPr>
          <w:cantSplit/>
        </w:trPr>
        <w:tc>
          <w:tcPr>
            <w:tcW w:w="3119" w:type="dxa"/>
          </w:tcPr>
          <w:p w14:paraId="6555E184" w14:textId="77777777" w:rsidR="00C9009B" w:rsidRDefault="006E2142">
            <w:pPr>
              <w:ind w:firstLine="0"/>
              <w:jc w:val="left"/>
            </w:pPr>
            <w:r>
              <w:t>data</w:t>
            </w:r>
          </w:p>
        </w:tc>
        <w:tc>
          <w:tcPr>
            <w:tcW w:w="3119" w:type="dxa"/>
          </w:tcPr>
          <w:p w14:paraId="2AB97E43" w14:textId="77777777" w:rsidR="00C9009B" w:rsidRDefault="006E2142">
            <w:pPr>
              <w:ind w:firstLine="0"/>
              <w:jc w:val="left"/>
            </w:pPr>
            <w:r>
              <w:t>Object</w:t>
            </w:r>
          </w:p>
        </w:tc>
        <w:tc>
          <w:tcPr>
            <w:tcW w:w="3119" w:type="dxa"/>
          </w:tcPr>
          <w:p w14:paraId="292DAD1A" w14:textId="77777777" w:rsidR="00C9009B" w:rsidRDefault="006E2142">
            <w:pPr>
              <w:ind w:firstLine="0"/>
              <w:jc w:val="left"/>
            </w:pPr>
            <w:r>
              <w:t>Kết quả tổng hợp việc gửi notification.</w:t>
            </w:r>
          </w:p>
        </w:tc>
      </w:tr>
      <w:tr w:rsidR="00C9009B" w14:paraId="66747AF1" w14:textId="77777777" w:rsidTr="00C9009B">
        <w:trPr>
          <w:cantSplit/>
        </w:trPr>
        <w:tc>
          <w:tcPr>
            <w:tcW w:w="3119" w:type="dxa"/>
          </w:tcPr>
          <w:p w14:paraId="0C5F42BB" w14:textId="77777777" w:rsidR="00C9009B" w:rsidRDefault="006E2142">
            <w:pPr>
              <w:ind w:firstLine="0"/>
              <w:jc w:val="left"/>
            </w:pPr>
            <w:r>
              <w:lastRenderedPageBreak/>
              <w:t>data.totalSuccess</w:t>
            </w:r>
          </w:p>
        </w:tc>
        <w:tc>
          <w:tcPr>
            <w:tcW w:w="3119" w:type="dxa"/>
          </w:tcPr>
          <w:p w14:paraId="3D8FB668" w14:textId="77777777" w:rsidR="00C9009B" w:rsidRDefault="006E2142">
            <w:pPr>
              <w:ind w:firstLine="0"/>
              <w:jc w:val="left"/>
            </w:pPr>
            <w:r>
              <w:t>Integer</w:t>
            </w:r>
          </w:p>
        </w:tc>
        <w:tc>
          <w:tcPr>
            <w:tcW w:w="3119" w:type="dxa"/>
          </w:tcPr>
          <w:p w14:paraId="4D558FA5" w14:textId="77777777" w:rsidR="00C9009B" w:rsidRDefault="006E2142">
            <w:pPr>
              <w:ind w:firstLine="0"/>
              <w:jc w:val="left"/>
            </w:pPr>
            <w:r>
              <w:t>Số notification gửi thành công.</w:t>
            </w:r>
          </w:p>
        </w:tc>
      </w:tr>
      <w:tr w:rsidR="00C9009B" w14:paraId="0D6BE3AE" w14:textId="77777777" w:rsidTr="00C9009B">
        <w:trPr>
          <w:cantSplit/>
        </w:trPr>
        <w:tc>
          <w:tcPr>
            <w:tcW w:w="3119" w:type="dxa"/>
          </w:tcPr>
          <w:p w14:paraId="1D9D4CC4" w14:textId="77777777" w:rsidR="00C9009B" w:rsidRDefault="006E2142">
            <w:pPr>
              <w:ind w:firstLine="0"/>
              <w:jc w:val="left"/>
            </w:pPr>
            <w:r>
              <w:t>data.totalFailed</w:t>
            </w:r>
          </w:p>
        </w:tc>
        <w:tc>
          <w:tcPr>
            <w:tcW w:w="3119" w:type="dxa"/>
          </w:tcPr>
          <w:p w14:paraId="3696AD2E" w14:textId="77777777" w:rsidR="00C9009B" w:rsidRDefault="006E2142">
            <w:pPr>
              <w:ind w:firstLine="0"/>
              <w:jc w:val="left"/>
            </w:pPr>
            <w:r>
              <w:t>Integer</w:t>
            </w:r>
          </w:p>
        </w:tc>
        <w:tc>
          <w:tcPr>
            <w:tcW w:w="3119" w:type="dxa"/>
          </w:tcPr>
          <w:p w14:paraId="4D7E9D78" w14:textId="77777777" w:rsidR="00C9009B" w:rsidRDefault="006E2142">
            <w:pPr>
              <w:ind w:firstLine="0"/>
              <w:jc w:val="left"/>
            </w:pPr>
            <w:r>
              <w:t>Số notification gửi thất bại.</w:t>
            </w:r>
          </w:p>
        </w:tc>
      </w:tr>
      <w:tr w:rsidR="00C9009B" w14:paraId="39415405" w14:textId="77777777" w:rsidTr="00C9009B">
        <w:trPr>
          <w:cantSplit/>
        </w:trPr>
        <w:tc>
          <w:tcPr>
            <w:tcW w:w="3119" w:type="dxa"/>
          </w:tcPr>
          <w:p w14:paraId="7F0A50F1" w14:textId="77777777" w:rsidR="00C9009B" w:rsidRDefault="006E2142">
            <w:pPr>
              <w:ind w:firstLine="0"/>
              <w:jc w:val="left"/>
            </w:pPr>
            <w:r>
              <w:t>data.details</w:t>
            </w:r>
          </w:p>
        </w:tc>
        <w:tc>
          <w:tcPr>
            <w:tcW w:w="3119" w:type="dxa"/>
          </w:tcPr>
          <w:p w14:paraId="49D0195F" w14:textId="77777777" w:rsidR="00C9009B" w:rsidRDefault="006E2142">
            <w:pPr>
              <w:ind w:firstLine="0"/>
              <w:jc w:val="left"/>
            </w:pPr>
            <w:r>
              <w:t>List&lt;Object&gt;</w:t>
            </w:r>
          </w:p>
        </w:tc>
        <w:tc>
          <w:tcPr>
            <w:tcW w:w="3119" w:type="dxa"/>
          </w:tcPr>
          <w:p w14:paraId="4F6A3A09" w14:textId="77777777" w:rsidR="00C9009B" w:rsidRDefault="006E2142">
            <w:pPr>
              <w:ind w:firstLine="0"/>
              <w:jc w:val="left"/>
            </w:pPr>
            <w:r>
              <w:t>Danh sách kết quả gửi theo từng kênh notification.</w:t>
            </w:r>
          </w:p>
        </w:tc>
      </w:tr>
      <w:tr w:rsidR="00C9009B" w14:paraId="19F368FD" w14:textId="77777777" w:rsidTr="00C9009B">
        <w:trPr>
          <w:cantSplit/>
        </w:trPr>
        <w:tc>
          <w:tcPr>
            <w:tcW w:w="3119" w:type="dxa"/>
          </w:tcPr>
          <w:p w14:paraId="1A411B1C" w14:textId="77777777" w:rsidR="00C9009B" w:rsidRDefault="006E2142">
            <w:pPr>
              <w:ind w:firstLine="0"/>
              <w:jc w:val="left"/>
            </w:pPr>
            <w:r>
              <w:t>data.details[].ntfCode</w:t>
            </w:r>
          </w:p>
        </w:tc>
        <w:tc>
          <w:tcPr>
            <w:tcW w:w="3119" w:type="dxa"/>
          </w:tcPr>
          <w:p w14:paraId="4EB9CC19" w14:textId="77777777" w:rsidR="00C9009B" w:rsidRDefault="006E2142">
            <w:pPr>
              <w:ind w:firstLine="0"/>
              <w:jc w:val="left"/>
            </w:pPr>
            <w:r>
              <w:t>String</w:t>
            </w:r>
          </w:p>
        </w:tc>
        <w:tc>
          <w:tcPr>
            <w:tcW w:w="3119" w:type="dxa"/>
          </w:tcPr>
          <w:p w14:paraId="48D7CD7F" w14:textId="77777777" w:rsidR="00C9009B" w:rsidRDefault="006E2142">
            <w:pPr>
              <w:ind w:firstLine="0"/>
              <w:jc w:val="left"/>
            </w:pPr>
            <w:r>
              <w:t>Mã mẫu notification được sử dụng.</w:t>
            </w:r>
          </w:p>
        </w:tc>
      </w:tr>
      <w:tr w:rsidR="00C9009B" w14:paraId="5D597CCD" w14:textId="77777777" w:rsidTr="00C9009B">
        <w:trPr>
          <w:cantSplit/>
        </w:trPr>
        <w:tc>
          <w:tcPr>
            <w:tcW w:w="3119" w:type="dxa"/>
          </w:tcPr>
          <w:p w14:paraId="2A0F824F" w14:textId="77777777" w:rsidR="00C9009B" w:rsidRDefault="006E2142">
            <w:pPr>
              <w:ind w:firstLine="0"/>
              <w:jc w:val="left"/>
            </w:pPr>
            <w:r>
              <w:t>data.details[].channel</w:t>
            </w:r>
          </w:p>
        </w:tc>
        <w:tc>
          <w:tcPr>
            <w:tcW w:w="3119" w:type="dxa"/>
          </w:tcPr>
          <w:p w14:paraId="3006E6B8" w14:textId="77777777" w:rsidR="00C9009B" w:rsidRDefault="006E2142">
            <w:pPr>
              <w:ind w:firstLine="0"/>
              <w:jc w:val="left"/>
            </w:pPr>
            <w:r>
              <w:t>NotificationChannel</w:t>
            </w:r>
          </w:p>
        </w:tc>
        <w:tc>
          <w:tcPr>
            <w:tcW w:w="3119" w:type="dxa"/>
          </w:tcPr>
          <w:p w14:paraId="13CDE867" w14:textId="77777777" w:rsidR="00C9009B" w:rsidRDefault="006E2142">
            <w:pPr>
              <w:ind w:firstLine="0"/>
              <w:jc w:val="left"/>
            </w:pPr>
            <w:r>
              <w:t>Kênh gửi notification. Giá trị: SMS, EMAIL, PUSH.</w:t>
            </w:r>
          </w:p>
        </w:tc>
      </w:tr>
      <w:tr w:rsidR="00C9009B" w14:paraId="479FC7D8" w14:textId="77777777" w:rsidTr="00C9009B">
        <w:trPr>
          <w:cantSplit/>
        </w:trPr>
        <w:tc>
          <w:tcPr>
            <w:tcW w:w="3119" w:type="dxa"/>
          </w:tcPr>
          <w:p w14:paraId="4D15A5F4" w14:textId="77777777" w:rsidR="00C9009B" w:rsidRDefault="006E2142">
            <w:pPr>
              <w:ind w:firstLine="0"/>
              <w:jc w:val="left"/>
            </w:pPr>
            <w:r>
              <w:t>data.details[].status</w:t>
            </w:r>
          </w:p>
        </w:tc>
        <w:tc>
          <w:tcPr>
            <w:tcW w:w="3119" w:type="dxa"/>
          </w:tcPr>
          <w:p w14:paraId="528C678B" w14:textId="77777777" w:rsidR="00C9009B" w:rsidRDefault="006E2142">
            <w:pPr>
              <w:ind w:firstLine="0"/>
              <w:jc w:val="left"/>
            </w:pPr>
            <w:r>
              <w:t>String</w:t>
            </w:r>
          </w:p>
        </w:tc>
        <w:tc>
          <w:tcPr>
            <w:tcW w:w="3119" w:type="dxa"/>
          </w:tcPr>
          <w:p w14:paraId="6F6D1A88" w14:textId="77777777" w:rsidR="00C9009B" w:rsidRDefault="006E2142">
            <w:pPr>
              <w:ind w:firstLine="0"/>
              <w:jc w:val="left"/>
            </w:pPr>
            <w:r>
              <w:t>Trạng thái gửi notification. Giá trị: SUCCESS, FAILED.</w:t>
            </w:r>
          </w:p>
        </w:tc>
      </w:tr>
      <w:tr w:rsidR="00C9009B" w14:paraId="3F686088" w14:textId="77777777" w:rsidTr="00C9009B">
        <w:trPr>
          <w:cantSplit/>
        </w:trPr>
        <w:tc>
          <w:tcPr>
            <w:tcW w:w="3119" w:type="dxa"/>
          </w:tcPr>
          <w:p w14:paraId="57C28DCC" w14:textId="77777777" w:rsidR="00C9009B" w:rsidRDefault="006E2142">
            <w:pPr>
              <w:ind w:firstLine="0"/>
              <w:jc w:val="left"/>
            </w:pPr>
            <w:r>
              <w:t>data.details[].errorCode</w:t>
            </w:r>
          </w:p>
        </w:tc>
        <w:tc>
          <w:tcPr>
            <w:tcW w:w="3119" w:type="dxa"/>
          </w:tcPr>
          <w:p w14:paraId="5DC6AD44" w14:textId="77777777" w:rsidR="00C9009B" w:rsidRDefault="006E2142">
            <w:pPr>
              <w:ind w:firstLine="0"/>
              <w:jc w:val="left"/>
            </w:pPr>
            <w:r>
              <w:t>String</w:t>
            </w:r>
          </w:p>
        </w:tc>
        <w:tc>
          <w:tcPr>
            <w:tcW w:w="3119" w:type="dxa"/>
          </w:tcPr>
          <w:p w14:paraId="29F1E198" w14:textId="77777777" w:rsidR="00C9009B" w:rsidRDefault="006E2142">
            <w:pPr>
              <w:ind w:firstLine="0"/>
              <w:jc w:val="left"/>
            </w:pPr>
            <w:r>
              <w:t>Mã lỗi của lần gửi; chỉ có khi gửi thất bại.</w:t>
            </w:r>
          </w:p>
        </w:tc>
      </w:tr>
      <w:tr w:rsidR="00C9009B" w14:paraId="6E7CE51E" w14:textId="77777777" w:rsidTr="00C9009B">
        <w:trPr>
          <w:cantSplit/>
        </w:trPr>
        <w:tc>
          <w:tcPr>
            <w:tcW w:w="3119" w:type="dxa"/>
          </w:tcPr>
          <w:p w14:paraId="224C12DB" w14:textId="77777777" w:rsidR="00C9009B" w:rsidRDefault="006E2142">
            <w:pPr>
              <w:ind w:firstLine="0"/>
              <w:jc w:val="left"/>
            </w:pPr>
            <w:r>
              <w:t>data.details[].errorMessage</w:t>
            </w:r>
          </w:p>
        </w:tc>
        <w:tc>
          <w:tcPr>
            <w:tcW w:w="3119" w:type="dxa"/>
          </w:tcPr>
          <w:p w14:paraId="5B7C200B" w14:textId="77777777" w:rsidR="00C9009B" w:rsidRDefault="006E2142">
            <w:pPr>
              <w:ind w:firstLine="0"/>
              <w:jc w:val="left"/>
            </w:pPr>
            <w:r>
              <w:t>String</w:t>
            </w:r>
          </w:p>
        </w:tc>
        <w:tc>
          <w:tcPr>
            <w:tcW w:w="3119" w:type="dxa"/>
          </w:tcPr>
          <w:p w14:paraId="43E62096" w14:textId="77777777" w:rsidR="00C9009B" w:rsidRDefault="006E2142">
            <w:pPr>
              <w:ind w:firstLine="0"/>
              <w:jc w:val="left"/>
            </w:pPr>
            <w:r>
              <w:t>Mô tả lỗi của lần gửi; chỉ có khi gửi thất bại.</w:t>
            </w:r>
          </w:p>
        </w:tc>
      </w:tr>
      <w:tr w:rsidR="00C9009B" w14:paraId="74819D13" w14:textId="77777777" w:rsidTr="00C9009B">
        <w:trPr>
          <w:cantSplit/>
        </w:trPr>
        <w:tc>
          <w:tcPr>
            <w:tcW w:w="3119" w:type="dxa"/>
          </w:tcPr>
          <w:p w14:paraId="486EACCE" w14:textId="77777777" w:rsidR="00C9009B" w:rsidRDefault="006E2142">
            <w:pPr>
              <w:ind w:firstLine="0"/>
              <w:jc w:val="left"/>
            </w:pPr>
            <w:r>
              <w:t>timestamp</w:t>
            </w:r>
          </w:p>
        </w:tc>
        <w:tc>
          <w:tcPr>
            <w:tcW w:w="3119" w:type="dxa"/>
          </w:tcPr>
          <w:p w14:paraId="58E82CE2" w14:textId="77777777" w:rsidR="00C9009B" w:rsidRDefault="006E2142">
            <w:pPr>
              <w:ind w:firstLine="0"/>
              <w:jc w:val="left"/>
            </w:pPr>
            <w:r>
              <w:t>Instant</w:t>
            </w:r>
          </w:p>
        </w:tc>
        <w:tc>
          <w:tcPr>
            <w:tcW w:w="3119" w:type="dxa"/>
          </w:tcPr>
          <w:p w14:paraId="5E0EAFF8" w14:textId="77777777" w:rsidR="00C9009B" w:rsidRDefault="006E2142">
            <w:pPr>
              <w:ind w:firstLine="0"/>
              <w:jc w:val="left"/>
            </w:pPr>
            <w:r>
              <w:t>Thời điểm tạo response theo chuẩn ISO-8601.</w:t>
            </w:r>
          </w:p>
        </w:tc>
      </w:tr>
      <w:tr w:rsidR="00C9009B" w14:paraId="3EBFAD14" w14:textId="77777777" w:rsidTr="00C9009B">
        <w:trPr>
          <w:cantSplit/>
        </w:trPr>
        <w:tc>
          <w:tcPr>
            <w:tcW w:w="3119" w:type="dxa"/>
          </w:tcPr>
          <w:p w14:paraId="2B73D5E5" w14:textId="77777777" w:rsidR="00C9009B" w:rsidRDefault="006E2142">
            <w:pPr>
              <w:ind w:firstLine="0"/>
              <w:jc w:val="left"/>
            </w:pPr>
            <w:r>
              <w:t>traceId</w:t>
            </w:r>
          </w:p>
        </w:tc>
        <w:tc>
          <w:tcPr>
            <w:tcW w:w="3119" w:type="dxa"/>
          </w:tcPr>
          <w:p w14:paraId="15E16C90" w14:textId="77777777" w:rsidR="00C9009B" w:rsidRDefault="006E2142">
            <w:pPr>
              <w:ind w:firstLine="0"/>
              <w:jc w:val="left"/>
            </w:pPr>
            <w:r>
              <w:t>String</w:t>
            </w:r>
          </w:p>
        </w:tc>
        <w:tc>
          <w:tcPr>
            <w:tcW w:w="3119" w:type="dxa"/>
          </w:tcPr>
          <w:p w14:paraId="040E96E6" w14:textId="77777777" w:rsidR="00C9009B" w:rsidRDefault="006E2142">
            <w:pPr>
              <w:ind w:firstLine="0"/>
              <w:jc w:val="left"/>
            </w:pPr>
            <w:r>
              <w:t>Trace ID của request.</w:t>
            </w:r>
          </w:p>
        </w:tc>
      </w:tr>
      <w:tr w:rsidR="00C9009B" w14:paraId="42BCF428" w14:textId="77777777" w:rsidTr="00C9009B">
        <w:trPr>
          <w:cantSplit/>
        </w:trPr>
        <w:tc>
          <w:tcPr>
            <w:tcW w:w="3119" w:type="dxa"/>
          </w:tcPr>
          <w:p w14:paraId="5A5FA298" w14:textId="77777777" w:rsidR="00C9009B" w:rsidRDefault="006E2142">
            <w:pPr>
              <w:ind w:firstLine="0"/>
              <w:jc w:val="left"/>
            </w:pPr>
            <w:r>
              <w:lastRenderedPageBreak/>
              <w:t>correlationId</w:t>
            </w:r>
          </w:p>
        </w:tc>
        <w:tc>
          <w:tcPr>
            <w:tcW w:w="3119" w:type="dxa"/>
          </w:tcPr>
          <w:p w14:paraId="21ED8241" w14:textId="77777777" w:rsidR="00C9009B" w:rsidRDefault="006E2142">
            <w:pPr>
              <w:ind w:firstLine="0"/>
              <w:jc w:val="left"/>
            </w:pPr>
            <w:r>
              <w:t>String</w:t>
            </w:r>
          </w:p>
        </w:tc>
        <w:tc>
          <w:tcPr>
            <w:tcW w:w="3119" w:type="dxa"/>
          </w:tcPr>
          <w:p w14:paraId="2FAAB3B5" w14:textId="77777777" w:rsidR="00C9009B" w:rsidRDefault="006E2142">
            <w:pPr>
              <w:ind w:firstLine="0"/>
              <w:jc w:val="left"/>
            </w:pPr>
            <w:r>
              <w:t>Correlation ID dùng xuyên suốt giao dịch.</w:t>
            </w:r>
          </w:p>
        </w:tc>
      </w:tr>
      <w:tr w:rsidR="00C9009B" w14:paraId="7A934B89" w14:textId="77777777" w:rsidTr="00C9009B">
        <w:trPr>
          <w:cantSplit/>
        </w:trPr>
        <w:tc>
          <w:tcPr>
            <w:tcW w:w="3119" w:type="dxa"/>
          </w:tcPr>
          <w:p w14:paraId="65EF6E5B" w14:textId="77777777" w:rsidR="00C9009B" w:rsidRDefault="006E2142">
            <w:pPr>
              <w:ind w:firstLine="0"/>
              <w:jc w:val="left"/>
            </w:pPr>
            <w:r>
              <w:t>requestId</w:t>
            </w:r>
          </w:p>
        </w:tc>
        <w:tc>
          <w:tcPr>
            <w:tcW w:w="3119" w:type="dxa"/>
          </w:tcPr>
          <w:p w14:paraId="2D69925E" w14:textId="77777777" w:rsidR="00C9009B" w:rsidRDefault="006E2142">
            <w:pPr>
              <w:ind w:firstLine="0"/>
              <w:jc w:val="left"/>
            </w:pPr>
            <w:r>
              <w:t>String</w:t>
            </w:r>
          </w:p>
        </w:tc>
        <w:tc>
          <w:tcPr>
            <w:tcW w:w="3119" w:type="dxa"/>
          </w:tcPr>
          <w:p w14:paraId="4620FCE9" w14:textId="77777777" w:rsidR="00C9009B" w:rsidRDefault="006E2142">
            <w:pPr>
              <w:ind w:firstLine="0"/>
              <w:jc w:val="left"/>
            </w:pPr>
            <w:r>
              <w:t>Request ID do hệ thống gọi API cung cấp.</w:t>
            </w:r>
          </w:p>
        </w:tc>
      </w:tr>
    </w:tbl>
    <w:p w14:paraId="7FC5BF40" w14:textId="77777777" w:rsidR="00475CE5" w:rsidRPr="00142D30" w:rsidRDefault="002D19D7" w:rsidP="00142D30">
      <w:pPr>
        <w:pStyle w:val="Heading2"/>
      </w:pPr>
      <w:bookmarkStart w:id="299" w:name="_Toc240965955"/>
      <w:r>
        <w:rPr>
          <w:rFonts w:eastAsia="Times New Roman" w:cs="Times New Roman"/>
        </w:rPr>
        <w:t>Database</w:t>
      </w:r>
      <w:bookmarkEnd w:id="299"/>
    </w:p>
    <w:p w14:paraId="6046FD73" w14:textId="77777777" w:rsidR="00DC27AA" w:rsidRDefault="00DC27AA" w:rsidP="00DC27AA">
      <w:pPr>
        <w:pStyle w:val="Heading3"/>
      </w:pPr>
      <w:bookmarkStart w:id="300" w:name="_Toc240965956"/>
      <w:r>
        <w:rPr>
          <w:rFonts w:eastAsia="Times New Roman" w:cs="Times New Roman"/>
        </w:rPr>
        <w:t>Bảng</w:t>
      </w:r>
      <w:bookmarkEnd w:id="300"/>
    </w:p>
    <w:p w14:paraId="1E7600B7" w14:textId="77777777" w:rsidR="00B65A4A" w:rsidRDefault="00EF5E16">
      <w:pPr>
        <w:pStyle w:val="Heading4"/>
      </w:pPr>
      <w:r>
        <w:rPr>
          <w:rFonts w:eastAsia="Times New Roman" w:cs="Times New Roman"/>
        </w:rPr>
        <w:t>CTM_ACTION_NTF_MAPPING</w:t>
      </w:r>
    </w:p>
    <w:p w14:paraId="30064173" w14:textId="77777777" w:rsidR="00B65A4A" w:rsidRDefault="00EF5E16">
      <w:r>
        <w:t>Bảng ánh xạ hành động (action) sang loại thông báo gửi khách hàng</w:t>
      </w:r>
    </w:p>
    <w:tbl>
      <w:tblPr>
        <w:tblStyle w:val="TableGrid"/>
        <w:tblW w:w="0" w:type="auto"/>
        <w:tblLook w:val="04A0" w:firstRow="1" w:lastRow="0" w:firstColumn="1" w:lastColumn="0" w:noHBand="0" w:noVBand="1"/>
      </w:tblPr>
      <w:tblGrid>
        <w:gridCol w:w="3116"/>
        <w:gridCol w:w="3117"/>
        <w:gridCol w:w="3114"/>
      </w:tblGrid>
      <w:tr w:rsidR="00B65A4A" w14:paraId="502806A8" w14:textId="77777777" w:rsidTr="00EF5E16">
        <w:trPr>
          <w:cnfStyle w:val="100000000000" w:firstRow="1" w:lastRow="0" w:firstColumn="0" w:lastColumn="0" w:oddVBand="0" w:evenVBand="0" w:oddHBand="0" w:evenHBand="0" w:firstRowFirstColumn="0" w:firstRowLastColumn="0" w:lastRowFirstColumn="0" w:lastRowLastColumn="0"/>
        </w:trPr>
        <w:tc>
          <w:tcPr>
            <w:tcW w:w="3116" w:type="dxa"/>
            <w:shd w:val="clear" w:color="auto" w:fill="D9EAF7"/>
            <w:vAlign w:val="top"/>
          </w:tcPr>
          <w:p w14:paraId="7B09B1DD" w14:textId="77777777" w:rsidR="00B65A4A" w:rsidRDefault="00EF5E16">
            <w:pPr>
              <w:spacing w:before="0" w:after="0"/>
              <w:ind w:firstLine="0"/>
              <w:jc w:val="left"/>
              <w:textAlignment w:val="top"/>
            </w:pPr>
            <w:r>
              <w:t>Column</w:t>
            </w:r>
          </w:p>
        </w:tc>
        <w:tc>
          <w:tcPr>
            <w:tcW w:w="3117" w:type="dxa"/>
            <w:shd w:val="clear" w:color="auto" w:fill="D9EAF7"/>
            <w:vAlign w:val="top"/>
          </w:tcPr>
          <w:p w14:paraId="3DF96A5D" w14:textId="77777777" w:rsidR="00B65A4A" w:rsidRDefault="00EF5E16">
            <w:pPr>
              <w:spacing w:before="0" w:after="0"/>
              <w:ind w:firstLine="0"/>
              <w:jc w:val="left"/>
              <w:textAlignment w:val="top"/>
            </w:pPr>
            <w:r>
              <w:t>Data type</w:t>
            </w:r>
          </w:p>
        </w:tc>
        <w:tc>
          <w:tcPr>
            <w:tcW w:w="3114" w:type="dxa"/>
            <w:shd w:val="clear" w:color="auto" w:fill="D9EAF7"/>
            <w:vAlign w:val="top"/>
          </w:tcPr>
          <w:p w14:paraId="24724E06" w14:textId="77777777" w:rsidR="00B65A4A" w:rsidRDefault="00EF5E16">
            <w:pPr>
              <w:spacing w:before="0" w:after="0"/>
              <w:ind w:firstLine="0"/>
              <w:jc w:val="left"/>
              <w:textAlignment w:val="top"/>
            </w:pPr>
            <w:r>
              <w:t>Field Description</w:t>
            </w:r>
          </w:p>
        </w:tc>
      </w:tr>
      <w:tr w:rsidR="00B65A4A" w14:paraId="1E3DD523" w14:textId="77777777" w:rsidTr="00EF5E16">
        <w:trPr>
          <w:cantSplit/>
        </w:trPr>
        <w:tc>
          <w:tcPr>
            <w:tcW w:w="3116" w:type="dxa"/>
          </w:tcPr>
          <w:p w14:paraId="2A944A00" w14:textId="77777777" w:rsidR="00B65A4A" w:rsidRDefault="00EF5E16">
            <w:pPr>
              <w:spacing w:before="0" w:after="0"/>
              <w:ind w:firstLine="0"/>
              <w:jc w:val="left"/>
              <w:textAlignment w:val="top"/>
            </w:pPr>
            <w:r>
              <w:t>ID</w:t>
            </w:r>
          </w:p>
        </w:tc>
        <w:tc>
          <w:tcPr>
            <w:tcW w:w="3117" w:type="dxa"/>
          </w:tcPr>
          <w:p w14:paraId="15E7BC37" w14:textId="77777777" w:rsidR="00B65A4A" w:rsidRDefault="00EF5E16">
            <w:pPr>
              <w:spacing w:before="0" w:after="0"/>
              <w:ind w:firstLine="0"/>
              <w:jc w:val="left"/>
              <w:textAlignment w:val="top"/>
            </w:pPr>
            <w:r>
              <w:t>NUMBER(19)</w:t>
            </w:r>
          </w:p>
        </w:tc>
        <w:tc>
          <w:tcPr>
            <w:tcW w:w="3114" w:type="dxa"/>
          </w:tcPr>
          <w:p w14:paraId="762C5821" w14:textId="77777777" w:rsidR="00B65A4A" w:rsidRDefault="00EF5E16">
            <w:pPr>
              <w:spacing w:before="0" w:after="0"/>
              <w:ind w:firstLine="0"/>
              <w:jc w:val="left"/>
              <w:textAlignment w:val="top"/>
            </w:pPr>
            <w:r>
              <w:t>Id tự tăng</w:t>
            </w:r>
          </w:p>
        </w:tc>
      </w:tr>
      <w:tr w:rsidR="00B65A4A" w14:paraId="70C6717E" w14:textId="77777777" w:rsidTr="00EF5E16">
        <w:trPr>
          <w:cantSplit/>
        </w:trPr>
        <w:tc>
          <w:tcPr>
            <w:tcW w:w="3116" w:type="dxa"/>
          </w:tcPr>
          <w:p w14:paraId="45266FF7" w14:textId="77777777" w:rsidR="00B65A4A" w:rsidRDefault="00EF5E16">
            <w:pPr>
              <w:spacing w:before="0" w:after="0"/>
              <w:ind w:firstLine="0"/>
              <w:jc w:val="left"/>
              <w:textAlignment w:val="top"/>
            </w:pPr>
            <w:r>
              <w:t>ACTION_CODE</w:t>
            </w:r>
          </w:p>
        </w:tc>
        <w:tc>
          <w:tcPr>
            <w:tcW w:w="3117" w:type="dxa"/>
          </w:tcPr>
          <w:p w14:paraId="6EA21ECF" w14:textId="77777777" w:rsidR="00B65A4A" w:rsidRDefault="00EF5E16">
            <w:pPr>
              <w:spacing w:before="0" w:after="0"/>
              <w:ind w:firstLine="0"/>
              <w:jc w:val="left"/>
              <w:textAlignment w:val="top"/>
            </w:pPr>
            <w:r>
              <w:t>VARCHAR2(100)</w:t>
            </w:r>
          </w:p>
        </w:tc>
        <w:tc>
          <w:tcPr>
            <w:tcW w:w="3114" w:type="dxa"/>
          </w:tcPr>
          <w:p w14:paraId="5C84E15C" w14:textId="77777777" w:rsidR="00B65A4A" w:rsidRDefault="00EF5E16">
            <w:pPr>
              <w:spacing w:before="0" w:after="0"/>
              <w:ind w:firstLine="0"/>
              <w:jc w:val="left"/>
              <w:textAlignment w:val="top"/>
            </w:pPr>
            <w:r>
              <w:t>Mã hành động (token/card action)</w:t>
            </w:r>
          </w:p>
        </w:tc>
      </w:tr>
      <w:tr w:rsidR="00B65A4A" w14:paraId="69655944" w14:textId="77777777" w:rsidTr="00EF5E16">
        <w:trPr>
          <w:cantSplit/>
        </w:trPr>
        <w:tc>
          <w:tcPr>
            <w:tcW w:w="3116" w:type="dxa"/>
          </w:tcPr>
          <w:p w14:paraId="07FCDE45" w14:textId="77777777" w:rsidR="00B65A4A" w:rsidRDefault="00EF5E16">
            <w:pPr>
              <w:spacing w:before="0" w:after="0"/>
              <w:ind w:firstLine="0"/>
              <w:jc w:val="left"/>
              <w:textAlignment w:val="top"/>
            </w:pPr>
            <w:r>
              <w:t>NTF_CODE</w:t>
            </w:r>
          </w:p>
        </w:tc>
        <w:tc>
          <w:tcPr>
            <w:tcW w:w="3117" w:type="dxa"/>
          </w:tcPr>
          <w:p w14:paraId="0AE7BB56" w14:textId="77777777" w:rsidR="00B65A4A" w:rsidRDefault="00EF5E16">
            <w:pPr>
              <w:spacing w:before="0" w:after="0"/>
              <w:ind w:firstLine="0"/>
              <w:jc w:val="left"/>
              <w:textAlignment w:val="top"/>
            </w:pPr>
            <w:r>
              <w:t>VARCHAR2(100)</w:t>
            </w:r>
          </w:p>
        </w:tc>
        <w:tc>
          <w:tcPr>
            <w:tcW w:w="3114" w:type="dxa"/>
          </w:tcPr>
          <w:p w14:paraId="770A838B" w14:textId="77777777" w:rsidR="00B65A4A" w:rsidRDefault="00EF5E16">
            <w:pPr>
              <w:spacing w:before="0" w:after="0"/>
              <w:ind w:firstLine="0"/>
              <w:jc w:val="left"/>
              <w:textAlignment w:val="top"/>
            </w:pPr>
            <w:r>
              <w:t>Mã thông báo tương ứng</w:t>
            </w:r>
          </w:p>
        </w:tc>
      </w:tr>
      <w:tr w:rsidR="00B65A4A" w14:paraId="37139C44" w14:textId="77777777" w:rsidTr="00EF5E16">
        <w:trPr>
          <w:cantSplit/>
        </w:trPr>
        <w:tc>
          <w:tcPr>
            <w:tcW w:w="3116" w:type="dxa"/>
          </w:tcPr>
          <w:p w14:paraId="701E6396" w14:textId="77777777" w:rsidR="00B65A4A" w:rsidRDefault="00EF5E16">
            <w:pPr>
              <w:spacing w:before="0" w:after="0"/>
              <w:ind w:firstLine="0"/>
              <w:jc w:val="left"/>
              <w:textAlignment w:val="top"/>
            </w:pPr>
            <w:r>
              <w:t>STATUS</w:t>
            </w:r>
          </w:p>
        </w:tc>
        <w:tc>
          <w:tcPr>
            <w:tcW w:w="3117" w:type="dxa"/>
          </w:tcPr>
          <w:p w14:paraId="58DF622F" w14:textId="77777777" w:rsidR="00B65A4A" w:rsidRDefault="00EF5E16">
            <w:pPr>
              <w:spacing w:before="0" w:after="0"/>
              <w:ind w:firstLine="0"/>
              <w:jc w:val="left"/>
              <w:textAlignment w:val="top"/>
            </w:pPr>
            <w:r>
              <w:t>VARCHAR2(20)</w:t>
            </w:r>
          </w:p>
        </w:tc>
        <w:tc>
          <w:tcPr>
            <w:tcW w:w="3114" w:type="dxa"/>
          </w:tcPr>
          <w:p w14:paraId="0CC6861C" w14:textId="77777777" w:rsidR="00B65A4A" w:rsidRDefault="00EF5E16">
            <w:pPr>
              <w:spacing w:before="0" w:after="0"/>
              <w:ind w:firstLine="0"/>
              <w:jc w:val="left"/>
              <w:textAlignment w:val="top"/>
            </w:pPr>
            <w:r>
              <w:t>Trạng thái bản ghi</w:t>
            </w:r>
          </w:p>
        </w:tc>
      </w:tr>
      <w:tr w:rsidR="00B65A4A" w14:paraId="49B862BB" w14:textId="77777777" w:rsidTr="00EF5E16">
        <w:trPr>
          <w:cantSplit/>
        </w:trPr>
        <w:tc>
          <w:tcPr>
            <w:tcW w:w="3116" w:type="dxa"/>
          </w:tcPr>
          <w:p w14:paraId="065EAA1C" w14:textId="77777777" w:rsidR="00B65A4A" w:rsidRDefault="00EF5E16">
            <w:pPr>
              <w:spacing w:before="0" w:after="0"/>
              <w:ind w:firstLine="0"/>
              <w:jc w:val="left"/>
              <w:textAlignment w:val="top"/>
            </w:pPr>
            <w:r>
              <w:t>CREATED_AT</w:t>
            </w:r>
          </w:p>
        </w:tc>
        <w:tc>
          <w:tcPr>
            <w:tcW w:w="3117" w:type="dxa"/>
          </w:tcPr>
          <w:p w14:paraId="78B099A2" w14:textId="77777777" w:rsidR="00B65A4A" w:rsidRDefault="00EF5E16">
            <w:pPr>
              <w:spacing w:before="0" w:after="0"/>
              <w:ind w:firstLine="0"/>
              <w:jc w:val="left"/>
              <w:textAlignment w:val="top"/>
            </w:pPr>
            <w:r>
              <w:t>TIMESTAMP WITH TIME ZONE</w:t>
            </w:r>
          </w:p>
        </w:tc>
        <w:tc>
          <w:tcPr>
            <w:tcW w:w="3114" w:type="dxa"/>
          </w:tcPr>
          <w:p w14:paraId="2A02D52A" w14:textId="77777777" w:rsidR="00B65A4A" w:rsidRDefault="00EF5E16">
            <w:pPr>
              <w:spacing w:before="0" w:after="0"/>
              <w:ind w:firstLine="0"/>
              <w:jc w:val="left"/>
              <w:textAlignment w:val="top"/>
            </w:pPr>
            <w:r>
              <w:t>Ngày tạo</w:t>
            </w:r>
          </w:p>
        </w:tc>
      </w:tr>
      <w:tr w:rsidR="00B65A4A" w14:paraId="7D00C1F0" w14:textId="77777777" w:rsidTr="00EF5E16">
        <w:trPr>
          <w:cantSplit/>
        </w:trPr>
        <w:tc>
          <w:tcPr>
            <w:tcW w:w="3116" w:type="dxa"/>
          </w:tcPr>
          <w:p w14:paraId="41B07BCC" w14:textId="77777777" w:rsidR="00B65A4A" w:rsidRDefault="00EF5E16">
            <w:pPr>
              <w:spacing w:before="0" w:after="0"/>
              <w:ind w:firstLine="0"/>
              <w:jc w:val="left"/>
              <w:textAlignment w:val="top"/>
            </w:pPr>
            <w:r>
              <w:t>CREATED_BY</w:t>
            </w:r>
          </w:p>
        </w:tc>
        <w:tc>
          <w:tcPr>
            <w:tcW w:w="3117" w:type="dxa"/>
          </w:tcPr>
          <w:p w14:paraId="2A8A0F1D" w14:textId="77777777" w:rsidR="00B65A4A" w:rsidRDefault="00EF5E16">
            <w:pPr>
              <w:spacing w:before="0" w:after="0"/>
              <w:ind w:firstLine="0"/>
              <w:jc w:val="left"/>
              <w:textAlignment w:val="top"/>
            </w:pPr>
            <w:r>
              <w:t>VARCHAR2(100)</w:t>
            </w:r>
          </w:p>
        </w:tc>
        <w:tc>
          <w:tcPr>
            <w:tcW w:w="3114" w:type="dxa"/>
          </w:tcPr>
          <w:p w14:paraId="0D728263" w14:textId="77777777" w:rsidR="00B65A4A" w:rsidRDefault="00EF5E16">
            <w:pPr>
              <w:spacing w:before="0" w:after="0"/>
              <w:ind w:firstLine="0"/>
              <w:jc w:val="left"/>
              <w:textAlignment w:val="top"/>
            </w:pPr>
            <w:r>
              <w:t>Người tạo</w:t>
            </w:r>
          </w:p>
        </w:tc>
      </w:tr>
      <w:tr w:rsidR="00B65A4A" w14:paraId="13325582" w14:textId="77777777" w:rsidTr="00EF5E16">
        <w:trPr>
          <w:cantSplit/>
        </w:trPr>
        <w:tc>
          <w:tcPr>
            <w:tcW w:w="3116" w:type="dxa"/>
          </w:tcPr>
          <w:p w14:paraId="211D1A50" w14:textId="77777777" w:rsidR="00B65A4A" w:rsidRDefault="00EF5E16">
            <w:pPr>
              <w:spacing w:before="0" w:after="0"/>
              <w:ind w:firstLine="0"/>
              <w:jc w:val="left"/>
              <w:textAlignment w:val="top"/>
            </w:pPr>
            <w:r>
              <w:t>UPDATED_AT</w:t>
            </w:r>
          </w:p>
        </w:tc>
        <w:tc>
          <w:tcPr>
            <w:tcW w:w="3117" w:type="dxa"/>
          </w:tcPr>
          <w:p w14:paraId="748727EE" w14:textId="77777777" w:rsidR="00B65A4A" w:rsidRDefault="00EF5E16">
            <w:pPr>
              <w:spacing w:before="0" w:after="0"/>
              <w:ind w:firstLine="0"/>
              <w:jc w:val="left"/>
              <w:textAlignment w:val="top"/>
            </w:pPr>
            <w:r>
              <w:t>TIMESTAMP WITH TIME ZONE</w:t>
            </w:r>
          </w:p>
        </w:tc>
        <w:tc>
          <w:tcPr>
            <w:tcW w:w="3114" w:type="dxa"/>
          </w:tcPr>
          <w:p w14:paraId="0013D07F" w14:textId="77777777" w:rsidR="00B65A4A" w:rsidRDefault="00EF5E16">
            <w:pPr>
              <w:spacing w:before="0" w:after="0"/>
              <w:ind w:firstLine="0"/>
              <w:jc w:val="left"/>
              <w:textAlignment w:val="top"/>
            </w:pPr>
            <w:r>
              <w:t>Ngày cập nhật</w:t>
            </w:r>
          </w:p>
        </w:tc>
      </w:tr>
      <w:tr w:rsidR="00B65A4A" w14:paraId="6F802422" w14:textId="77777777" w:rsidTr="00EF5E16">
        <w:trPr>
          <w:cantSplit/>
        </w:trPr>
        <w:tc>
          <w:tcPr>
            <w:tcW w:w="3116" w:type="dxa"/>
          </w:tcPr>
          <w:p w14:paraId="0D0706A4" w14:textId="77777777" w:rsidR="00B65A4A" w:rsidRDefault="00EF5E16">
            <w:pPr>
              <w:spacing w:before="0" w:after="0"/>
              <w:ind w:firstLine="0"/>
              <w:jc w:val="left"/>
              <w:textAlignment w:val="top"/>
            </w:pPr>
            <w:r>
              <w:t>UPDATED_BY</w:t>
            </w:r>
          </w:p>
        </w:tc>
        <w:tc>
          <w:tcPr>
            <w:tcW w:w="3117" w:type="dxa"/>
          </w:tcPr>
          <w:p w14:paraId="61967B5D" w14:textId="77777777" w:rsidR="00B65A4A" w:rsidRDefault="00EF5E16">
            <w:pPr>
              <w:spacing w:before="0" w:after="0"/>
              <w:ind w:firstLine="0"/>
              <w:jc w:val="left"/>
              <w:textAlignment w:val="top"/>
            </w:pPr>
            <w:r>
              <w:t>VARCHAR2(100)</w:t>
            </w:r>
          </w:p>
        </w:tc>
        <w:tc>
          <w:tcPr>
            <w:tcW w:w="3114" w:type="dxa"/>
          </w:tcPr>
          <w:p w14:paraId="650798DC" w14:textId="77777777" w:rsidR="00B65A4A" w:rsidRDefault="00EF5E16">
            <w:pPr>
              <w:spacing w:before="0" w:after="0"/>
              <w:ind w:firstLine="0"/>
              <w:jc w:val="left"/>
              <w:textAlignment w:val="top"/>
            </w:pPr>
            <w:r>
              <w:t>Người cập nhật</w:t>
            </w:r>
          </w:p>
        </w:tc>
      </w:tr>
      <w:tr w:rsidR="00B65A4A" w14:paraId="075EB192" w14:textId="77777777" w:rsidTr="00EF5E16">
        <w:trPr>
          <w:cantSplit/>
        </w:trPr>
        <w:tc>
          <w:tcPr>
            <w:tcW w:w="3116" w:type="dxa"/>
          </w:tcPr>
          <w:p w14:paraId="21F721FE" w14:textId="77777777" w:rsidR="00B65A4A" w:rsidRDefault="00EF5E16">
            <w:pPr>
              <w:spacing w:before="0" w:after="0"/>
              <w:ind w:firstLine="0"/>
              <w:jc w:val="left"/>
              <w:textAlignment w:val="top"/>
            </w:pPr>
            <w:r>
              <w:t>CHANNEL</w:t>
            </w:r>
          </w:p>
        </w:tc>
        <w:tc>
          <w:tcPr>
            <w:tcW w:w="3117" w:type="dxa"/>
          </w:tcPr>
          <w:p w14:paraId="20DFC7A5" w14:textId="77777777" w:rsidR="00B65A4A" w:rsidRDefault="00EF5E16">
            <w:pPr>
              <w:spacing w:before="0" w:after="0"/>
              <w:ind w:firstLine="0"/>
              <w:jc w:val="left"/>
              <w:textAlignment w:val="top"/>
            </w:pPr>
            <w:r>
              <w:t>VARCHAR2(20)</w:t>
            </w:r>
          </w:p>
        </w:tc>
        <w:tc>
          <w:tcPr>
            <w:tcW w:w="3114" w:type="dxa"/>
          </w:tcPr>
          <w:p w14:paraId="43FACB86" w14:textId="77777777" w:rsidR="00B65A4A" w:rsidRDefault="00EF5E16">
            <w:pPr>
              <w:spacing w:before="0" w:after="0"/>
              <w:ind w:firstLine="0"/>
              <w:jc w:val="left"/>
              <w:textAlignment w:val="top"/>
            </w:pPr>
            <w:r>
              <w:t>Kênh gửi thông báo (SMS/Email)</w:t>
            </w:r>
          </w:p>
        </w:tc>
      </w:tr>
      <w:tr w:rsidR="00B65A4A" w14:paraId="0D7DE936" w14:textId="77777777" w:rsidTr="00EF5E16">
        <w:trPr>
          <w:cantSplit/>
        </w:trPr>
        <w:tc>
          <w:tcPr>
            <w:tcW w:w="3116" w:type="dxa"/>
          </w:tcPr>
          <w:p w14:paraId="56CED201" w14:textId="77777777" w:rsidR="00B65A4A" w:rsidRDefault="00EF5E16">
            <w:pPr>
              <w:spacing w:before="0" w:after="0"/>
              <w:ind w:firstLine="0"/>
              <w:jc w:val="left"/>
              <w:textAlignment w:val="top"/>
            </w:pPr>
            <w:r>
              <w:lastRenderedPageBreak/>
              <w:t>NTF_SERVICE_NAME</w:t>
            </w:r>
          </w:p>
        </w:tc>
        <w:tc>
          <w:tcPr>
            <w:tcW w:w="3117" w:type="dxa"/>
          </w:tcPr>
          <w:p w14:paraId="575B5165" w14:textId="77777777" w:rsidR="00B65A4A" w:rsidRDefault="00EF5E16">
            <w:pPr>
              <w:spacing w:before="0" w:after="0"/>
              <w:ind w:firstLine="0"/>
              <w:jc w:val="left"/>
              <w:textAlignment w:val="top"/>
            </w:pPr>
            <w:r>
              <w:t>VARCHAR2(500)</w:t>
            </w:r>
          </w:p>
        </w:tc>
        <w:tc>
          <w:tcPr>
            <w:tcW w:w="3114" w:type="dxa"/>
          </w:tcPr>
          <w:p w14:paraId="654E7225" w14:textId="77777777" w:rsidR="00B65A4A" w:rsidRDefault="00EF5E16">
            <w:pPr>
              <w:spacing w:before="0" w:after="0"/>
              <w:ind w:firstLine="0"/>
              <w:jc w:val="left"/>
              <w:textAlignment w:val="top"/>
            </w:pPr>
            <w:r>
              <w:t>Tên service gửi thông báo</w:t>
            </w:r>
          </w:p>
        </w:tc>
      </w:tr>
    </w:tbl>
    <w:p w14:paraId="32686215" w14:textId="77777777" w:rsidR="00B65A4A" w:rsidRDefault="00B65A4A"/>
    <w:p w14:paraId="69879293" w14:textId="77777777" w:rsidR="00B65A4A" w:rsidRDefault="00EF5E16">
      <w:pPr>
        <w:pStyle w:val="Heading4"/>
      </w:pPr>
      <w:r>
        <w:rPr>
          <w:rFonts w:eastAsia="Times New Roman" w:cs="Times New Roman"/>
        </w:rPr>
        <w:t>CTM_AUDIT_LOG</w:t>
      </w:r>
    </w:p>
    <w:p w14:paraId="110EEE2B" w14:textId="77777777" w:rsidR="00B65A4A" w:rsidRDefault="00EF5E16">
      <w:r>
        <w:t>Bảng (audit) cho mọi luồng nghiệp vụ vào/ra hệ thống</w:t>
      </w:r>
    </w:p>
    <w:tbl>
      <w:tblPr>
        <w:tblStyle w:val="TableGrid"/>
        <w:tblW w:w="0" w:type="auto"/>
        <w:tblLook w:val="04A0" w:firstRow="1" w:lastRow="0" w:firstColumn="1" w:lastColumn="0" w:noHBand="0" w:noVBand="1"/>
      </w:tblPr>
      <w:tblGrid>
        <w:gridCol w:w="3117"/>
        <w:gridCol w:w="3116"/>
        <w:gridCol w:w="3114"/>
      </w:tblGrid>
      <w:tr w:rsidR="00B65A4A" w14:paraId="67691DB4"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04D39628" w14:textId="77777777" w:rsidR="00B65A4A" w:rsidRDefault="00EF5E16">
            <w:pPr>
              <w:spacing w:before="0" w:after="0"/>
              <w:ind w:firstLine="0"/>
              <w:jc w:val="left"/>
              <w:textAlignment w:val="top"/>
            </w:pPr>
            <w:r>
              <w:t>Column</w:t>
            </w:r>
          </w:p>
        </w:tc>
        <w:tc>
          <w:tcPr>
            <w:tcW w:w="3119" w:type="dxa"/>
            <w:shd w:val="clear" w:color="auto" w:fill="D9EAF7"/>
            <w:vAlign w:val="top"/>
          </w:tcPr>
          <w:p w14:paraId="4434284A" w14:textId="77777777" w:rsidR="00B65A4A" w:rsidRDefault="00EF5E16">
            <w:pPr>
              <w:spacing w:before="0" w:after="0"/>
              <w:ind w:firstLine="0"/>
              <w:jc w:val="left"/>
              <w:textAlignment w:val="top"/>
            </w:pPr>
            <w:r>
              <w:t>Data type</w:t>
            </w:r>
          </w:p>
        </w:tc>
        <w:tc>
          <w:tcPr>
            <w:tcW w:w="3119" w:type="dxa"/>
            <w:shd w:val="clear" w:color="auto" w:fill="D9EAF7"/>
            <w:vAlign w:val="top"/>
          </w:tcPr>
          <w:p w14:paraId="1FFA7BB9" w14:textId="77777777" w:rsidR="00B65A4A" w:rsidRDefault="00EF5E16">
            <w:pPr>
              <w:spacing w:before="0" w:after="0"/>
              <w:ind w:firstLine="0"/>
              <w:jc w:val="left"/>
              <w:textAlignment w:val="top"/>
            </w:pPr>
            <w:r>
              <w:t>Field Description</w:t>
            </w:r>
          </w:p>
        </w:tc>
      </w:tr>
      <w:tr w:rsidR="00B65A4A" w14:paraId="3F9E0888" w14:textId="77777777" w:rsidTr="00B65A4A">
        <w:trPr>
          <w:cantSplit/>
        </w:trPr>
        <w:tc>
          <w:tcPr>
            <w:tcW w:w="3119" w:type="dxa"/>
          </w:tcPr>
          <w:p w14:paraId="46A576C1" w14:textId="77777777" w:rsidR="00B65A4A" w:rsidRDefault="00EF5E16">
            <w:pPr>
              <w:spacing w:before="0" w:after="0"/>
              <w:ind w:firstLine="0"/>
              <w:jc w:val="left"/>
              <w:textAlignment w:val="top"/>
            </w:pPr>
            <w:r>
              <w:t>ID</w:t>
            </w:r>
          </w:p>
        </w:tc>
        <w:tc>
          <w:tcPr>
            <w:tcW w:w="3119" w:type="dxa"/>
          </w:tcPr>
          <w:p w14:paraId="54C9A753" w14:textId="77777777" w:rsidR="00B65A4A" w:rsidRDefault="00EF5E16">
            <w:pPr>
              <w:spacing w:before="0" w:after="0"/>
              <w:ind w:firstLine="0"/>
              <w:jc w:val="left"/>
              <w:textAlignment w:val="top"/>
            </w:pPr>
            <w:r>
              <w:t>NUMBER(19)</w:t>
            </w:r>
          </w:p>
        </w:tc>
        <w:tc>
          <w:tcPr>
            <w:tcW w:w="3119" w:type="dxa"/>
          </w:tcPr>
          <w:p w14:paraId="5724F37E" w14:textId="77777777" w:rsidR="00B65A4A" w:rsidRDefault="00EF5E16">
            <w:pPr>
              <w:spacing w:before="0" w:after="0"/>
              <w:ind w:firstLine="0"/>
              <w:jc w:val="left"/>
              <w:textAlignment w:val="top"/>
            </w:pPr>
            <w:r>
              <w:t>Id tự tăng</w:t>
            </w:r>
          </w:p>
        </w:tc>
      </w:tr>
      <w:tr w:rsidR="00B65A4A" w14:paraId="0924121A" w14:textId="77777777" w:rsidTr="00B65A4A">
        <w:trPr>
          <w:cantSplit/>
        </w:trPr>
        <w:tc>
          <w:tcPr>
            <w:tcW w:w="3119" w:type="dxa"/>
          </w:tcPr>
          <w:p w14:paraId="2CBA287E" w14:textId="77777777" w:rsidR="00B65A4A" w:rsidRDefault="00EF5E16">
            <w:pPr>
              <w:spacing w:before="0" w:after="0"/>
              <w:ind w:firstLine="0"/>
              <w:jc w:val="left"/>
              <w:textAlignment w:val="top"/>
            </w:pPr>
            <w:r>
              <w:t>OBJECT_ID</w:t>
            </w:r>
          </w:p>
        </w:tc>
        <w:tc>
          <w:tcPr>
            <w:tcW w:w="3119" w:type="dxa"/>
          </w:tcPr>
          <w:p w14:paraId="7CB03081" w14:textId="77777777" w:rsidR="00B65A4A" w:rsidRDefault="00EF5E16">
            <w:pPr>
              <w:spacing w:before="0" w:after="0"/>
              <w:ind w:firstLine="0"/>
              <w:jc w:val="left"/>
              <w:textAlignment w:val="top"/>
            </w:pPr>
            <w:r>
              <w:t>VARCHAR2(100)</w:t>
            </w:r>
          </w:p>
        </w:tc>
        <w:tc>
          <w:tcPr>
            <w:tcW w:w="3119" w:type="dxa"/>
          </w:tcPr>
          <w:p w14:paraId="0E41B0B0" w14:textId="77777777" w:rsidR="00B65A4A" w:rsidRDefault="00EF5E16">
            <w:pPr>
              <w:spacing w:before="0" w:after="0"/>
              <w:ind w:firstLine="0"/>
              <w:jc w:val="left"/>
              <w:textAlignment w:val="top"/>
            </w:pPr>
            <w:r>
              <w:t>Id đối tượng liên quan</w:t>
            </w:r>
          </w:p>
        </w:tc>
      </w:tr>
      <w:tr w:rsidR="00B65A4A" w14:paraId="397FA290" w14:textId="77777777" w:rsidTr="00B65A4A">
        <w:trPr>
          <w:cantSplit/>
        </w:trPr>
        <w:tc>
          <w:tcPr>
            <w:tcW w:w="3119" w:type="dxa"/>
          </w:tcPr>
          <w:p w14:paraId="47D731D5" w14:textId="77777777" w:rsidR="00B65A4A" w:rsidRDefault="00EF5E16">
            <w:pPr>
              <w:spacing w:before="0" w:after="0"/>
              <w:ind w:firstLine="0"/>
              <w:jc w:val="left"/>
              <w:textAlignment w:val="top"/>
            </w:pPr>
            <w:r>
              <w:t>ENTITY_TYPE</w:t>
            </w:r>
          </w:p>
        </w:tc>
        <w:tc>
          <w:tcPr>
            <w:tcW w:w="3119" w:type="dxa"/>
          </w:tcPr>
          <w:p w14:paraId="259F8FAC" w14:textId="77777777" w:rsidR="00B65A4A" w:rsidRDefault="00EF5E16">
            <w:pPr>
              <w:spacing w:before="0" w:after="0"/>
              <w:ind w:firstLine="0"/>
              <w:jc w:val="left"/>
              <w:textAlignment w:val="top"/>
            </w:pPr>
            <w:r>
              <w:t>VARCHAR2(50)</w:t>
            </w:r>
          </w:p>
        </w:tc>
        <w:tc>
          <w:tcPr>
            <w:tcW w:w="3119" w:type="dxa"/>
          </w:tcPr>
          <w:p w14:paraId="75578469" w14:textId="77777777" w:rsidR="00B65A4A" w:rsidRDefault="00EF5E16">
            <w:pPr>
              <w:spacing w:before="0" w:after="0"/>
              <w:ind w:firstLine="0"/>
              <w:jc w:val="left"/>
              <w:textAlignment w:val="top"/>
            </w:pPr>
            <w:r>
              <w:t>Loại thực thể</w:t>
            </w:r>
          </w:p>
        </w:tc>
      </w:tr>
      <w:tr w:rsidR="00B65A4A" w14:paraId="40DE5A68" w14:textId="77777777" w:rsidTr="00B65A4A">
        <w:trPr>
          <w:cantSplit/>
        </w:trPr>
        <w:tc>
          <w:tcPr>
            <w:tcW w:w="3119" w:type="dxa"/>
          </w:tcPr>
          <w:p w14:paraId="708C2FDF" w14:textId="77777777" w:rsidR="00B65A4A" w:rsidRDefault="00EF5E16">
            <w:pPr>
              <w:spacing w:before="0" w:after="0"/>
              <w:ind w:firstLine="0"/>
              <w:jc w:val="left"/>
              <w:textAlignment w:val="top"/>
            </w:pPr>
            <w:r>
              <w:t>EVENT_TYPE</w:t>
            </w:r>
          </w:p>
        </w:tc>
        <w:tc>
          <w:tcPr>
            <w:tcW w:w="3119" w:type="dxa"/>
          </w:tcPr>
          <w:p w14:paraId="4D157BBE" w14:textId="77777777" w:rsidR="00B65A4A" w:rsidRDefault="00EF5E16">
            <w:pPr>
              <w:spacing w:before="0" w:after="0"/>
              <w:ind w:firstLine="0"/>
              <w:jc w:val="left"/>
              <w:textAlignment w:val="top"/>
            </w:pPr>
            <w:r>
              <w:t>VARCHAR2(50)</w:t>
            </w:r>
          </w:p>
        </w:tc>
        <w:tc>
          <w:tcPr>
            <w:tcW w:w="3119" w:type="dxa"/>
          </w:tcPr>
          <w:p w14:paraId="4C38FA12" w14:textId="77777777" w:rsidR="00B65A4A" w:rsidRDefault="00EF5E16">
            <w:pPr>
              <w:spacing w:before="0" w:after="0"/>
              <w:ind w:firstLine="0"/>
              <w:jc w:val="left"/>
              <w:textAlignment w:val="top"/>
            </w:pPr>
            <w:r>
              <w:t>Loại sự kiện</w:t>
            </w:r>
          </w:p>
        </w:tc>
      </w:tr>
      <w:tr w:rsidR="00B65A4A" w14:paraId="432BCC68" w14:textId="77777777" w:rsidTr="00B65A4A">
        <w:trPr>
          <w:cantSplit/>
        </w:trPr>
        <w:tc>
          <w:tcPr>
            <w:tcW w:w="3119" w:type="dxa"/>
          </w:tcPr>
          <w:p w14:paraId="2D3F27C4" w14:textId="77777777" w:rsidR="00B65A4A" w:rsidRDefault="00EF5E16">
            <w:pPr>
              <w:spacing w:before="0" w:after="0"/>
              <w:ind w:firstLine="0"/>
              <w:jc w:val="left"/>
              <w:textAlignment w:val="top"/>
            </w:pPr>
            <w:r>
              <w:t>ACTION</w:t>
            </w:r>
          </w:p>
        </w:tc>
        <w:tc>
          <w:tcPr>
            <w:tcW w:w="3119" w:type="dxa"/>
          </w:tcPr>
          <w:p w14:paraId="6AE557D4" w14:textId="77777777" w:rsidR="00B65A4A" w:rsidRDefault="00EF5E16">
            <w:pPr>
              <w:spacing w:before="0" w:after="0"/>
              <w:ind w:firstLine="0"/>
              <w:jc w:val="left"/>
              <w:textAlignment w:val="top"/>
            </w:pPr>
            <w:r>
              <w:t>VARCHAR2(50)</w:t>
            </w:r>
          </w:p>
        </w:tc>
        <w:tc>
          <w:tcPr>
            <w:tcW w:w="3119" w:type="dxa"/>
          </w:tcPr>
          <w:p w14:paraId="7B6740BF" w14:textId="77777777" w:rsidR="00B65A4A" w:rsidRDefault="00EF5E16">
            <w:pPr>
              <w:spacing w:before="0" w:after="0"/>
              <w:ind w:firstLine="0"/>
              <w:jc w:val="left"/>
              <w:textAlignment w:val="top"/>
            </w:pPr>
            <w:r>
              <w:t>Hành động</w:t>
            </w:r>
          </w:p>
        </w:tc>
      </w:tr>
      <w:tr w:rsidR="00B65A4A" w14:paraId="66F0A2B7" w14:textId="77777777" w:rsidTr="00B65A4A">
        <w:trPr>
          <w:cantSplit/>
        </w:trPr>
        <w:tc>
          <w:tcPr>
            <w:tcW w:w="3119" w:type="dxa"/>
          </w:tcPr>
          <w:p w14:paraId="024D96B7" w14:textId="77777777" w:rsidR="00B65A4A" w:rsidRDefault="00EF5E16">
            <w:pPr>
              <w:spacing w:before="0" w:after="0"/>
              <w:ind w:firstLine="0"/>
              <w:jc w:val="left"/>
              <w:textAlignment w:val="top"/>
            </w:pPr>
            <w:r>
              <w:t>EVENT_SOURCE</w:t>
            </w:r>
          </w:p>
        </w:tc>
        <w:tc>
          <w:tcPr>
            <w:tcW w:w="3119" w:type="dxa"/>
          </w:tcPr>
          <w:p w14:paraId="759B914A" w14:textId="77777777" w:rsidR="00B65A4A" w:rsidRDefault="00EF5E16">
            <w:pPr>
              <w:spacing w:before="0" w:after="0"/>
              <w:ind w:firstLine="0"/>
              <w:jc w:val="left"/>
              <w:textAlignment w:val="top"/>
            </w:pPr>
            <w:r>
              <w:t>VARCHAR2(500)</w:t>
            </w:r>
          </w:p>
        </w:tc>
        <w:tc>
          <w:tcPr>
            <w:tcW w:w="3119" w:type="dxa"/>
          </w:tcPr>
          <w:p w14:paraId="6C21C788" w14:textId="77777777" w:rsidR="00B65A4A" w:rsidRDefault="00EF5E16">
            <w:pPr>
              <w:spacing w:before="0" w:after="0"/>
              <w:ind w:firstLine="0"/>
              <w:jc w:val="left"/>
              <w:textAlignment w:val="top"/>
            </w:pPr>
            <w:r>
              <w:t>Nguồn phát sinh sự kiện</w:t>
            </w:r>
          </w:p>
        </w:tc>
      </w:tr>
      <w:tr w:rsidR="00B65A4A" w14:paraId="1A21418E" w14:textId="77777777" w:rsidTr="00B65A4A">
        <w:trPr>
          <w:cantSplit/>
        </w:trPr>
        <w:tc>
          <w:tcPr>
            <w:tcW w:w="3119" w:type="dxa"/>
          </w:tcPr>
          <w:p w14:paraId="389F3F7E" w14:textId="77777777" w:rsidR="00B65A4A" w:rsidRDefault="00EF5E16">
            <w:pPr>
              <w:spacing w:before="0" w:after="0"/>
              <w:ind w:firstLine="0"/>
              <w:jc w:val="left"/>
              <w:textAlignment w:val="top"/>
            </w:pPr>
            <w:r>
              <w:t>EVENT_STATUS</w:t>
            </w:r>
          </w:p>
        </w:tc>
        <w:tc>
          <w:tcPr>
            <w:tcW w:w="3119" w:type="dxa"/>
          </w:tcPr>
          <w:p w14:paraId="505385A9" w14:textId="77777777" w:rsidR="00B65A4A" w:rsidRDefault="00EF5E16">
            <w:pPr>
              <w:spacing w:before="0" w:after="0"/>
              <w:ind w:firstLine="0"/>
              <w:jc w:val="left"/>
              <w:textAlignment w:val="top"/>
            </w:pPr>
            <w:r>
              <w:t>VARCHAR2(20)</w:t>
            </w:r>
          </w:p>
        </w:tc>
        <w:tc>
          <w:tcPr>
            <w:tcW w:w="3119" w:type="dxa"/>
          </w:tcPr>
          <w:p w14:paraId="2F3B89C6" w14:textId="77777777" w:rsidR="00B65A4A" w:rsidRDefault="00EF5E16">
            <w:pPr>
              <w:spacing w:before="0" w:after="0"/>
              <w:ind w:firstLine="0"/>
              <w:jc w:val="left"/>
              <w:textAlignment w:val="top"/>
            </w:pPr>
            <w:r>
              <w:t>Trạng thái sự kiện</w:t>
            </w:r>
          </w:p>
        </w:tc>
      </w:tr>
      <w:tr w:rsidR="00B65A4A" w14:paraId="5E702224" w14:textId="77777777" w:rsidTr="00B65A4A">
        <w:trPr>
          <w:cantSplit/>
        </w:trPr>
        <w:tc>
          <w:tcPr>
            <w:tcW w:w="3119" w:type="dxa"/>
          </w:tcPr>
          <w:p w14:paraId="08DCA926" w14:textId="77777777" w:rsidR="00B65A4A" w:rsidRDefault="00EF5E16">
            <w:pPr>
              <w:spacing w:before="0" w:after="0"/>
              <w:ind w:firstLine="0"/>
              <w:jc w:val="left"/>
              <w:textAlignment w:val="top"/>
            </w:pPr>
            <w:r>
              <w:t>CORRELATION_ID</w:t>
            </w:r>
          </w:p>
        </w:tc>
        <w:tc>
          <w:tcPr>
            <w:tcW w:w="3119" w:type="dxa"/>
          </w:tcPr>
          <w:p w14:paraId="1451D200" w14:textId="77777777" w:rsidR="00B65A4A" w:rsidRDefault="00EF5E16">
            <w:pPr>
              <w:spacing w:before="0" w:after="0"/>
              <w:ind w:firstLine="0"/>
              <w:jc w:val="left"/>
              <w:textAlignment w:val="top"/>
            </w:pPr>
            <w:r>
              <w:t>VARCHAR2(100)</w:t>
            </w:r>
          </w:p>
        </w:tc>
        <w:tc>
          <w:tcPr>
            <w:tcW w:w="3119" w:type="dxa"/>
          </w:tcPr>
          <w:p w14:paraId="21F21082" w14:textId="77777777" w:rsidR="00B65A4A" w:rsidRDefault="00EF5E16">
            <w:pPr>
              <w:spacing w:before="0" w:after="0"/>
              <w:ind w:firstLine="0"/>
              <w:jc w:val="left"/>
              <w:textAlignment w:val="top"/>
            </w:pPr>
            <w:r>
              <w:t>Mã liên kết truy vết</w:t>
            </w:r>
          </w:p>
        </w:tc>
      </w:tr>
      <w:tr w:rsidR="00B65A4A" w14:paraId="18EB9943" w14:textId="77777777" w:rsidTr="00B65A4A">
        <w:trPr>
          <w:cantSplit/>
        </w:trPr>
        <w:tc>
          <w:tcPr>
            <w:tcW w:w="3119" w:type="dxa"/>
          </w:tcPr>
          <w:p w14:paraId="0EDAB3E5" w14:textId="77777777" w:rsidR="00B65A4A" w:rsidRDefault="00EF5E16">
            <w:pPr>
              <w:spacing w:before="0" w:after="0"/>
              <w:ind w:firstLine="0"/>
              <w:jc w:val="left"/>
              <w:textAlignment w:val="top"/>
            </w:pPr>
            <w:r>
              <w:t>USER_ID</w:t>
            </w:r>
          </w:p>
        </w:tc>
        <w:tc>
          <w:tcPr>
            <w:tcW w:w="3119" w:type="dxa"/>
          </w:tcPr>
          <w:p w14:paraId="7734127C" w14:textId="77777777" w:rsidR="00B65A4A" w:rsidRDefault="00EF5E16">
            <w:pPr>
              <w:spacing w:before="0" w:after="0"/>
              <w:ind w:firstLine="0"/>
              <w:jc w:val="left"/>
              <w:textAlignment w:val="top"/>
            </w:pPr>
            <w:r>
              <w:t>VARCHAR2(100)</w:t>
            </w:r>
          </w:p>
        </w:tc>
        <w:tc>
          <w:tcPr>
            <w:tcW w:w="3119" w:type="dxa"/>
          </w:tcPr>
          <w:p w14:paraId="23B60507" w14:textId="77777777" w:rsidR="00B65A4A" w:rsidRDefault="00EF5E16">
            <w:pPr>
              <w:spacing w:before="0" w:after="0"/>
              <w:ind w:firstLine="0"/>
              <w:jc w:val="left"/>
              <w:textAlignment w:val="top"/>
            </w:pPr>
            <w:r>
              <w:t>Id người dùng</w:t>
            </w:r>
          </w:p>
        </w:tc>
      </w:tr>
      <w:tr w:rsidR="00B65A4A" w14:paraId="343B4185" w14:textId="77777777" w:rsidTr="00B65A4A">
        <w:trPr>
          <w:cantSplit/>
        </w:trPr>
        <w:tc>
          <w:tcPr>
            <w:tcW w:w="3119" w:type="dxa"/>
          </w:tcPr>
          <w:p w14:paraId="21637044" w14:textId="77777777" w:rsidR="00B65A4A" w:rsidRDefault="00EF5E16">
            <w:pPr>
              <w:spacing w:before="0" w:after="0"/>
              <w:ind w:firstLine="0"/>
              <w:jc w:val="left"/>
              <w:textAlignment w:val="top"/>
            </w:pPr>
            <w:r>
              <w:t>USER_TYPE</w:t>
            </w:r>
          </w:p>
        </w:tc>
        <w:tc>
          <w:tcPr>
            <w:tcW w:w="3119" w:type="dxa"/>
          </w:tcPr>
          <w:p w14:paraId="7ED69AC5" w14:textId="77777777" w:rsidR="00B65A4A" w:rsidRDefault="00EF5E16">
            <w:pPr>
              <w:spacing w:before="0" w:after="0"/>
              <w:ind w:firstLine="0"/>
              <w:jc w:val="left"/>
              <w:textAlignment w:val="top"/>
            </w:pPr>
            <w:r>
              <w:t>VARCHAR2(50)</w:t>
            </w:r>
          </w:p>
        </w:tc>
        <w:tc>
          <w:tcPr>
            <w:tcW w:w="3119" w:type="dxa"/>
          </w:tcPr>
          <w:p w14:paraId="09FC6F01" w14:textId="77777777" w:rsidR="00B65A4A" w:rsidRDefault="00EF5E16">
            <w:pPr>
              <w:spacing w:before="0" w:after="0"/>
              <w:ind w:firstLine="0"/>
              <w:jc w:val="left"/>
              <w:textAlignment w:val="top"/>
            </w:pPr>
            <w:r>
              <w:t>Loại người dùng</w:t>
            </w:r>
          </w:p>
        </w:tc>
      </w:tr>
      <w:tr w:rsidR="00B65A4A" w14:paraId="67769D11" w14:textId="77777777" w:rsidTr="00B65A4A">
        <w:trPr>
          <w:cantSplit/>
        </w:trPr>
        <w:tc>
          <w:tcPr>
            <w:tcW w:w="3119" w:type="dxa"/>
          </w:tcPr>
          <w:p w14:paraId="604D6215" w14:textId="77777777" w:rsidR="00B65A4A" w:rsidRDefault="00EF5E16">
            <w:pPr>
              <w:spacing w:before="0" w:after="0"/>
              <w:ind w:firstLine="0"/>
              <w:jc w:val="left"/>
              <w:textAlignment w:val="top"/>
            </w:pPr>
            <w:r>
              <w:t>CLIENT_IP</w:t>
            </w:r>
          </w:p>
        </w:tc>
        <w:tc>
          <w:tcPr>
            <w:tcW w:w="3119" w:type="dxa"/>
          </w:tcPr>
          <w:p w14:paraId="13B8A682" w14:textId="77777777" w:rsidR="00B65A4A" w:rsidRDefault="00EF5E16">
            <w:pPr>
              <w:spacing w:before="0" w:after="0"/>
              <w:ind w:firstLine="0"/>
              <w:jc w:val="left"/>
              <w:textAlignment w:val="top"/>
            </w:pPr>
            <w:r>
              <w:t>VARCHAR2(50)</w:t>
            </w:r>
          </w:p>
        </w:tc>
        <w:tc>
          <w:tcPr>
            <w:tcW w:w="3119" w:type="dxa"/>
          </w:tcPr>
          <w:p w14:paraId="2DD88BC4" w14:textId="77777777" w:rsidR="00B65A4A" w:rsidRDefault="00EF5E16">
            <w:pPr>
              <w:spacing w:before="0" w:after="0"/>
              <w:ind w:firstLine="0"/>
              <w:jc w:val="left"/>
              <w:textAlignment w:val="top"/>
            </w:pPr>
            <w:r>
              <w:t>Địa chỉ IP client</w:t>
            </w:r>
          </w:p>
        </w:tc>
      </w:tr>
      <w:tr w:rsidR="00B65A4A" w14:paraId="18FE1FD8" w14:textId="77777777" w:rsidTr="00B65A4A">
        <w:trPr>
          <w:cantSplit/>
        </w:trPr>
        <w:tc>
          <w:tcPr>
            <w:tcW w:w="3119" w:type="dxa"/>
          </w:tcPr>
          <w:p w14:paraId="4C747E3A" w14:textId="77777777" w:rsidR="00B65A4A" w:rsidRDefault="00EF5E16">
            <w:pPr>
              <w:spacing w:before="0" w:after="0"/>
              <w:ind w:firstLine="0"/>
              <w:jc w:val="left"/>
              <w:textAlignment w:val="top"/>
            </w:pPr>
            <w:r>
              <w:t>REQUEST_PAYLOAD</w:t>
            </w:r>
          </w:p>
        </w:tc>
        <w:tc>
          <w:tcPr>
            <w:tcW w:w="3119" w:type="dxa"/>
          </w:tcPr>
          <w:p w14:paraId="2C1B43E0" w14:textId="77777777" w:rsidR="00B65A4A" w:rsidRDefault="00EF5E16">
            <w:pPr>
              <w:spacing w:before="0" w:after="0"/>
              <w:ind w:firstLine="0"/>
              <w:jc w:val="left"/>
              <w:textAlignment w:val="top"/>
            </w:pPr>
            <w:r>
              <w:t>CLOB</w:t>
            </w:r>
          </w:p>
        </w:tc>
        <w:tc>
          <w:tcPr>
            <w:tcW w:w="3119" w:type="dxa"/>
          </w:tcPr>
          <w:p w14:paraId="2D07A2D2" w14:textId="77777777" w:rsidR="00B65A4A" w:rsidRDefault="00EF5E16">
            <w:pPr>
              <w:spacing w:before="0" w:after="0"/>
              <w:ind w:firstLine="0"/>
              <w:jc w:val="left"/>
              <w:textAlignment w:val="top"/>
            </w:pPr>
            <w:r>
              <w:t>Nội dung request</w:t>
            </w:r>
          </w:p>
        </w:tc>
      </w:tr>
      <w:tr w:rsidR="00B65A4A" w14:paraId="392DA420" w14:textId="77777777" w:rsidTr="00B65A4A">
        <w:trPr>
          <w:cantSplit/>
        </w:trPr>
        <w:tc>
          <w:tcPr>
            <w:tcW w:w="3119" w:type="dxa"/>
          </w:tcPr>
          <w:p w14:paraId="681854DE" w14:textId="77777777" w:rsidR="00B65A4A" w:rsidRDefault="00EF5E16">
            <w:pPr>
              <w:spacing w:before="0" w:after="0"/>
              <w:ind w:firstLine="0"/>
              <w:jc w:val="left"/>
              <w:textAlignment w:val="top"/>
            </w:pPr>
            <w:r>
              <w:t>RESPONSE_PAYLOAD</w:t>
            </w:r>
          </w:p>
        </w:tc>
        <w:tc>
          <w:tcPr>
            <w:tcW w:w="3119" w:type="dxa"/>
          </w:tcPr>
          <w:p w14:paraId="087CB9B8" w14:textId="77777777" w:rsidR="00B65A4A" w:rsidRDefault="00EF5E16">
            <w:pPr>
              <w:spacing w:before="0" w:after="0"/>
              <w:ind w:firstLine="0"/>
              <w:jc w:val="left"/>
              <w:textAlignment w:val="top"/>
            </w:pPr>
            <w:r>
              <w:t>CLOB</w:t>
            </w:r>
          </w:p>
        </w:tc>
        <w:tc>
          <w:tcPr>
            <w:tcW w:w="3119" w:type="dxa"/>
          </w:tcPr>
          <w:p w14:paraId="33ED7EFE" w14:textId="77777777" w:rsidR="00B65A4A" w:rsidRDefault="00EF5E16">
            <w:pPr>
              <w:spacing w:before="0" w:after="0"/>
              <w:ind w:firstLine="0"/>
              <w:jc w:val="left"/>
              <w:textAlignment w:val="top"/>
            </w:pPr>
            <w:r>
              <w:t>Nội dung response</w:t>
            </w:r>
          </w:p>
        </w:tc>
      </w:tr>
      <w:tr w:rsidR="00B65A4A" w14:paraId="56162656" w14:textId="77777777" w:rsidTr="00B65A4A">
        <w:trPr>
          <w:cantSplit/>
        </w:trPr>
        <w:tc>
          <w:tcPr>
            <w:tcW w:w="3119" w:type="dxa"/>
          </w:tcPr>
          <w:p w14:paraId="26FE2EE7" w14:textId="77777777" w:rsidR="00B65A4A" w:rsidRDefault="00EF5E16">
            <w:pPr>
              <w:spacing w:before="0" w:after="0"/>
              <w:ind w:firstLine="0"/>
              <w:jc w:val="left"/>
              <w:textAlignment w:val="top"/>
            </w:pPr>
            <w:r>
              <w:t>ERROR_CODE</w:t>
            </w:r>
          </w:p>
        </w:tc>
        <w:tc>
          <w:tcPr>
            <w:tcW w:w="3119" w:type="dxa"/>
          </w:tcPr>
          <w:p w14:paraId="005A0E24" w14:textId="77777777" w:rsidR="00B65A4A" w:rsidRDefault="00EF5E16">
            <w:pPr>
              <w:spacing w:before="0" w:after="0"/>
              <w:ind w:firstLine="0"/>
              <w:jc w:val="left"/>
              <w:textAlignment w:val="top"/>
            </w:pPr>
            <w:r>
              <w:t>VARCHAR2(50)</w:t>
            </w:r>
          </w:p>
        </w:tc>
        <w:tc>
          <w:tcPr>
            <w:tcW w:w="3119" w:type="dxa"/>
          </w:tcPr>
          <w:p w14:paraId="19DD33BA" w14:textId="77777777" w:rsidR="00B65A4A" w:rsidRDefault="00EF5E16">
            <w:pPr>
              <w:spacing w:before="0" w:after="0"/>
              <w:ind w:firstLine="0"/>
              <w:jc w:val="left"/>
              <w:textAlignment w:val="top"/>
            </w:pPr>
            <w:r>
              <w:t>Mã lỗi</w:t>
            </w:r>
          </w:p>
        </w:tc>
      </w:tr>
      <w:tr w:rsidR="00B65A4A" w14:paraId="675F0C5C" w14:textId="77777777" w:rsidTr="00B65A4A">
        <w:trPr>
          <w:cantSplit/>
        </w:trPr>
        <w:tc>
          <w:tcPr>
            <w:tcW w:w="3119" w:type="dxa"/>
          </w:tcPr>
          <w:p w14:paraId="2AC98931" w14:textId="77777777" w:rsidR="00B65A4A" w:rsidRDefault="00EF5E16">
            <w:pPr>
              <w:spacing w:before="0" w:after="0"/>
              <w:ind w:firstLine="0"/>
              <w:jc w:val="left"/>
              <w:textAlignment w:val="top"/>
            </w:pPr>
            <w:r>
              <w:t>ERROR_MESSAGE</w:t>
            </w:r>
          </w:p>
        </w:tc>
        <w:tc>
          <w:tcPr>
            <w:tcW w:w="3119" w:type="dxa"/>
          </w:tcPr>
          <w:p w14:paraId="10A0E197" w14:textId="77777777" w:rsidR="00B65A4A" w:rsidRDefault="00EF5E16">
            <w:pPr>
              <w:spacing w:before="0" w:after="0"/>
              <w:ind w:firstLine="0"/>
              <w:jc w:val="left"/>
              <w:textAlignment w:val="top"/>
            </w:pPr>
            <w:r>
              <w:t>VARCHAR2(500)</w:t>
            </w:r>
          </w:p>
        </w:tc>
        <w:tc>
          <w:tcPr>
            <w:tcW w:w="3119" w:type="dxa"/>
          </w:tcPr>
          <w:p w14:paraId="06FB0798" w14:textId="77777777" w:rsidR="00B65A4A" w:rsidRDefault="00EF5E16">
            <w:pPr>
              <w:spacing w:before="0" w:after="0"/>
              <w:ind w:firstLine="0"/>
              <w:jc w:val="left"/>
              <w:textAlignment w:val="top"/>
            </w:pPr>
            <w:r>
              <w:t>Mô tả lỗi</w:t>
            </w:r>
          </w:p>
        </w:tc>
      </w:tr>
      <w:tr w:rsidR="00B65A4A" w14:paraId="4D5D72DC" w14:textId="77777777" w:rsidTr="00B65A4A">
        <w:trPr>
          <w:cantSplit/>
        </w:trPr>
        <w:tc>
          <w:tcPr>
            <w:tcW w:w="3119" w:type="dxa"/>
          </w:tcPr>
          <w:p w14:paraId="446A23D3" w14:textId="77777777" w:rsidR="00B65A4A" w:rsidRDefault="00EF5E16">
            <w:pPr>
              <w:spacing w:before="0" w:after="0"/>
              <w:ind w:firstLine="0"/>
              <w:jc w:val="left"/>
              <w:textAlignment w:val="top"/>
            </w:pPr>
            <w:r>
              <w:t>EVENT_TIME</w:t>
            </w:r>
          </w:p>
        </w:tc>
        <w:tc>
          <w:tcPr>
            <w:tcW w:w="3119" w:type="dxa"/>
          </w:tcPr>
          <w:p w14:paraId="36ED3FE7" w14:textId="77777777" w:rsidR="00B65A4A" w:rsidRDefault="00EF5E16">
            <w:pPr>
              <w:spacing w:before="0" w:after="0"/>
              <w:ind w:firstLine="0"/>
              <w:jc w:val="left"/>
              <w:textAlignment w:val="top"/>
            </w:pPr>
            <w:r>
              <w:t>TIMESTAMP WITH TIME ZONE</w:t>
            </w:r>
          </w:p>
        </w:tc>
        <w:tc>
          <w:tcPr>
            <w:tcW w:w="3119" w:type="dxa"/>
          </w:tcPr>
          <w:p w14:paraId="46B94A1F" w14:textId="77777777" w:rsidR="00B65A4A" w:rsidRDefault="00EF5E16">
            <w:pPr>
              <w:spacing w:before="0" w:after="0"/>
              <w:ind w:firstLine="0"/>
              <w:jc w:val="left"/>
              <w:textAlignment w:val="top"/>
            </w:pPr>
            <w:r>
              <w:t>Thời điểm sự kiện</w:t>
            </w:r>
          </w:p>
        </w:tc>
      </w:tr>
      <w:tr w:rsidR="00B65A4A" w14:paraId="1EC96D61" w14:textId="77777777" w:rsidTr="00B65A4A">
        <w:trPr>
          <w:cantSplit/>
        </w:trPr>
        <w:tc>
          <w:tcPr>
            <w:tcW w:w="3119" w:type="dxa"/>
          </w:tcPr>
          <w:p w14:paraId="150C3578" w14:textId="77777777" w:rsidR="00B65A4A" w:rsidRDefault="00EF5E16">
            <w:pPr>
              <w:spacing w:before="0" w:after="0"/>
              <w:ind w:firstLine="0"/>
              <w:jc w:val="left"/>
              <w:textAlignment w:val="top"/>
            </w:pPr>
            <w:r>
              <w:t>CREATED_BY</w:t>
            </w:r>
          </w:p>
        </w:tc>
        <w:tc>
          <w:tcPr>
            <w:tcW w:w="3119" w:type="dxa"/>
          </w:tcPr>
          <w:p w14:paraId="106C0461" w14:textId="77777777" w:rsidR="00B65A4A" w:rsidRDefault="00EF5E16">
            <w:pPr>
              <w:spacing w:before="0" w:after="0"/>
              <w:ind w:firstLine="0"/>
              <w:jc w:val="left"/>
              <w:textAlignment w:val="top"/>
            </w:pPr>
            <w:r>
              <w:t>VARCHAR2(50)</w:t>
            </w:r>
          </w:p>
        </w:tc>
        <w:tc>
          <w:tcPr>
            <w:tcW w:w="3119" w:type="dxa"/>
          </w:tcPr>
          <w:p w14:paraId="1AF0B12B" w14:textId="77777777" w:rsidR="00B65A4A" w:rsidRDefault="00EF5E16">
            <w:pPr>
              <w:spacing w:before="0" w:after="0"/>
              <w:ind w:firstLine="0"/>
              <w:jc w:val="left"/>
              <w:textAlignment w:val="top"/>
            </w:pPr>
            <w:r>
              <w:t>Người tạo</w:t>
            </w:r>
          </w:p>
        </w:tc>
      </w:tr>
      <w:tr w:rsidR="00B65A4A" w14:paraId="55BD83DC" w14:textId="77777777" w:rsidTr="00B65A4A">
        <w:trPr>
          <w:cantSplit/>
        </w:trPr>
        <w:tc>
          <w:tcPr>
            <w:tcW w:w="3119" w:type="dxa"/>
          </w:tcPr>
          <w:p w14:paraId="3075E2E7" w14:textId="77777777" w:rsidR="00B65A4A" w:rsidRDefault="00EF5E16">
            <w:pPr>
              <w:spacing w:before="0" w:after="0"/>
              <w:ind w:firstLine="0"/>
              <w:jc w:val="left"/>
              <w:textAlignment w:val="top"/>
            </w:pPr>
            <w:r>
              <w:t>EVENT_TARGET</w:t>
            </w:r>
          </w:p>
        </w:tc>
        <w:tc>
          <w:tcPr>
            <w:tcW w:w="3119" w:type="dxa"/>
          </w:tcPr>
          <w:p w14:paraId="358E8864" w14:textId="77777777" w:rsidR="00B65A4A" w:rsidRDefault="00EF5E16">
            <w:pPr>
              <w:spacing w:before="0" w:after="0"/>
              <w:ind w:firstLine="0"/>
              <w:jc w:val="left"/>
              <w:textAlignment w:val="top"/>
            </w:pPr>
            <w:r>
              <w:t>VARCHAR2(500)</w:t>
            </w:r>
          </w:p>
        </w:tc>
        <w:tc>
          <w:tcPr>
            <w:tcW w:w="3119" w:type="dxa"/>
          </w:tcPr>
          <w:p w14:paraId="38134151" w14:textId="77777777" w:rsidR="00B65A4A" w:rsidRDefault="00EF5E16">
            <w:pPr>
              <w:spacing w:before="0" w:after="0"/>
              <w:ind w:firstLine="0"/>
              <w:jc w:val="left"/>
              <w:textAlignment w:val="top"/>
            </w:pPr>
            <w:r>
              <w:t>Đích đến của sự kiện</w:t>
            </w:r>
          </w:p>
        </w:tc>
      </w:tr>
    </w:tbl>
    <w:p w14:paraId="62787B0B" w14:textId="77777777" w:rsidR="00B65A4A" w:rsidRDefault="00B65A4A"/>
    <w:p w14:paraId="431532F5" w14:textId="77777777" w:rsidR="00B65A4A" w:rsidRDefault="00EF5E16">
      <w:pPr>
        <w:pStyle w:val="Heading4"/>
      </w:pPr>
      <w:r>
        <w:rPr>
          <w:rFonts w:eastAsia="Times New Roman" w:cs="Times New Roman"/>
        </w:rPr>
        <w:lastRenderedPageBreak/>
        <w:t>CTM_DECISION_RULE</w:t>
      </w:r>
    </w:p>
    <w:p w14:paraId="1F50B24E" w14:textId="77777777" w:rsidR="00B65A4A" w:rsidRDefault="00EF5E16">
      <w:r>
        <w:t>Bảng cấu hình rule quyết định phê duyệt tokenization</w:t>
      </w:r>
    </w:p>
    <w:tbl>
      <w:tblPr>
        <w:tblStyle w:val="TableGrid"/>
        <w:tblW w:w="0" w:type="auto"/>
        <w:tblLook w:val="04A0" w:firstRow="1" w:lastRow="0" w:firstColumn="1" w:lastColumn="0" w:noHBand="0" w:noVBand="1"/>
      </w:tblPr>
      <w:tblGrid>
        <w:gridCol w:w="3117"/>
        <w:gridCol w:w="3116"/>
        <w:gridCol w:w="3114"/>
      </w:tblGrid>
      <w:tr w:rsidR="00B65A4A" w14:paraId="3FCCB8D9"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75D510E1" w14:textId="77777777" w:rsidR="00B65A4A" w:rsidRDefault="00EF5E16">
            <w:pPr>
              <w:spacing w:before="0" w:after="0"/>
              <w:ind w:firstLine="0"/>
              <w:jc w:val="left"/>
              <w:textAlignment w:val="top"/>
            </w:pPr>
            <w:r>
              <w:t>Column</w:t>
            </w:r>
          </w:p>
        </w:tc>
        <w:tc>
          <w:tcPr>
            <w:tcW w:w="3119" w:type="dxa"/>
            <w:shd w:val="clear" w:color="auto" w:fill="D9EAF7"/>
            <w:vAlign w:val="top"/>
          </w:tcPr>
          <w:p w14:paraId="09F590F0" w14:textId="77777777" w:rsidR="00B65A4A" w:rsidRDefault="00EF5E16">
            <w:pPr>
              <w:spacing w:before="0" w:after="0"/>
              <w:ind w:firstLine="0"/>
              <w:jc w:val="left"/>
              <w:textAlignment w:val="top"/>
            </w:pPr>
            <w:r>
              <w:t>Data type</w:t>
            </w:r>
          </w:p>
        </w:tc>
        <w:tc>
          <w:tcPr>
            <w:tcW w:w="3119" w:type="dxa"/>
            <w:shd w:val="clear" w:color="auto" w:fill="D9EAF7"/>
            <w:vAlign w:val="top"/>
          </w:tcPr>
          <w:p w14:paraId="2CC5EAC8" w14:textId="77777777" w:rsidR="00B65A4A" w:rsidRDefault="00EF5E16">
            <w:pPr>
              <w:spacing w:before="0" w:after="0"/>
              <w:ind w:firstLine="0"/>
              <w:jc w:val="left"/>
              <w:textAlignment w:val="top"/>
            </w:pPr>
            <w:r>
              <w:t>Field Description</w:t>
            </w:r>
          </w:p>
        </w:tc>
      </w:tr>
      <w:tr w:rsidR="000667C2" w14:paraId="49967439" w14:textId="77777777" w:rsidTr="000667C2">
        <w:trPr>
          <w:cantSplit/>
        </w:trPr>
        <w:tc>
          <w:tcPr>
            <w:tcW w:w="3116" w:type="dxa"/>
          </w:tcPr>
          <w:p w14:paraId="2BDC2D88" w14:textId="77777777" w:rsidR="000667C2" w:rsidRDefault="00055266">
            <w:pPr>
              <w:ind w:firstLine="0"/>
              <w:jc w:val="left"/>
            </w:pPr>
            <w:r>
              <w:t>ID</w:t>
            </w:r>
          </w:p>
        </w:tc>
        <w:tc>
          <w:tcPr>
            <w:tcW w:w="3116" w:type="dxa"/>
          </w:tcPr>
          <w:p w14:paraId="38CB85EF" w14:textId="77777777" w:rsidR="000667C2" w:rsidRDefault="00055266">
            <w:pPr>
              <w:ind w:firstLine="0"/>
              <w:jc w:val="left"/>
            </w:pPr>
            <w:r>
              <w:t>NUMBER(19,0)</w:t>
            </w:r>
          </w:p>
        </w:tc>
        <w:tc>
          <w:tcPr>
            <w:tcW w:w="3115" w:type="dxa"/>
          </w:tcPr>
          <w:p w14:paraId="72DDFF42" w14:textId="77777777" w:rsidR="000667C2" w:rsidRDefault="00055266">
            <w:pPr>
              <w:ind w:firstLine="0"/>
              <w:jc w:val="left"/>
            </w:pPr>
            <w:r>
              <w:t>ID tự tăng, không được để trống</w:t>
            </w:r>
          </w:p>
        </w:tc>
      </w:tr>
      <w:tr w:rsidR="000667C2" w14:paraId="0AFFF54E" w14:textId="77777777" w:rsidTr="000667C2">
        <w:trPr>
          <w:cantSplit/>
        </w:trPr>
        <w:tc>
          <w:tcPr>
            <w:tcW w:w="3116" w:type="dxa"/>
          </w:tcPr>
          <w:p w14:paraId="2BF58241" w14:textId="77777777" w:rsidR="000667C2" w:rsidRDefault="00055266">
            <w:pPr>
              <w:ind w:firstLine="0"/>
              <w:jc w:val="left"/>
            </w:pPr>
            <w:r>
              <w:t>RULE_NAME</w:t>
            </w:r>
          </w:p>
        </w:tc>
        <w:tc>
          <w:tcPr>
            <w:tcW w:w="3116" w:type="dxa"/>
          </w:tcPr>
          <w:p w14:paraId="0492BF66" w14:textId="77777777" w:rsidR="000667C2" w:rsidRDefault="00055266">
            <w:pPr>
              <w:ind w:firstLine="0"/>
              <w:jc w:val="left"/>
            </w:pPr>
            <w:r>
              <w:t>VARCHAR2(255)</w:t>
            </w:r>
          </w:p>
        </w:tc>
        <w:tc>
          <w:tcPr>
            <w:tcW w:w="3115" w:type="dxa"/>
          </w:tcPr>
          <w:p w14:paraId="0CC55FFC" w14:textId="77777777" w:rsidR="000667C2" w:rsidRDefault="00055266">
            <w:pPr>
              <w:ind w:firstLine="0"/>
              <w:jc w:val="left"/>
            </w:pPr>
            <w:r>
              <w:t>Tên rule</w:t>
            </w:r>
          </w:p>
        </w:tc>
      </w:tr>
      <w:tr w:rsidR="000667C2" w14:paraId="4B12D76D" w14:textId="77777777" w:rsidTr="000667C2">
        <w:trPr>
          <w:cantSplit/>
        </w:trPr>
        <w:tc>
          <w:tcPr>
            <w:tcW w:w="3116" w:type="dxa"/>
          </w:tcPr>
          <w:p w14:paraId="18727200" w14:textId="77777777" w:rsidR="000667C2" w:rsidRDefault="00055266">
            <w:pPr>
              <w:ind w:firstLine="0"/>
              <w:jc w:val="left"/>
            </w:pPr>
            <w:r>
              <w:t>ISSUER_CARD_ID</w:t>
            </w:r>
          </w:p>
        </w:tc>
        <w:tc>
          <w:tcPr>
            <w:tcW w:w="3116" w:type="dxa"/>
          </w:tcPr>
          <w:p w14:paraId="798C3A78" w14:textId="77777777" w:rsidR="000667C2" w:rsidRDefault="00055266">
            <w:pPr>
              <w:ind w:firstLine="0"/>
              <w:jc w:val="left"/>
            </w:pPr>
            <w:r>
              <w:t>VARCHAR2(64)</w:t>
            </w:r>
          </w:p>
        </w:tc>
        <w:tc>
          <w:tcPr>
            <w:tcW w:w="3115" w:type="dxa"/>
          </w:tcPr>
          <w:p w14:paraId="13AC10F2" w14:textId="77777777" w:rsidR="000667C2" w:rsidRDefault="00055266">
            <w:pPr>
              <w:ind w:firstLine="0"/>
              <w:jc w:val="left"/>
            </w:pPr>
            <w:r>
              <w:t>Card ID trên hệ thống issuer</w:t>
            </w:r>
          </w:p>
        </w:tc>
      </w:tr>
      <w:tr w:rsidR="000667C2" w14:paraId="01D65C4F" w14:textId="77777777" w:rsidTr="000667C2">
        <w:trPr>
          <w:cantSplit/>
        </w:trPr>
        <w:tc>
          <w:tcPr>
            <w:tcW w:w="3116" w:type="dxa"/>
          </w:tcPr>
          <w:p w14:paraId="2CDF3D53" w14:textId="77777777" w:rsidR="000667C2" w:rsidRDefault="00055266">
            <w:pPr>
              <w:ind w:firstLine="0"/>
              <w:jc w:val="left"/>
            </w:pPr>
            <w:r>
              <w:t>CARD_BIN</w:t>
            </w:r>
          </w:p>
        </w:tc>
        <w:tc>
          <w:tcPr>
            <w:tcW w:w="3116" w:type="dxa"/>
          </w:tcPr>
          <w:p w14:paraId="0B4072FF" w14:textId="77777777" w:rsidR="000667C2" w:rsidRDefault="00055266">
            <w:pPr>
              <w:ind w:firstLine="0"/>
              <w:jc w:val="left"/>
            </w:pPr>
            <w:r>
              <w:t>VARCHAR2(19)</w:t>
            </w:r>
          </w:p>
        </w:tc>
        <w:tc>
          <w:tcPr>
            <w:tcW w:w="3115" w:type="dxa"/>
          </w:tcPr>
          <w:p w14:paraId="42884BF2" w14:textId="77777777" w:rsidR="000667C2" w:rsidRDefault="00055266">
            <w:pPr>
              <w:ind w:firstLine="0"/>
              <w:jc w:val="left"/>
            </w:pPr>
            <w:r>
              <w:t>BIN thẻ</w:t>
            </w:r>
          </w:p>
        </w:tc>
      </w:tr>
      <w:tr w:rsidR="000667C2" w14:paraId="4BF51B6C" w14:textId="77777777" w:rsidTr="000667C2">
        <w:trPr>
          <w:cantSplit/>
        </w:trPr>
        <w:tc>
          <w:tcPr>
            <w:tcW w:w="3116" w:type="dxa"/>
          </w:tcPr>
          <w:p w14:paraId="179FEA90" w14:textId="77777777" w:rsidR="000667C2" w:rsidRDefault="00055266">
            <w:pPr>
              <w:ind w:firstLine="0"/>
              <w:jc w:val="left"/>
            </w:pPr>
            <w:r>
              <w:t>CARD_NUMBER</w:t>
            </w:r>
          </w:p>
        </w:tc>
        <w:tc>
          <w:tcPr>
            <w:tcW w:w="3116" w:type="dxa"/>
          </w:tcPr>
          <w:p w14:paraId="6CF66211" w14:textId="77777777" w:rsidR="000667C2" w:rsidRDefault="00055266">
            <w:pPr>
              <w:ind w:firstLine="0"/>
              <w:jc w:val="left"/>
            </w:pPr>
            <w:r>
              <w:t>VARCHAR2(19)</w:t>
            </w:r>
          </w:p>
        </w:tc>
        <w:tc>
          <w:tcPr>
            <w:tcW w:w="3115" w:type="dxa"/>
          </w:tcPr>
          <w:p w14:paraId="431D0928" w14:textId="77777777" w:rsidR="000667C2" w:rsidRDefault="00055266">
            <w:pPr>
              <w:ind w:firstLine="0"/>
              <w:jc w:val="left"/>
            </w:pPr>
            <w:r>
              <w:t>Số thẻ</w:t>
            </w:r>
          </w:p>
        </w:tc>
      </w:tr>
      <w:tr w:rsidR="000667C2" w14:paraId="594CA2AA" w14:textId="77777777" w:rsidTr="000667C2">
        <w:trPr>
          <w:cantSplit/>
        </w:trPr>
        <w:tc>
          <w:tcPr>
            <w:tcW w:w="3116" w:type="dxa"/>
          </w:tcPr>
          <w:p w14:paraId="1529DA8D" w14:textId="77777777" w:rsidR="000667C2" w:rsidRDefault="00055266">
            <w:pPr>
              <w:ind w:firstLine="0"/>
              <w:jc w:val="left"/>
            </w:pPr>
            <w:r>
              <w:t>PAN_SOURCE</w:t>
            </w:r>
          </w:p>
        </w:tc>
        <w:tc>
          <w:tcPr>
            <w:tcW w:w="3116" w:type="dxa"/>
          </w:tcPr>
          <w:p w14:paraId="01B1FE50" w14:textId="77777777" w:rsidR="000667C2" w:rsidRDefault="00055266">
            <w:pPr>
              <w:ind w:firstLine="0"/>
              <w:jc w:val="left"/>
            </w:pPr>
            <w:r>
              <w:t>VARCHAR2(32)</w:t>
            </w:r>
          </w:p>
        </w:tc>
        <w:tc>
          <w:tcPr>
            <w:tcW w:w="3115" w:type="dxa"/>
          </w:tcPr>
          <w:p w14:paraId="2475E130" w14:textId="77777777" w:rsidR="000667C2" w:rsidRDefault="00055266">
            <w:pPr>
              <w:ind w:firstLine="0"/>
              <w:jc w:val="left"/>
            </w:pPr>
            <w:r>
              <w:t>Nguồn PAN</w:t>
            </w:r>
          </w:p>
        </w:tc>
      </w:tr>
      <w:tr w:rsidR="000667C2" w14:paraId="361BFC6B" w14:textId="77777777" w:rsidTr="000667C2">
        <w:trPr>
          <w:cantSplit/>
        </w:trPr>
        <w:tc>
          <w:tcPr>
            <w:tcW w:w="3116" w:type="dxa"/>
          </w:tcPr>
          <w:p w14:paraId="6C093563" w14:textId="77777777" w:rsidR="000667C2" w:rsidRDefault="00055266">
            <w:pPr>
              <w:ind w:firstLine="0"/>
              <w:jc w:val="left"/>
            </w:pPr>
            <w:r>
              <w:t>TOKEN_TYPE</w:t>
            </w:r>
          </w:p>
        </w:tc>
        <w:tc>
          <w:tcPr>
            <w:tcW w:w="3116" w:type="dxa"/>
          </w:tcPr>
          <w:p w14:paraId="38520ACE" w14:textId="77777777" w:rsidR="000667C2" w:rsidRDefault="00055266">
            <w:pPr>
              <w:ind w:firstLine="0"/>
              <w:jc w:val="left"/>
            </w:pPr>
            <w:r>
              <w:t>VARCHAR2(32)</w:t>
            </w:r>
          </w:p>
        </w:tc>
        <w:tc>
          <w:tcPr>
            <w:tcW w:w="3115" w:type="dxa"/>
          </w:tcPr>
          <w:p w14:paraId="3E7553C8" w14:textId="77777777" w:rsidR="000667C2" w:rsidRDefault="00055266">
            <w:pPr>
              <w:ind w:firstLine="0"/>
              <w:jc w:val="left"/>
            </w:pPr>
            <w:r>
              <w:t>Loại token</w:t>
            </w:r>
          </w:p>
        </w:tc>
      </w:tr>
      <w:tr w:rsidR="000667C2" w14:paraId="686DE7C5" w14:textId="77777777" w:rsidTr="000667C2">
        <w:trPr>
          <w:cantSplit/>
        </w:trPr>
        <w:tc>
          <w:tcPr>
            <w:tcW w:w="3116" w:type="dxa"/>
          </w:tcPr>
          <w:p w14:paraId="6AAF69C3" w14:textId="77777777" w:rsidR="000667C2" w:rsidRDefault="00055266">
            <w:pPr>
              <w:ind w:firstLine="0"/>
              <w:jc w:val="left"/>
            </w:pPr>
            <w:r>
              <w:t>TSP_RECOMMENDATION</w:t>
            </w:r>
          </w:p>
        </w:tc>
        <w:tc>
          <w:tcPr>
            <w:tcW w:w="3116" w:type="dxa"/>
          </w:tcPr>
          <w:p w14:paraId="66795653" w14:textId="77777777" w:rsidR="000667C2" w:rsidRDefault="00055266">
            <w:pPr>
              <w:ind w:firstLine="0"/>
              <w:jc w:val="left"/>
            </w:pPr>
            <w:r>
              <w:t>VARCHAR2(32)</w:t>
            </w:r>
          </w:p>
        </w:tc>
        <w:tc>
          <w:tcPr>
            <w:tcW w:w="3115" w:type="dxa"/>
          </w:tcPr>
          <w:p w14:paraId="57F18AFD" w14:textId="77777777" w:rsidR="000667C2" w:rsidRDefault="00055266">
            <w:pPr>
              <w:ind w:firstLine="0"/>
              <w:jc w:val="left"/>
            </w:pPr>
            <w:r>
              <w:t>Khuyến nghị từ TSP</w:t>
            </w:r>
          </w:p>
        </w:tc>
      </w:tr>
      <w:tr w:rsidR="000667C2" w14:paraId="6473D769" w14:textId="77777777" w:rsidTr="000667C2">
        <w:trPr>
          <w:cantSplit/>
        </w:trPr>
        <w:tc>
          <w:tcPr>
            <w:tcW w:w="3116" w:type="dxa"/>
          </w:tcPr>
          <w:p w14:paraId="5B6164EE" w14:textId="77777777" w:rsidR="000667C2" w:rsidRDefault="00055266">
            <w:pPr>
              <w:ind w:firstLine="0"/>
              <w:jc w:val="left"/>
            </w:pPr>
            <w:r>
              <w:t>WALLET_RECOMMENDATION</w:t>
            </w:r>
          </w:p>
        </w:tc>
        <w:tc>
          <w:tcPr>
            <w:tcW w:w="3116" w:type="dxa"/>
          </w:tcPr>
          <w:p w14:paraId="4269DBAC" w14:textId="77777777" w:rsidR="000667C2" w:rsidRDefault="00055266">
            <w:pPr>
              <w:ind w:firstLine="0"/>
              <w:jc w:val="left"/>
            </w:pPr>
            <w:r>
              <w:t>VARCHAR2(32)</w:t>
            </w:r>
          </w:p>
        </w:tc>
        <w:tc>
          <w:tcPr>
            <w:tcW w:w="3115" w:type="dxa"/>
          </w:tcPr>
          <w:p w14:paraId="721D2DD2" w14:textId="77777777" w:rsidR="000667C2" w:rsidRDefault="00055266">
            <w:pPr>
              <w:ind w:firstLine="0"/>
              <w:jc w:val="left"/>
            </w:pPr>
            <w:r>
              <w:t>Khuyến nghị từ wallet</w:t>
            </w:r>
          </w:p>
        </w:tc>
      </w:tr>
      <w:tr w:rsidR="000667C2" w14:paraId="0D271F20" w14:textId="77777777" w:rsidTr="000667C2">
        <w:trPr>
          <w:cantSplit/>
        </w:trPr>
        <w:tc>
          <w:tcPr>
            <w:tcW w:w="3116" w:type="dxa"/>
          </w:tcPr>
          <w:p w14:paraId="4B1BB661" w14:textId="77777777" w:rsidR="000667C2" w:rsidRDefault="00055266">
            <w:pPr>
              <w:ind w:firstLine="0"/>
              <w:jc w:val="left"/>
            </w:pPr>
            <w:r>
              <w:t>FINAL_DECISION</w:t>
            </w:r>
          </w:p>
        </w:tc>
        <w:tc>
          <w:tcPr>
            <w:tcW w:w="3116" w:type="dxa"/>
          </w:tcPr>
          <w:p w14:paraId="01307BE9" w14:textId="77777777" w:rsidR="000667C2" w:rsidRDefault="00055266">
            <w:pPr>
              <w:ind w:firstLine="0"/>
              <w:jc w:val="left"/>
            </w:pPr>
            <w:r>
              <w:t>VARCHAR2(32)</w:t>
            </w:r>
          </w:p>
        </w:tc>
        <w:tc>
          <w:tcPr>
            <w:tcW w:w="3115" w:type="dxa"/>
          </w:tcPr>
          <w:p w14:paraId="3C0E56DD" w14:textId="77777777" w:rsidR="000667C2" w:rsidRDefault="00055266">
            <w:pPr>
              <w:ind w:firstLine="0"/>
              <w:jc w:val="left"/>
            </w:pPr>
            <w:r>
              <w:t>Quyết định cuối cùng, không được để trống</w:t>
            </w:r>
          </w:p>
        </w:tc>
      </w:tr>
      <w:tr w:rsidR="000667C2" w14:paraId="7DD80790" w14:textId="77777777" w:rsidTr="000667C2">
        <w:trPr>
          <w:cantSplit/>
        </w:trPr>
        <w:tc>
          <w:tcPr>
            <w:tcW w:w="3116" w:type="dxa"/>
          </w:tcPr>
          <w:p w14:paraId="30E1CE77" w14:textId="77777777" w:rsidR="000667C2" w:rsidRDefault="00055266">
            <w:pPr>
              <w:ind w:firstLine="0"/>
              <w:jc w:val="left"/>
            </w:pPr>
            <w:r>
              <w:t>DECLINE_REASON</w:t>
            </w:r>
          </w:p>
        </w:tc>
        <w:tc>
          <w:tcPr>
            <w:tcW w:w="3116" w:type="dxa"/>
          </w:tcPr>
          <w:p w14:paraId="61BA7BC7" w14:textId="77777777" w:rsidR="000667C2" w:rsidRDefault="00055266">
            <w:pPr>
              <w:ind w:firstLine="0"/>
              <w:jc w:val="left"/>
            </w:pPr>
            <w:r>
              <w:t>VARCHAR2(64)</w:t>
            </w:r>
          </w:p>
        </w:tc>
        <w:tc>
          <w:tcPr>
            <w:tcW w:w="3115" w:type="dxa"/>
          </w:tcPr>
          <w:p w14:paraId="4A2B653F" w14:textId="77777777" w:rsidR="000667C2" w:rsidRDefault="00055266">
            <w:pPr>
              <w:ind w:firstLine="0"/>
              <w:jc w:val="left"/>
            </w:pPr>
            <w:r>
              <w:t>Lý do từ chối</w:t>
            </w:r>
          </w:p>
        </w:tc>
      </w:tr>
      <w:tr w:rsidR="000667C2" w14:paraId="1F7593DA" w14:textId="77777777" w:rsidTr="000667C2">
        <w:trPr>
          <w:cantSplit/>
        </w:trPr>
        <w:tc>
          <w:tcPr>
            <w:tcW w:w="3116" w:type="dxa"/>
          </w:tcPr>
          <w:p w14:paraId="63A70BCF" w14:textId="77777777" w:rsidR="000667C2" w:rsidRDefault="00055266">
            <w:pPr>
              <w:ind w:firstLine="0"/>
              <w:jc w:val="left"/>
            </w:pPr>
            <w:r>
              <w:t>PRIORITY</w:t>
            </w:r>
          </w:p>
        </w:tc>
        <w:tc>
          <w:tcPr>
            <w:tcW w:w="3116" w:type="dxa"/>
          </w:tcPr>
          <w:p w14:paraId="1A7CDEA4" w14:textId="77777777" w:rsidR="000667C2" w:rsidRDefault="00055266">
            <w:pPr>
              <w:ind w:firstLine="0"/>
              <w:jc w:val="left"/>
            </w:pPr>
            <w:r>
              <w:t>NUMBER(10,0)</w:t>
            </w:r>
          </w:p>
        </w:tc>
        <w:tc>
          <w:tcPr>
            <w:tcW w:w="3115" w:type="dxa"/>
          </w:tcPr>
          <w:p w14:paraId="4375F645" w14:textId="77777777" w:rsidR="000667C2" w:rsidRDefault="00055266">
            <w:pPr>
              <w:ind w:firstLine="0"/>
              <w:jc w:val="left"/>
            </w:pPr>
            <w:r>
              <w:t>Thứ tự ưu tiên áp dụng; mặc định 100, không được để trống</w:t>
            </w:r>
          </w:p>
        </w:tc>
      </w:tr>
      <w:tr w:rsidR="000667C2" w14:paraId="6247B854" w14:textId="77777777" w:rsidTr="000667C2">
        <w:trPr>
          <w:cantSplit/>
        </w:trPr>
        <w:tc>
          <w:tcPr>
            <w:tcW w:w="3116" w:type="dxa"/>
          </w:tcPr>
          <w:p w14:paraId="7CB5E36A" w14:textId="77777777" w:rsidR="000667C2" w:rsidRDefault="00055266">
            <w:pPr>
              <w:ind w:firstLine="0"/>
              <w:jc w:val="left"/>
            </w:pPr>
            <w:r>
              <w:lastRenderedPageBreak/>
              <w:t>ACTIVE</w:t>
            </w:r>
          </w:p>
        </w:tc>
        <w:tc>
          <w:tcPr>
            <w:tcW w:w="3116" w:type="dxa"/>
          </w:tcPr>
          <w:p w14:paraId="68E255D0" w14:textId="77777777" w:rsidR="000667C2" w:rsidRDefault="00055266">
            <w:pPr>
              <w:ind w:firstLine="0"/>
              <w:jc w:val="left"/>
            </w:pPr>
            <w:r>
              <w:t>NUMBER(1,0)</w:t>
            </w:r>
          </w:p>
        </w:tc>
        <w:tc>
          <w:tcPr>
            <w:tcW w:w="3115" w:type="dxa"/>
          </w:tcPr>
          <w:p w14:paraId="4E02F397" w14:textId="77777777" w:rsidR="000667C2" w:rsidRDefault="00055266">
            <w:pPr>
              <w:ind w:firstLine="0"/>
              <w:jc w:val="left"/>
            </w:pPr>
            <w:r>
              <w:t>Cờ kích hoạt; mặc định 1, không được để trống (1: bật, 0: tắt)</w:t>
            </w:r>
          </w:p>
        </w:tc>
      </w:tr>
      <w:tr w:rsidR="000667C2" w14:paraId="3E8EE5E5" w14:textId="77777777" w:rsidTr="000667C2">
        <w:trPr>
          <w:cantSplit/>
        </w:trPr>
        <w:tc>
          <w:tcPr>
            <w:tcW w:w="3116" w:type="dxa"/>
          </w:tcPr>
          <w:p w14:paraId="74774B80" w14:textId="77777777" w:rsidR="000667C2" w:rsidRDefault="00055266">
            <w:pPr>
              <w:ind w:firstLine="0"/>
              <w:jc w:val="left"/>
            </w:pPr>
            <w:r>
              <w:t>CREATED_AT</w:t>
            </w:r>
          </w:p>
        </w:tc>
        <w:tc>
          <w:tcPr>
            <w:tcW w:w="3116" w:type="dxa"/>
          </w:tcPr>
          <w:p w14:paraId="1F98574D" w14:textId="77777777" w:rsidR="000667C2" w:rsidRDefault="00055266">
            <w:pPr>
              <w:ind w:firstLine="0"/>
              <w:jc w:val="left"/>
            </w:pPr>
            <w:r>
              <w:t>TIMESTAMP(6)</w:t>
            </w:r>
          </w:p>
        </w:tc>
        <w:tc>
          <w:tcPr>
            <w:tcW w:w="3115" w:type="dxa"/>
          </w:tcPr>
          <w:p w14:paraId="3259EABB" w14:textId="77777777" w:rsidR="000667C2" w:rsidRDefault="00055266">
            <w:pPr>
              <w:ind w:firstLine="0"/>
              <w:jc w:val="left"/>
            </w:pPr>
            <w:r>
              <w:t>Ngày tạo</w:t>
            </w:r>
          </w:p>
        </w:tc>
      </w:tr>
      <w:tr w:rsidR="000667C2" w14:paraId="481F90B7" w14:textId="77777777" w:rsidTr="000667C2">
        <w:trPr>
          <w:cantSplit/>
        </w:trPr>
        <w:tc>
          <w:tcPr>
            <w:tcW w:w="3116" w:type="dxa"/>
          </w:tcPr>
          <w:p w14:paraId="0B16537E" w14:textId="77777777" w:rsidR="000667C2" w:rsidRDefault="00055266">
            <w:pPr>
              <w:ind w:firstLine="0"/>
              <w:jc w:val="left"/>
            </w:pPr>
            <w:r>
              <w:t>UPDATED_AT</w:t>
            </w:r>
          </w:p>
        </w:tc>
        <w:tc>
          <w:tcPr>
            <w:tcW w:w="3116" w:type="dxa"/>
          </w:tcPr>
          <w:p w14:paraId="728DBF52" w14:textId="77777777" w:rsidR="000667C2" w:rsidRDefault="00055266">
            <w:pPr>
              <w:ind w:firstLine="0"/>
              <w:jc w:val="left"/>
            </w:pPr>
            <w:r>
              <w:t>TIMESTAMP(6)</w:t>
            </w:r>
          </w:p>
        </w:tc>
        <w:tc>
          <w:tcPr>
            <w:tcW w:w="3115" w:type="dxa"/>
          </w:tcPr>
          <w:p w14:paraId="42F18F9F" w14:textId="77777777" w:rsidR="000667C2" w:rsidRDefault="00055266">
            <w:pPr>
              <w:ind w:firstLine="0"/>
              <w:jc w:val="left"/>
            </w:pPr>
            <w:r>
              <w:t>Ngày cập nhật</w:t>
            </w:r>
          </w:p>
        </w:tc>
      </w:tr>
      <w:tr w:rsidR="000667C2" w14:paraId="0ED4E812" w14:textId="77777777" w:rsidTr="000667C2">
        <w:trPr>
          <w:cantSplit/>
        </w:trPr>
        <w:tc>
          <w:tcPr>
            <w:tcW w:w="3116" w:type="dxa"/>
          </w:tcPr>
          <w:p w14:paraId="7DFFA108" w14:textId="77777777" w:rsidR="000667C2" w:rsidRDefault="00055266">
            <w:pPr>
              <w:ind w:firstLine="0"/>
              <w:jc w:val="left"/>
            </w:pPr>
            <w:r>
              <w:t>DEVICE_SCORE</w:t>
            </w:r>
          </w:p>
        </w:tc>
        <w:tc>
          <w:tcPr>
            <w:tcW w:w="3116" w:type="dxa"/>
          </w:tcPr>
          <w:p w14:paraId="52D1A6F7" w14:textId="77777777" w:rsidR="000667C2" w:rsidRDefault="00055266">
            <w:pPr>
              <w:ind w:firstLine="0"/>
              <w:jc w:val="left"/>
            </w:pPr>
            <w:r>
              <w:t>VARCHAR2(64)</w:t>
            </w:r>
          </w:p>
        </w:tc>
        <w:tc>
          <w:tcPr>
            <w:tcW w:w="3115" w:type="dxa"/>
          </w:tcPr>
          <w:p w14:paraId="4FFF43B2" w14:textId="77777777" w:rsidR="000667C2" w:rsidRDefault="00055266">
            <w:pPr>
              <w:ind w:firstLine="0"/>
              <w:jc w:val="left"/>
            </w:pPr>
            <w:r>
              <w:t>Điểm đánh giá thiết bị</w:t>
            </w:r>
          </w:p>
        </w:tc>
      </w:tr>
      <w:tr w:rsidR="000667C2" w14:paraId="1072AB0C" w14:textId="77777777" w:rsidTr="000667C2">
        <w:trPr>
          <w:cantSplit/>
        </w:trPr>
        <w:tc>
          <w:tcPr>
            <w:tcW w:w="3116" w:type="dxa"/>
          </w:tcPr>
          <w:p w14:paraId="18D7BD4E" w14:textId="77777777" w:rsidR="000667C2" w:rsidRDefault="00055266">
            <w:pPr>
              <w:ind w:firstLine="0"/>
              <w:jc w:val="left"/>
            </w:pPr>
            <w:r>
              <w:t>ACCOUNT_SCORE</w:t>
            </w:r>
          </w:p>
        </w:tc>
        <w:tc>
          <w:tcPr>
            <w:tcW w:w="3116" w:type="dxa"/>
          </w:tcPr>
          <w:p w14:paraId="278606BF" w14:textId="77777777" w:rsidR="000667C2" w:rsidRDefault="00055266">
            <w:pPr>
              <w:ind w:firstLine="0"/>
              <w:jc w:val="left"/>
            </w:pPr>
            <w:r>
              <w:t>VARCHAR2(64)</w:t>
            </w:r>
          </w:p>
        </w:tc>
        <w:tc>
          <w:tcPr>
            <w:tcW w:w="3115" w:type="dxa"/>
          </w:tcPr>
          <w:p w14:paraId="5BBD83B5" w14:textId="77777777" w:rsidR="000667C2" w:rsidRDefault="00055266">
            <w:pPr>
              <w:ind w:firstLine="0"/>
              <w:jc w:val="left"/>
            </w:pPr>
            <w:r>
              <w:t>Điểm đánh giá tài khoản</w:t>
            </w:r>
          </w:p>
        </w:tc>
      </w:tr>
      <w:tr w:rsidR="000667C2" w14:paraId="68D27C0B" w14:textId="77777777" w:rsidTr="000667C2">
        <w:trPr>
          <w:cantSplit/>
        </w:trPr>
        <w:tc>
          <w:tcPr>
            <w:tcW w:w="3116" w:type="dxa"/>
          </w:tcPr>
          <w:p w14:paraId="1A189B3E" w14:textId="77777777" w:rsidR="000667C2" w:rsidRDefault="00055266">
            <w:pPr>
              <w:ind w:firstLine="0"/>
              <w:jc w:val="left"/>
            </w:pPr>
            <w:r>
              <w:t>PHONE_SCORE</w:t>
            </w:r>
          </w:p>
        </w:tc>
        <w:tc>
          <w:tcPr>
            <w:tcW w:w="3116" w:type="dxa"/>
          </w:tcPr>
          <w:p w14:paraId="3D084F9F" w14:textId="77777777" w:rsidR="000667C2" w:rsidRDefault="00055266">
            <w:pPr>
              <w:ind w:firstLine="0"/>
              <w:jc w:val="left"/>
            </w:pPr>
            <w:r>
              <w:t>VARCHAR2(64)</w:t>
            </w:r>
          </w:p>
        </w:tc>
        <w:tc>
          <w:tcPr>
            <w:tcW w:w="3115" w:type="dxa"/>
          </w:tcPr>
          <w:p w14:paraId="02E36626" w14:textId="77777777" w:rsidR="000667C2" w:rsidRDefault="00055266">
            <w:pPr>
              <w:ind w:firstLine="0"/>
              <w:jc w:val="left"/>
            </w:pPr>
            <w:r>
              <w:t>Điểm đánh giá số điện thoại</w:t>
            </w:r>
          </w:p>
        </w:tc>
      </w:tr>
    </w:tbl>
    <w:p w14:paraId="6DEDB3B2" w14:textId="77777777" w:rsidR="00B65A4A" w:rsidRDefault="00B65A4A"/>
    <w:p w14:paraId="5313B49D" w14:textId="77777777" w:rsidR="00B65A4A" w:rsidRDefault="00EF5E16">
      <w:pPr>
        <w:pStyle w:val="Heading4"/>
      </w:pPr>
      <w:r>
        <w:rPr>
          <w:rFonts w:eastAsia="Times New Roman" w:cs="Times New Roman"/>
        </w:rPr>
        <w:t>CTM_EVENT_ACTION_MAPPING</w:t>
      </w:r>
    </w:p>
    <w:p w14:paraId="3604DC1A" w14:textId="77777777" w:rsidR="00B65A4A" w:rsidRDefault="00EF5E16">
      <w:r>
        <w:t>Bảng ánh xạ trạng thái token/thẻ và sự kiện sang hành động xử lý</w:t>
      </w:r>
    </w:p>
    <w:tbl>
      <w:tblPr>
        <w:tblStyle w:val="TableGrid"/>
        <w:tblW w:w="0" w:type="auto"/>
        <w:tblLook w:val="04A0" w:firstRow="1" w:lastRow="0" w:firstColumn="1" w:lastColumn="0" w:noHBand="0" w:noVBand="1"/>
      </w:tblPr>
      <w:tblGrid>
        <w:gridCol w:w="3116"/>
        <w:gridCol w:w="3116"/>
        <w:gridCol w:w="3115"/>
      </w:tblGrid>
      <w:tr w:rsidR="00B65A4A" w14:paraId="3836D5D5"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737CAEF4" w14:textId="77777777" w:rsidR="00B65A4A" w:rsidRDefault="00EF5E16">
            <w:pPr>
              <w:spacing w:before="0" w:after="0"/>
              <w:ind w:firstLine="0"/>
              <w:jc w:val="left"/>
              <w:textAlignment w:val="top"/>
            </w:pPr>
            <w:r>
              <w:t>Column</w:t>
            </w:r>
          </w:p>
        </w:tc>
        <w:tc>
          <w:tcPr>
            <w:tcW w:w="3119" w:type="dxa"/>
            <w:shd w:val="clear" w:color="auto" w:fill="D9EAF7"/>
            <w:vAlign w:val="top"/>
          </w:tcPr>
          <w:p w14:paraId="1150BADC" w14:textId="77777777" w:rsidR="00B65A4A" w:rsidRDefault="00EF5E16">
            <w:pPr>
              <w:spacing w:before="0" w:after="0"/>
              <w:ind w:firstLine="0"/>
              <w:jc w:val="left"/>
              <w:textAlignment w:val="top"/>
            </w:pPr>
            <w:r>
              <w:t>Data type</w:t>
            </w:r>
          </w:p>
        </w:tc>
        <w:tc>
          <w:tcPr>
            <w:tcW w:w="3119" w:type="dxa"/>
            <w:shd w:val="clear" w:color="auto" w:fill="D9EAF7"/>
            <w:vAlign w:val="top"/>
          </w:tcPr>
          <w:p w14:paraId="611D32E8" w14:textId="77777777" w:rsidR="00B65A4A" w:rsidRDefault="00EF5E16">
            <w:pPr>
              <w:spacing w:before="0" w:after="0"/>
              <w:ind w:firstLine="0"/>
              <w:jc w:val="left"/>
              <w:textAlignment w:val="top"/>
            </w:pPr>
            <w:r>
              <w:t>Field Description</w:t>
            </w:r>
          </w:p>
        </w:tc>
      </w:tr>
      <w:tr w:rsidR="00B65A4A" w14:paraId="47EC1D88" w14:textId="77777777" w:rsidTr="00B65A4A">
        <w:trPr>
          <w:cantSplit/>
        </w:trPr>
        <w:tc>
          <w:tcPr>
            <w:tcW w:w="3119" w:type="dxa"/>
          </w:tcPr>
          <w:p w14:paraId="2AB62745" w14:textId="77777777" w:rsidR="00B65A4A" w:rsidRDefault="00EF5E16">
            <w:pPr>
              <w:spacing w:before="0" w:after="0"/>
              <w:ind w:firstLine="0"/>
              <w:jc w:val="left"/>
              <w:textAlignment w:val="top"/>
            </w:pPr>
            <w:r>
              <w:t>ID</w:t>
            </w:r>
          </w:p>
        </w:tc>
        <w:tc>
          <w:tcPr>
            <w:tcW w:w="3119" w:type="dxa"/>
          </w:tcPr>
          <w:p w14:paraId="290D4235" w14:textId="77777777" w:rsidR="00B65A4A" w:rsidRDefault="00EF5E16">
            <w:pPr>
              <w:spacing w:before="0" w:after="0"/>
              <w:ind w:firstLine="0"/>
              <w:jc w:val="left"/>
              <w:textAlignment w:val="top"/>
            </w:pPr>
            <w:r>
              <w:t>NUMBER(19)</w:t>
            </w:r>
          </w:p>
        </w:tc>
        <w:tc>
          <w:tcPr>
            <w:tcW w:w="3119" w:type="dxa"/>
          </w:tcPr>
          <w:p w14:paraId="7CB1B14F" w14:textId="77777777" w:rsidR="00B65A4A" w:rsidRDefault="00EF5E16">
            <w:pPr>
              <w:spacing w:before="0" w:after="0"/>
              <w:ind w:firstLine="0"/>
              <w:jc w:val="left"/>
              <w:textAlignment w:val="top"/>
            </w:pPr>
            <w:r>
              <w:t>Id tự tăng</w:t>
            </w:r>
          </w:p>
        </w:tc>
      </w:tr>
      <w:tr w:rsidR="00B65A4A" w14:paraId="4620AD54" w14:textId="77777777" w:rsidTr="00B65A4A">
        <w:trPr>
          <w:cantSplit/>
        </w:trPr>
        <w:tc>
          <w:tcPr>
            <w:tcW w:w="3119" w:type="dxa"/>
          </w:tcPr>
          <w:p w14:paraId="4835D1BB" w14:textId="77777777" w:rsidR="00B65A4A" w:rsidRDefault="00EF5E16">
            <w:pPr>
              <w:spacing w:before="0" w:after="0"/>
              <w:ind w:firstLine="0"/>
              <w:jc w:val="left"/>
              <w:textAlignment w:val="top"/>
            </w:pPr>
            <w:r>
              <w:t>TOKEN_ACTION</w:t>
            </w:r>
          </w:p>
        </w:tc>
        <w:tc>
          <w:tcPr>
            <w:tcW w:w="3119" w:type="dxa"/>
          </w:tcPr>
          <w:p w14:paraId="53BBDF47" w14:textId="77777777" w:rsidR="00B65A4A" w:rsidRDefault="00EF5E16">
            <w:pPr>
              <w:spacing w:before="0" w:after="0"/>
              <w:ind w:firstLine="0"/>
              <w:jc w:val="left"/>
              <w:textAlignment w:val="top"/>
            </w:pPr>
            <w:r>
              <w:t>VARCHAR2(200)</w:t>
            </w:r>
          </w:p>
        </w:tc>
        <w:tc>
          <w:tcPr>
            <w:tcW w:w="3119" w:type="dxa"/>
          </w:tcPr>
          <w:p w14:paraId="697199A8" w14:textId="77777777" w:rsidR="00B65A4A" w:rsidRDefault="00EF5E16">
            <w:pPr>
              <w:spacing w:before="0" w:after="0"/>
              <w:ind w:firstLine="0"/>
              <w:jc w:val="left"/>
              <w:textAlignment w:val="top"/>
            </w:pPr>
            <w:r>
              <w:t>Hành động token</w:t>
            </w:r>
          </w:p>
        </w:tc>
      </w:tr>
      <w:tr w:rsidR="00B65A4A" w14:paraId="5B740D8C" w14:textId="77777777" w:rsidTr="00B65A4A">
        <w:trPr>
          <w:cantSplit/>
        </w:trPr>
        <w:tc>
          <w:tcPr>
            <w:tcW w:w="3119" w:type="dxa"/>
          </w:tcPr>
          <w:p w14:paraId="6EA64D8C" w14:textId="77777777" w:rsidR="00B65A4A" w:rsidRDefault="00EF5E16">
            <w:pPr>
              <w:spacing w:before="0" w:after="0"/>
              <w:ind w:firstLine="0"/>
              <w:jc w:val="left"/>
              <w:textAlignment w:val="top"/>
            </w:pPr>
            <w:r>
              <w:t>TOKEN_STATUS</w:t>
            </w:r>
          </w:p>
        </w:tc>
        <w:tc>
          <w:tcPr>
            <w:tcW w:w="3119" w:type="dxa"/>
          </w:tcPr>
          <w:p w14:paraId="7CF9F27C" w14:textId="77777777" w:rsidR="00B65A4A" w:rsidRDefault="00EF5E16">
            <w:pPr>
              <w:spacing w:before="0" w:after="0"/>
              <w:ind w:firstLine="0"/>
              <w:jc w:val="left"/>
              <w:textAlignment w:val="top"/>
            </w:pPr>
            <w:r>
              <w:t>VARCHAR2(50)</w:t>
            </w:r>
          </w:p>
        </w:tc>
        <w:tc>
          <w:tcPr>
            <w:tcW w:w="3119" w:type="dxa"/>
          </w:tcPr>
          <w:p w14:paraId="1BD87E5A" w14:textId="77777777" w:rsidR="00B65A4A" w:rsidRDefault="00EF5E16">
            <w:pPr>
              <w:spacing w:before="0" w:after="0"/>
              <w:ind w:firstLine="0"/>
              <w:jc w:val="left"/>
              <w:textAlignment w:val="top"/>
            </w:pPr>
            <w:r>
              <w:t>Trạng thái token</w:t>
            </w:r>
          </w:p>
        </w:tc>
      </w:tr>
      <w:tr w:rsidR="00B65A4A" w14:paraId="019277C0" w14:textId="77777777" w:rsidTr="00B65A4A">
        <w:trPr>
          <w:cantSplit/>
        </w:trPr>
        <w:tc>
          <w:tcPr>
            <w:tcW w:w="3119" w:type="dxa"/>
          </w:tcPr>
          <w:p w14:paraId="0E389F4F" w14:textId="77777777" w:rsidR="00B65A4A" w:rsidRDefault="00EF5E16">
            <w:pPr>
              <w:spacing w:before="0" w:after="0"/>
              <w:ind w:firstLine="0"/>
              <w:jc w:val="left"/>
              <w:textAlignment w:val="top"/>
            </w:pPr>
            <w:r>
              <w:t>CARD_STATUS</w:t>
            </w:r>
          </w:p>
        </w:tc>
        <w:tc>
          <w:tcPr>
            <w:tcW w:w="3119" w:type="dxa"/>
          </w:tcPr>
          <w:p w14:paraId="2D445F4F" w14:textId="77777777" w:rsidR="00B65A4A" w:rsidRDefault="00EF5E16">
            <w:pPr>
              <w:spacing w:before="0" w:after="0"/>
              <w:ind w:firstLine="0"/>
              <w:jc w:val="left"/>
              <w:textAlignment w:val="top"/>
            </w:pPr>
            <w:r>
              <w:t>VARCHAR2(50)</w:t>
            </w:r>
          </w:p>
        </w:tc>
        <w:tc>
          <w:tcPr>
            <w:tcW w:w="3119" w:type="dxa"/>
          </w:tcPr>
          <w:p w14:paraId="330929B9" w14:textId="77777777" w:rsidR="00B65A4A" w:rsidRDefault="00EF5E16">
            <w:pPr>
              <w:spacing w:before="0" w:after="0"/>
              <w:ind w:firstLine="0"/>
              <w:jc w:val="left"/>
              <w:textAlignment w:val="top"/>
            </w:pPr>
            <w:r>
              <w:t>Trạng thái thẻ</w:t>
            </w:r>
          </w:p>
        </w:tc>
      </w:tr>
      <w:tr w:rsidR="00B65A4A" w14:paraId="65EF52F9" w14:textId="77777777" w:rsidTr="00B65A4A">
        <w:trPr>
          <w:cantSplit/>
        </w:trPr>
        <w:tc>
          <w:tcPr>
            <w:tcW w:w="3119" w:type="dxa"/>
          </w:tcPr>
          <w:p w14:paraId="6B08B68C" w14:textId="77777777" w:rsidR="00B65A4A" w:rsidRDefault="00EF5E16">
            <w:pPr>
              <w:spacing w:before="0" w:after="0"/>
              <w:ind w:firstLine="0"/>
              <w:jc w:val="left"/>
              <w:textAlignment w:val="top"/>
            </w:pPr>
            <w:r>
              <w:t>ACTION</w:t>
            </w:r>
          </w:p>
        </w:tc>
        <w:tc>
          <w:tcPr>
            <w:tcW w:w="3119" w:type="dxa"/>
          </w:tcPr>
          <w:p w14:paraId="485002BC" w14:textId="77777777" w:rsidR="00B65A4A" w:rsidRDefault="00EF5E16">
            <w:pPr>
              <w:spacing w:before="0" w:after="0"/>
              <w:ind w:firstLine="0"/>
              <w:jc w:val="left"/>
              <w:textAlignment w:val="top"/>
            </w:pPr>
            <w:r>
              <w:t>VARCHAR2(100)</w:t>
            </w:r>
          </w:p>
        </w:tc>
        <w:tc>
          <w:tcPr>
            <w:tcW w:w="3119" w:type="dxa"/>
          </w:tcPr>
          <w:p w14:paraId="4085BEA3" w14:textId="77777777" w:rsidR="00B65A4A" w:rsidRDefault="00EF5E16">
            <w:pPr>
              <w:spacing w:before="0" w:after="0"/>
              <w:ind w:firstLine="0"/>
              <w:jc w:val="left"/>
              <w:textAlignment w:val="top"/>
            </w:pPr>
            <w:r>
              <w:t>Hành động ánh xạ</w:t>
            </w:r>
          </w:p>
        </w:tc>
      </w:tr>
      <w:tr w:rsidR="00B65A4A" w14:paraId="25154F48" w14:textId="77777777" w:rsidTr="00B65A4A">
        <w:trPr>
          <w:cantSplit/>
        </w:trPr>
        <w:tc>
          <w:tcPr>
            <w:tcW w:w="3119" w:type="dxa"/>
          </w:tcPr>
          <w:p w14:paraId="294EF98B" w14:textId="77777777" w:rsidR="00B65A4A" w:rsidRDefault="00EF5E16">
            <w:pPr>
              <w:spacing w:before="0" w:after="0"/>
              <w:ind w:firstLine="0"/>
              <w:jc w:val="left"/>
              <w:textAlignment w:val="top"/>
            </w:pPr>
            <w:r>
              <w:t>ENABLED</w:t>
            </w:r>
          </w:p>
        </w:tc>
        <w:tc>
          <w:tcPr>
            <w:tcW w:w="3119" w:type="dxa"/>
          </w:tcPr>
          <w:p w14:paraId="55C8103A" w14:textId="77777777" w:rsidR="00B65A4A" w:rsidRDefault="00EF5E16">
            <w:pPr>
              <w:spacing w:before="0" w:after="0"/>
              <w:ind w:firstLine="0"/>
              <w:jc w:val="left"/>
              <w:textAlignment w:val="top"/>
            </w:pPr>
            <w:r>
              <w:t>NUMBER(1)</w:t>
            </w:r>
          </w:p>
        </w:tc>
        <w:tc>
          <w:tcPr>
            <w:tcW w:w="3119" w:type="dxa"/>
          </w:tcPr>
          <w:p w14:paraId="77236CE4" w14:textId="77777777" w:rsidR="00B65A4A" w:rsidRDefault="00EF5E16">
            <w:pPr>
              <w:spacing w:before="0" w:after="0"/>
              <w:ind w:firstLine="0"/>
              <w:jc w:val="left"/>
              <w:textAlignment w:val="top"/>
            </w:pPr>
            <w:r>
              <w:t>Cờ kích hoạt (1: bật, 0: tắt)</w:t>
            </w:r>
          </w:p>
        </w:tc>
      </w:tr>
      <w:tr w:rsidR="00B65A4A" w14:paraId="79AF94A9" w14:textId="77777777" w:rsidTr="00B65A4A">
        <w:trPr>
          <w:cantSplit/>
        </w:trPr>
        <w:tc>
          <w:tcPr>
            <w:tcW w:w="3119" w:type="dxa"/>
          </w:tcPr>
          <w:p w14:paraId="3D8F38BA" w14:textId="77777777" w:rsidR="00B65A4A" w:rsidRDefault="00EF5E16">
            <w:pPr>
              <w:spacing w:before="0" w:after="0"/>
              <w:ind w:firstLine="0"/>
              <w:jc w:val="left"/>
              <w:textAlignment w:val="top"/>
            </w:pPr>
            <w:r>
              <w:t>DESCRIPTION</w:t>
            </w:r>
          </w:p>
        </w:tc>
        <w:tc>
          <w:tcPr>
            <w:tcW w:w="3119" w:type="dxa"/>
          </w:tcPr>
          <w:p w14:paraId="3A7FFA8F" w14:textId="77777777" w:rsidR="00B65A4A" w:rsidRDefault="00EF5E16">
            <w:pPr>
              <w:spacing w:before="0" w:after="0"/>
              <w:ind w:firstLine="0"/>
              <w:jc w:val="left"/>
              <w:textAlignment w:val="top"/>
            </w:pPr>
            <w:r>
              <w:t>VARCHAR2(200)</w:t>
            </w:r>
          </w:p>
        </w:tc>
        <w:tc>
          <w:tcPr>
            <w:tcW w:w="3119" w:type="dxa"/>
          </w:tcPr>
          <w:p w14:paraId="5ABC0242" w14:textId="77777777" w:rsidR="00B65A4A" w:rsidRDefault="00EF5E16">
            <w:pPr>
              <w:spacing w:before="0" w:after="0"/>
              <w:ind w:firstLine="0"/>
              <w:jc w:val="left"/>
              <w:textAlignment w:val="top"/>
            </w:pPr>
            <w:r>
              <w:t>Mô tả</w:t>
            </w:r>
          </w:p>
        </w:tc>
      </w:tr>
      <w:tr w:rsidR="00B65A4A" w14:paraId="72948647" w14:textId="77777777" w:rsidTr="00B65A4A">
        <w:trPr>
          <w:cantSplit/>
        </w:trPr>
        <w:tc>
          <w:tcPr>
            <w:tcW w:w="3119" w:type="dxa"/>
          </w:tcPr>
          <w:p w14:paraId="5FE70CCE" w14:textId="77777777" w:rsidR="00B65A4A" w:rsidRDefault="00EF5E16">
            <w:pPr>
              <w:spacing w:before="0" w:after="0"/>
              <w:ind w:firstLine="0"/>
              <w:jc w:val="left"/>
              <w:textAlignment w:val="top"/>
            </w:pPr>
            <w:r>
              <w:t>CREATED_AT</w:t>
            </w:r>
          </w:p>
        </w:tc>
        <w:tc>
          <w:tcPr>
            <w:tcW w:w="3119" w:type="dxa"/>
          </w:tcPr>
          <w:p w14:paraId="3DE32CF4" w14:textId="77777777" w:rsidR="00B65A4A" w:rsidRDefault="00EF5E16">
            <w:pPr>
              <w:spacing w:before="0" w:after="0"/>
              <w:ind w:firstLine="0"/>
              <w:jc w:val="left"/>
              <w:textAlignment w:val="top"/>
            </w:pPr>
            <w:r>
              <w:t>TIMESTAMP WITH TIME ZONE</w:t>
            </w:r>
          </w:p>
        </w:tc>
        <w:tc>
          <w:tcPr>
            <w:tcW w:w="3119" w:type="dxa"/>
          </w:tcPr>
          <w:p w14:paraId="4F40589E" w14:textId="77777777" w:rsidR="00B65A4A" w:rsidRDefault="00EF5E16">
            <w:pPr>
              <w:spacing w:before="0" w:after="0"/>
              <w:ind w:firstLine="0"/>
              <w:jc w:val="left"/>
              <w:textAlignment w:val="top"/>
            </w:pPr>
            <w:r>
              <w:t>Ngày tạo</w:t>
            </w:r>
          </w:p>
        </w:tc>
      </w:tr>
      <w:tr w:rsidR="00B65A4A" w14:paraId="17F0CF30" w14:textId="77777777" w:rsidTr="00B65A4A">
        <w:trPr>
          <w:cantSplit/>
        </w:trPr>
        <w:tc>
          <w:tcPr>
            <w:tcW w:w="3119" w:type="dxa"/>
          </w:tcPr>
          <w:p w14:paraId="46F04CAD" w14:textId="77777777" w:rsidR="00B65A4A" w:rsidRDefault="00EF5E16">
            <w:pPr>
              <w:spacing w:before="0" w:after="0"/>
              <w:ind w:firstLine="0"/>
              <w:jc w:val="left"/>
              <w:textAlignment w:val="top"/>
            </w:pPr>
            <w:r>
              <w:lastRenderedPageBreak/>
              <w:t>UPDATED_AT</w:t>
            </w:r>
          </w:p>
        </w:tc>
        <w:tc>
          <w:tcPr>
            <w:tcW w:w="3119" w:type="dxa"/>
          </w:tcPr>
          <w:p w14:paraId="0BBA5E7F" w14:textId="77777777" w:rsidR="00B65A4A" w:rsidRDefault="00EF5E16">
            <w:pPr>
              <w:spacing w:before="0" w:after="0"/>
              <w:ind w:firstLine="0"/>
              <w:jc w:val="left"/>
              <w:textAlignment w:val="top"/>
            </w:pPr>
            <w:r>
              <w:t>TIMESTAMP WITH TIME ZONE</w:t>
            </w:r>
          </w:p>
        </w:tc>
        <w:tc>
          <w:tcPr>
            <w:tcW w:w="3119" w:type="dxa"/>
          </w:tcPr>
          <w:p w14:paraId="07C7D2DB" w14:textId="77777777" w:rsidR="00B65A4A" w:rsidRDefault="00EF5E16">
            <w:pPr>
              <w:spacing w:before="0" w:after="0"/>
              <w:ind w:firstLine="0"/>
              <w:jc w:val="left"/>
              <w:textAlignment w:val="top"/>
            </w:pPr>
            <w:r>
              <w:t>Ngày cập nhật</w:t>
            </w:r>
          </w:p>
        </w:tc>
      </w:tr>
      <w:tr w:rsidR="00B65A4A" w14:paraId="5A1BA2EF" w14:textId="77777777" w:rsidTr="00B65A4A">
        <w:trPr>
          <w:cantSplit/>
        </w:trPr>
        <w:tc>
          <w:tcPr>
            <w:tcW w:w="3119" w:type="dxa"/>
          </w:tcPr>
          <w:p w14:paraId="0C491DB0" w14:textId="77777777" w:rsidR="00B65A4A" w:rsidRDefault="00EF5E16">
            <w:pPr>
              <w:spacing w:before="0" w:after="0"/>
              <w:ind w:firstLine="0"/>
              <w:jc w:val="left"/>
              <w:textAlignment w:val="top"/>
            </w:pPr>
            <w:r>
              <w:t>REASON</w:t>
            </w:r>
          </w:p>
        </w:tc>
        <w:tc>
          <w:tcPr>
            <w:tcW w:w="3119" w:type="dxa"/>
          </w:tcPr>
          <w:p w14:paraId="6C0493B8" w14:textId="77777777" w:rsidR="00B65A4A" w:rsidRDefault="00EF5E16">
            <w:pPr>
              <w:spacing w:before="0" w:after="0"/>
              <w:ind w:firstLine="0"/>
              <w:jc w:val="left"/>
              <w:textAlignment w:val="top"/>
            </w:pPr>
            <w:r>
              <w:t>VARCHAR2(100)</w:t>
            </w:r>
          </w:p>
        </w:tc>
        <w:tc>
          <w:tcPr>
            <w:tcW w:w="3119" w:type="dxa"/>
          </w:tcPr>
          <w:p w14:paraId="06A3EF2F" w14:textId="77777777" w:rsidR="00B65A4A" w:rsidRDefault="00EF5E16">
            <w:pPr>
              <w:spacing w:before="0" w:after="0"/>
              <w:ind w:firstLine="0"/>
              <w:jc w:val="left"/>
              <w:textAlignment w:val="top"/>
            </w:pPr>
            <w:r>
              <w:t>Lý do</w:t>
            </w:r>
          </w:p>
        </w:tc>
      </w:tr>
    </w:tbl>
    <w:p w14:paraId="714681E3" w14:textId="77777777" w:rsidR="00B65A4A" w:rsidRDefault="00B65A4A"/>
    <w:p w14:paraId="38F1E437" w14:textId="77777777" w:rsidR="00B65A4A" w:rsidRDefault="00EF5E16">
      <w:pPr>
        <w:pStyle w:val="Heading4"/>
      </w:pPr>
      <w:r>
        <w:rPr>
          <w:rFonts w:eastAsia="Times New Roman" w:cs="Times New Roman"/>
        </w:rPr>
        <w:t>CTM_SV_RAW_EVENT</w:t>
      </w:r>
    </w:p>
    <w:p w14:paraId="32CCEA79" w14:textId="77777777" w:rsidR="00B65A4A" w:rsidRDefault="00EF5E16">
      <w:r>
        <w:t>Bảng lưu sự kiện thô nhận từ SmartVista (thay đổi trạng thái thẻ, phát hành lại)</w:t>
      </w:r>
    </w:p>
    <w:tbl>
      <w:tblPr>
        <w:tblStyle w:val="TableGrid"/>
        <w:tblW w:w="0" w:type="auto"/>
        <w:tblLook w:val="04A0" w:firstRow="1" w:lastRow="0" w:firstColumn="1" w:lastColumn="0" w:noHBand="0" w:noVBand="1"/>
      </w:tblPr>
      <w:tblGrid>
        <w:gridCol w:w="3119"/>
        <w:gridCol w:w="3115"/>
        <w:gridCol w:w="3113"/>
      </w:tblGrid>
      <w:tr w:rsidR="00B65A4A" w14:paraId="28760E60"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7A4BEB49" w14:textId="77777777" w:rsidR="00B65A4A" w:rsidRDefault="00EF5E16">
            <w:pPr>
              <w:spacing w:before="0" w:after="0"/>
              <w:ind w:firstLine="0"/>
              <w:jc w:val="left"/>
              <w:textAlignment w:val="top"/>
            </w:pPr>
            <w:r>
              <w:t>Column</w:t>
            </w:r>
          </w:p>
        </w:tc>
        <w:tc>
          <w:tcPr>
            <w:tcW w:w="3119" w:type="dxa"/>
            <w:shd w:val="clear" w:color="auto" w:fill="D9EAF7"/>
            <w:vAlign w:val="top"/>
          </w:tcPr>
          <w:p w14:paraId="4D8E4CB9" w14:textId="77777777" w:rsidR="00B65A4A" w:rsidRDefault="00EF5E16">
            <w:pPr>
              <w:spacing w:before="0" w:after="0"/>
              <w:ind w:firstLine="0"/>
              <w:jc w:val="left"/>
              <w:textAlignment w:val="top"/>
            </w:pPr>
            <w:r>
              <w:t>Data type</w:t>
            </w:r>
          </w:p>
        </w:tc>
        <w:tc>
          <w:tcPr>
            <w:tcW w:w="3119" w:type="dxa"/>
            <w:shd w:val="clear" w:color="auto" w:fill="D9EAF7"/>
            <w:vAlign w:val="top"/>
          </w:tcPr>
          <w:p w14:paraId="67224320" w14:textId="77777777" w:rsidR="00B65A4A" w:rsidRDefault="00EF5E16">
            <w:pPr>
              <w:spacing w:before="0" w:after="0"/>
              <w:ind w:firstLine="0"/>
              <w:jc w:val="left"/>
              <w:textAlignment w:val="top"/>
            </w:pPr>
            <w:r>
              <w:t>Field Description</w:t>
            </w:r>
          </w:p>
        </w:tc>
      </w:tr>
      <w:tr w:rsidR="00B65A4A" w14:paraId="43C45E0A" w14:textId="77777777" w:rsidTr="00B65A4A">
        <w:trPr>
          <w:cantSplit/>
        </w:trPr>
        <w:tc>
          <w:tcPr>
            <w:tcW w:w="3119" w:type="dxa"/>
          </w:tcPr>
          <w:p w14:paraId="541233FE" w14:textId="77777777" w:rsidR="00B65A4A" w:rsidRDefault="00EF5E16">
            <w:pPr>
              <w:spacing w:before="0" w:after="0"/>
              <w:ind w:firstLine="0"/>
              <w:jc w:val="left"/>
              <w:textAlignment w:val="top"/>
            </w:pPr>
            <w:r>
              <w:t>EVENT_NUMBER</w:t>
            </w:r>
          </w:p>
        </w:tc>
        <w:tc>
          <w:tcPr>
            <w:tcW w:w="3119" w:type="dxa"/>
          </w:tcPr>
          <w:p w14:paraId="59617D2D" w14:textId="77777777" w:rsidR="00B65A4A" w:rsidRDefault="00EF5E16">
            <w:pPr>
              <w:spacing w:before="0" w:after="0"/>
              <w:ind w:firstLine="0"/>
              <w:jc w:val="left"/>
              <w:textAlignment w:val="top"/>
            </w:pPr>
            <w:r>
              <w:t>NUMBER</w:t>
            </w:r>
          </w:p>
        </w:tc>
        <w:tc>
          <w:tcPr>
            <w:tcW w:w="3119" w:type="dxa"/>
          </w:tcPr>
          <w:p w14:paraId="0C0C0264" w14:textId="77777777" w:rsidR="00B65A4A" w:rsidRDefault="00EF5E16">
            <w:pPr>
              <w:spacing w:before="0" w:after="0"/>
              <w:ind w:firstLine="0"/>
              <w:jc w:val="left"/>
              <w:textAlignment w:val="top"/>
            </w:pPr>
            <w:r>
              <w:t>Số sự kiện</w:t>
            </w:r>
          </w:p>
        </w:tc>
      </w:tr>
      <w:tr w:rsidR="00B65A4A" w14:paraId="5A5C7CF2" w14:textId="77777777" w:rsidTr="00B65A4A">
        <w:trPr>
          <w:cantSplit/>
        </w:trPr>
        <w:tc>
          <w:tcPr>
            <w:tcW w:w="3119" w:type="dxa"/>
          </w:tcPr>
          <w:p w14:paraId="5F5889CF" w14:textId="77777777" w:rsidR="00B65A4A" w:rsidRDefault="00EF5E16">
            <w:pPr>
              <w:spacing w:before="0" w:after="0"/>
              <w:ind w:firstLine="0"/>
              <w:jc w:val="left"/>
              <w:textAlignment w:val="top"/>
            </w:pPr>
            <w:r>
              <w:t>EVENT_CODE</w:t>
            </w:r>
          </w:p>
        </w:tc>
        <w:tc>
          <w:tcPr>
            <w:tcW w:w="3119" w:type="dxa"/>
          </w:tcPr>
          <w:p w14:paraId="62ABC4C8" w14:textId="77777777" w:rsidR="00B65A4A" w:rsidRDefault="00EF5E16">
            <w:pPr>
              <w:spacing w:before="0" w:after="0"/>
              <w:ind w:firstLine="0"/>
              <w:jc w:val="left"/>
              <w:textAlignment w:val="top"/>
            </w:pPr>
            <w:r>
              <w:t>VARCHAR2(50)</w:t>
            </w:r>
          </w:p>
        </w:tc>
        <w:tc>
          <w:tcPr>
            <w:tcW w:w="3119" w:type="dxa"/>
          </w:tcPr>
          <w:p w14:paraId="72A90CC9" w14:textId="77777777" w:rsidR="00B65A4A" w:rsidRDefault="00EF5E16">
            <w:pPr>
              <w:spacing w:before="0" w:after="0"/>
              <w:ind w:firstLine="0"/>
              <w:jc w:val="left"/>
              <w:textAlignment w:val="top"/>
            </w:pPr>
            <w:r>
              <w:t>Mã sự kiện</w:t>
            </w:r>
          </w:p>
        </w:tc>
      </w:tr>
      <w:tr w:rsidR="00B65A4A" w14:paraId="1614D121" w14:textId="77777777" w:rsidTr="00B65A4A">
        <w:trPr>
          <w:cantSplit/>
        </w:trPr>
        <w:tc>
          <w:tcPr>
            <w:tcW w:w="3119" w:type="dxa"/>
          </w:tcPr>
          <w:p w14:paraId="2932288E" w14:textId="77777777" w:rsidR="00B65A4A" w:rsidRDefault="00EF5E16">
            <w:pPr>
              <w:spacing w:before="0" w:after="0"/>
              <w:ind w:firstLine="0"/>
              <w:jc w:val="left"/>
              <w:textAlignment w:val="top"/>
            </w:pPr>
            <w:r>
              <w:t>EVENT_DATE</w:t>
            </w:r>
          </w:p>
        </w:tc>
        <w:tc>
          <w:tcPr>
            <w:tcW w:w="3119" w:type="dxa"/>
          </w:tcPr>
          <w:p w14:paraId="044AA4DC" w14:textId="77777777" w:rsidR="00B65A4A" w:rsidRDefault="00EF5E16">
            <w:pPr>
              <w:spacing w:before="0" w:after="0"/>
              <w:ind w:firstLine="0"/>
              <w:jc w:val="left"/>
              <w:textAlignment w:val="top"/>
            </w:pPr>
            <w:r>
              <w:t>TIMESTAMP</w:t>
            </w:r>
          </w:p>
        </w:tc>
        <w:tc>
          <w:tcPr>
            <w:tcW w:w="3119" w:type="dxa"/>
          </w:tcPr>
          <w:p w14:paraId="3EA33429" w14:textId="77777777" w:rsidR="00B65A4A" w:rsidRDefault="00EF5E16">
            <w:pPr>
              <w:spacing w:before="0" w:after="0"/>
              <w:ind w:firstLine="0"/>
              <w:jc w:val="left"/>
              <w:textAlignment w:val="top"/>
            </w:pPr>
            <w:r>
              <w:t>Ngày sự kiện</w:t>
            </w:r>
          </w:p>
        </w:tc>
      </w:tr>
      <w:tr w:rsidR="00B65A4A" w14:paraId="4E755A78" w14:textId="77777777" w:rsidTr="00B65A4A">
        <w:trPr>
          <w:cantSplit/>
        </w:trPr>
        <w:tc>
          <w:tcPr>
            <w:tcW w:w="3119" w:type="dxa"/>
          </w:tcPr>
          <w:p w14:paraId="37A7965C" w14:textId="77777777" w:rsidR="00B65A4A" w:rsidRDefault="00EF5E16">
            <w:pPr>
              <w:spacing w:before="0" w:after="0"/>
              <w:ind w:firstLine="0"/>
              <w:jc w:val="left"/>
              <w:textAlignment w:val="top"/>
            </w:pPr>
            <w:r>
              <w:t>EVENT_SOURCE</w:t>
            </w:r>
          </w:p>
        </w:tc>
        <w:tc>
          <w:tcPr>
            <w:tcW w:w="3119" w:type="dxa"/>
          </w:tcPr>
          <w:p w14:paraId="33402A2E" w14:textId="77777777" w:rsidR="00B65A4A" w:rsidRDefault="00EF5E16">
            <w:pPr>
              <w:spacing w:before="0" w:after="0"/>
              <w:ind w:firstLine="0"/>
              <w:jc w:val="left"/>
              <w:textAlignment w:val="top"/>
            </w:pPr>
            <w:r>
              <w:t>VARCHAR2(10)</w:t>
            </w:r>
          </w:p>
        </w:tc>
        <w:tc>
          <w:tcPr>
            <w:tcW w:w="3119" w:type="dxa"/>
          </w:tcPr>
          <w:p w14:paraId="3F9EE99F" w14:textId="77777777" w:rsidR="00B65A4A" w:rsidRDefault="00EF5E16">
            <w:pPr>
              <w:spacing w:before="0" w:after="0"/>
              <w:ind w:firstLine="0"/>
              <w:jc w:val="left"/>
              <w:textAlignment w:val="top"/>
            </w:pPr>
            <w:r>
              <w:t>Nguồn sự kiện</w:t>
            </w:r>
          </w:p>
        </w:tc>
      </w:tr>
      <w:tr w:rsidR="00B65A4A" w14:paraId="2A910A3F" w14:textId="77777777" w:rsidTr="00B65A4A">
        <w:trPr>
          <w:cantSplit/>
        </w:trPr>
        <w:tc>
          <w:tcPr>
            <w:tcW w:w="3119" w:type="dxa"/>
          </w:tcPr>
          <w:p w14:paraId="071C820B" w14:textId="77777777" w:rsidR="00B65A4A" w:rsidRDefault="00EF5E16">
            <w:pPr>
              <w:spacing w:before="0" w:after="0"/>
              <w:ind w:firstLine="0"/>
              <w:jc w:val="left"/>
              <w:textAlignment w:val="top"/>
            </w:pPr>
            <w:r>
              <w:t>CARD_ID</w:t>
            </w:r>
          </w:p>
        </w:tc>
        <w:tc>
          <w:tcPr>
            <w:tcW w:w="3119" w:type="dxa"/>
          </w:tcPr>
          <w:p w14:paraId="6BB5884E" w14:textId="77777777" w:rsidR="00B65A4A" w:rsidRDefault="00EF5E16">
            <w:pPr>
              <w:spacing w:before="0" w:after="0"/>
              <w:ind w:firstLine="0"/>
              <w:jc w:val="left"/>
              <w:textAlignment w:val="top"/>
            </w:pPr>
            <w:r>
              <w:t>VARCHAR2(50)</w:t>
            </w:r>
          </w:p>
        </w:tc>
        <w:tc>
          <w:tcPr>
            <w:tcW w:w="3119" w:type="dxa"/>
          </w:tcPr>
          <w:p w14:paraId="2E3B0DE6" w14:textId="77777777" w:rsidR="00B65A4A" w:rsidRDefault="00EF5E16">
            <w:pPr>
              <w:spacing w:before="0" w:after="0"/>
              <w:ind w:firstLine="0"/>
              <w:jc w:val="left"/>
              <w:textAlignment w:val="top"/>
            </w:pPr>
            <w:r>
              <w:t>Id thẻ</w:t>
            </w:r>
          </w:p>
        </w:tc>
      </w:tr>
      <w:tr w:rsidR="00B65A4A" w14:paraId="25CABF6B" w14:textId="77777777" w:rsidTr="00B65A4A">
        <w:trPr>
          <w:cantSplit/>
        </w:trPr>
        <w:tc>
          <w:tcPr>
            <w:tcW w:w="3119" w:type="dxa"/>
          </w:tcPr>
          <w:p w14:paraId="1942D6A0" w14:textId="77777777" w:rsidR="00B65A4A" w:rsidRDefault="00EF5E16">
            <w:pPr>
              <w:spacing w:before="0" w:after="0"/>
              <w:ind w:firstLine="0"/>
              <w:jc w:val="left"/>
              <w:textAlignment w:val="top"/>
            </w:pPr>
            <w:r>
              <w:t>CARD_MEM_NO</w:t>
            </w:r>
          </w:p>
        </w:tc>
        <w:tc>
          <w:tcPr>
            <w:tcW w:w="3119" w:type="dxa"/>
          </w:tcPr>
          <w:p w14:paraId="34307365" w14:textId="77777777" w:rsidR="00B65A4A" w:rsidRDefault="00EF5E16">
            <w:pPr>
              <w:spacing w:before="0" w:after="0"/>
              <w:ind w:firstLine="0"/>
              <w:jc w:val="left"/>
              <w:textAlignment w:val="top"/>
            </w:pPr>
            <w:r>
              <w:t>NUMBER</w:t>
            </w:r>
          </w:p>
        </w:tc>
        <w:tc>
          <w:tcPr>
            <w:tcW w:w="3119" w:type="dxa"/>
          </w:tcPr>
          <w:p w14:paraId="41C7B72B" w14:textId="77777777" w:rsidR="00B65A4A" w:rsidRDefault="00EF5E16">
            <w:pPr>
              <w:spacing w:before="0" w:after="0"/>
              <w:ind w:firstLine="0"/>
              <w:jc w:val="left"/>
              <w:textAlignment w:val="top"/>
            </w:pPr>
            <w:r>
              <w:t>Số thành viên thẻ</w:t>
            </w:r>
          </w:p>
        </w:tc>
      </w:tr>
      <w:tr w:rsidR="00B65A4A" w14:paraId="3B6D9A38" w14:textId="77777777" w:rsidTr="00B65A4A">
        <w:trPr>
          <w:cantSplit/>
        </w:trPr>
        <w:tc>
          <w:tcPr>
            <w:tcW w:w="3119" w:type="dxa"/>
          </w:tcPr>
          <w:p w14:paraId="6E1E3AB1" w14:textId="77777777" w:rsidR="00B65A4A" w:rsidRDefault="00EF5E16">
            <w:pPr>
              <w:spacing w:before="0" w:after="0"/>
              <w:ind w:firstLine="0"/>
              <w:jc w:val="left"/>
              <w:textAlignment w:val="top"/>
            </w:pPr>
            <w:r>
              <w:t>CARD_MASK</w:t>
            </w:r>
          </w:p>
        </w:tc>
        <w:tc>
          <w:tcPr>
            <w:tcW w:w="3119" w:type="dxa"/>
          </w:tcPr>
          <w:p w14:paraId="18BE9BCD" w14:textId="77777777" w:rsidR="00B65A4A" w:rsidRDefault="00EF5E16">
            <w:pPr>
              <w:spacing w:before="0" w:after="0"/>
              <w:ind w:firstLine="0"/>
              <w:jc w:val="left"/>
              <w:textAlignment w:val="top"/>
            </w:pPr>
            <w:r>
              <w:t>VARCHAR2(30)</w:t>
            </w:r>
          </w:p>
        </w:tc>
        <w:tc>
          <w:tcPr>
            <w:tcW w:w="3119" w:type="dxa"/>
          </w:tcPr>
          <w:p w14:paraId="636BD8EB" w14:textId="77777777" w:rsidR="00B65A4A" w:rsidRDefault="00EF5E16">
            <w:pPr>
              <w:spacing w:before="0" w:after="0"/>
              <w:ind w:firstLine="0"/>
              <w:jc w:val="left"/>
              <w:textAlignment w:val="top"/>
            </w:pPr>
            <w:r>
              <w:t>Số thẻ đã che</w:t>
            </w:r>
          </w:p>
        </w:tc>
      </w:tr>
      <w:tr w:rsidR="00B65A4A" w14:paraId="6955068B" w14:textId="77777777" w:rsidTr="00B65A4A">
        <w:trPr>
          <w:cantSplit/>
        </w:trPr>
        <w:tc>
          <w:tcPr>
            <w:tcW w:w="3119" w:type="dxa"/>
          </w:tcPr>
          <w:p w14:paraId="76C230EE" w14:textId="77777777" w:rsidR="00B65A4A" w:rsidRDefault="00EF5E16">
            <w:pPr>
              <w:spacing w:before="0" w:after="0"/>
              <w:ind w:firstLine="0"/>
              <w:jc w:val="left"/>
              <w:textAlignment w:val="top"/>
            </w:pPr>
            <w:r>
              <w:t>CARD_NUMBER</w:t>
            </w:r>
          </w:p>
        </w:tc>
        <w:tc>
          <w:tcPr>
            <w:tcW w:w="3119" w:type="dxa"/>
          </w:tcPr>
          <w:p w14:paraId="12DC0B75" w14:textId="77777777" w:rsidR="00B65A4A" w:rsidRDefault="00EF5E16">
            <w:pPr>
              <w:spacing w:before="0" w:after="0"/>
              <w:ind w:firstLine="0"/>
              <w:jc w:val="left"/>
              <w:textAlignment w:val="top"/>
            </w:pPr>
            <w:r>
              <w:t>VARCHAR2(30)</w:t>
            </w:r>
          </w:p>
        </w:tc>
        <w:tc>
          <w:tcPr>
            <w:tcW w:w="3119" w:type="dxa"/>
          </w:tcPr>
          <w:p w14:paraId="1EB037AF" w14:textId="77777777" w:rsidR="00B65A4A" w:rsidRDefault="00EF5E16">
            <w:pPr>
              <w:spacing w:before="0" w:after="0"/>
              <w:ind w:firstLine="0"/>
              <w:jc w:val="left"/>
              <w:textAlignment w:val="top"/>
            </w:pPr>
            <w:r>
              <w:t>Số thẻ</w:t>
            </w:r>
          </w:p>
        </w:tc>
      </w:tr>
      <w:tr w:rsidR="00B65A4A" w14:paraId="11D96392" w14:textId="77777777" w:rsidTr="00B65A4A">
        <w:trPr>
          <w:cantSplit/>
        </w:trPr>
        <w:tc>
          <w:tcPr>
            <w:tcW w:w="3119" w:type="dxa"/>
          </w:tcPr>
          <w:p w14:paraId="7DE8F7C1" w14:textId="77777777" w:rsidR="00B65A4A" w:rsidRDefault="00EF5E16">
            <w:pPr>
              <w:spacing w:before="0" w:after="0"/>
              <w:ind w:firstLine="0"/>
              <w:jc w:val="left"/>
              <w:textAlignment w:val="top"/>
            </w:pPr>
            <w:r>
              <w:t>CARD_EXPIRE_DATE</w:t>
            </w:r>
          </w:p>
        </w:tc>
        <w:tc>
          <w:tcPr>
            <w:tcW w:w="3119" w:type="dxa"/>
          </w:tcPr>
          <w:p w14:paraId="6D75B194" w14:textId="77777777" w:rsidR="00B65A4A" w:rsidRDefault="00EF5E16">
            <w:pPr>
              <w:spacing w:before="0" w:after="0"/>
              <w:ind w:firstLine="0"/>
              <w:jc w:val="left"/>
              <w:textAlignment w:val="top"/>
            </w:pPr>
            <w:r>
              <w:t>VARCHAR2(8)</w:t>
            </w:r>
          </w:p>
        </w:tc>
        <w:tc>
          <w:tcPr>
            <w:tcW w:w="3119" w:type="dxa"/>
          </w:tcPr>
          <w:p w14:paraId="572A6E61" w14:textId="77777777" w:rsidR="00B65A4A" w:rsidRDefault="00EF5E16">
            <w:pPr>
              <w:spacing w:before="0" w:after="0"/>
              <w:ind w:firstLine="0"/>
              <w:jc w:val="left"/>
              <w:textAlignment w:val="top"/>
            </w:pPr>
            <w:r>
              <w:t>Ngày hết hạn thẻ</w:t>
            </w:r>
          </w:p>
        </w:tc>
      </w:tr>
      <w:tr w:rsidR="00B65A4A" w14:paraId="5212DBAF" w14:textId="77777777" w:rsidTr="00B65A4A">
        <w:trPr>
          <w:cantSplit/>
        </w:trPr>
        <w:tc>
          <w:tcPr>
            <w:tcW w:w="3119" w:type="dxa"/>
          </w:tcPr>
          <w:p w14:paraId="5BCD93D5" w14:textId="77777777" w:rsidR="00B65A4A" w:rsidRDefault="00EF5E16">
            <w:pPr>
              <w:spacing w:before="0" w:after="0"/>
              <w:ind w:firstLine="0"/>
              <w:jc w:val="left"/>
              <w:textAlignment w:val="top"/>
            </w:pPr>
            <w:r>
              <w:t>CARD_HOLDER_NUMBER</w:t>
            </w:r>
          </w:p>
        </w:tc>
        <w:tc>
          <w:tcPr>
            <w:tcW w:w="3119" w:type="dxa"/>
          </w:tcPr>
          <w:p w14:paraId="78AD2A44" w14:textId="77777777" w:rsidR="00B65A4A" w:rsidRDefault="00EF5E16">
            <w:pPr>
              <w:spacing w:before="0" w:after="0"/>
              <w:ind w:firstLine="0"/>
              <w:jc w:val="left"/>
              <w:textAlignment w:val="top"/>
            </w:pPr>
            <w:r>
              <w:t>VARCHAR2(50)</w:t>
            </w:r>
          </w:p>
        </w:tc>
        <w:tc>
          <w:tcPr>
            <w:tcW w:w="3119" w:type="dxa"/>
          </w:tcPr>
          <w:p w14:paraId="263B7561" w14:textId="77777777" w:rsidR="00B65A4A" w:rsidRDefault="00EF5E16">
            <w:pPr>
              <w:spacing w:before="0" w:after="0"/>
              <w:ind w:firstLine="0"/>
              <w:jc w:val="left"/>
              <w:textAlignment w:val="top"/>
            </w:pPr>
            <w:r>
              <w:t>Số chủ thẻ</w:t>
            </w:r>
          </w:p>
        </w:tc>
      </w:tr>
      <w:tr w:rsidR="00B65A4A" w14:paraId="41A655B3" w14:textId="77777777" w:rsidTr="00B65A4A">
        <w:trPr>
          <w:cantSplit/>
        </w:trPr>
        <w:tc>
          <w:tcPr>
            <w:tcW w:w="3119" w:type="dxa"/>
          </w:tcPr>
          <w:p w14:paraId="3882B36C" w14:textId="77777777" w:rsidR="00B65A4A" w:rsidRDefault="00EF5E16">
            <w:pPr>
              <w:spacing w:before="0" w:after="0"/>
              <w:ind w:firstLine="0"/>
              <w:jc w:val="left"/>
              <w:textAlignment w:val="top"/>
            </w:pPr>
            <w:r>
              <w:t>CARD_HOLDER_NAME</w:t>
            </w:r>
          </w:p>
        </w:tc>
        <w:tc>
          <w:tcPr>
            <w:tcW w:w="3119" w:type="dxa"/>
          </w:tcPr>
          <w:p w14:paraId="092A10D4" w14:textId="77777777" w:rsidR="00B65A4A" w:rsidRDefault="00EF5E16">
            <w:pPr>
              <w:spacing w:before="0" w:after="0"/>
              <w:ind w:firstLine="0"/>
              <w:jc w:val="left"/>
              <w:textAlignment w:val="top"/>
            </w:pPr>
            <w:r>
              <w:t>VARCHAR2(200)</w:t>
            </w:r>
          </w:p>
        </w:tc>
        <w:tc>
          <w:tcPr>
            <w:tcW w:w="3119" w:type="dxa"/>
          </w:tcPr>
          <w:p w14:paraId="2DD43948" w14:textId="77777777" w:rsidR="00B65A4A" w:rsidRDefault="00EF5E16">
            <w:pPr>
              <w:spacing w:before="0" w:after="0"/>
              <w:ind w:firstLine="0"/>
              <w:jc w:val="left"/>
              <w:textAlignment w:val="top"/>
            </w:pPr>
            <w:r>
              <w:t>Tên chủ thẻ</w:t>
            </w:r>
          </w:p>
        </w:tc>
      </w:tr>
      <w:tr w:rsidR="00B65A4A" w14:paraId="0AAC8BA6" w14:textId="77777777" w:rsidTr="00B65A4A">
        <w:trPr>
          <w:cantSplit/>
        </w:trPr>
        <w:tc>
          <w:tcPr>
            <w:tcW w:w="3119" w:type="dxa"/>
          </w:tcPr>
          <w:p w14:paraId="25328600" w14:textId="77777777" w:rsidR="00B65A4A" w:rsidRDefault="00EF5E16">
            <w:pPr>
              <w:spacing w:before="0" w:after="0"/>
              <w:ind w:firstLine="0"/>
              <w:jc w:val="left"/>
              <w:textAlignment w:val="top"/>
            </w:pPr>
            <w:r>
              <w:t>CARD_HOLDER_ADDRESS</w:t>
            </w:r>
          </w:p>
        </w:tc>
        <w:tc>
          <w:tcPr>
            <w:tcW w:w="3119" w:type="dxa"/>
          </w:tcPr>
          <w:p w14:paraId="1E4B7CE7" w14:textId="77777777" w:rsidR="00B65A4A" w:rsidRDefault="00EF5E16">
            <w:pPr>
              <w:spacing w:before="0" w:after="0"/>
              <w:ind w:firstLine="0"/>
              <w:jc w:val="left"/>
              <w:textAlignment w:val="top"/>
            </w:pPr>
            <w:r>
              <w:t>VARCHAR2(500)</w:t>
            </w:r>
          </w:p>
        </w:tc>
        <w:tc>
          <w:tcPr>
            <w:tcW w:w="3119" w:type="dxa"/>
          </w:tcPr>
          <w:p w14:paraId="510367A8" w14:textId="77777777" w:rsidR="00B65A4A" w:rsidRDefault="00EF5E16">
            <w:pPr>
              <w:spacing w:before="0" w:after="0"/>
              <w:ind w:firstLine="0"/>
              <w:jc w:val="left"/>
              <w:textAlignment w:val="top"/>
            </w:pPr>
            <w:r>
              <w:t>Địa chỉ chủ thẻ</w:t>
            </w:r>
          </w:p>
        </w:tc>
      </w:tr>
      <w:tr w:rsidR="00B65A4A" w14:paraId="346F65B1" w14:textId="77777777" w:rsidTr="00B65A4A">
        <w:trPr>
          <w:cantSplit/>
        </w:trPr>
        <w:tc>
          <w:tcPr>
            <w:tcW w:w="3119" w:type="dxa"/>
          </w:tcPr>
          <w:p w14:paraId="18761D33" w14:textId="77777777" w:rsidR="00B65A4A" w:rsidRDefault="00EF5E16">
            <w:pPr>
              <w:spacing w:before="0" w:after="0"/>
              <w:ind w:firstLine="0"/>
              <w:jc w:val="left"/>
              <w:textAlignment w:val="top"/>
            </w:pPr>
            <w:r>
              <w:t>CARD_HOLDER_ADDRESS_CITY</w:t>
            </w:r>
          </w:p>
        </w:tc>
        <w:tc>
          <w:tcPr>
            <w:tcW w:w="3119" w:type="dxa"/>
          </w:tcPr>
          <w:p w14:paraId="064AE25B" w14:textId="77777777" w:rsidR="00B65A4A" w:rsidRDefault="00EF5E16">
            <w:pPr>
              <w:spacing w:before="0" w:after="0"/>
              <w:ind w:firstLine="0"/>
              <w:jc w:val="left"/>
              <w:textAlignment w:val="top"/>
            </w:pPr>
            <w:r>
              <w:t>VARCHAR2(100)</w:t>
            </w:r>
          </w:p>
        </w:tc>
        <w:tc>
          <w:tcPr>
            <w:tcW w:w="3119" w:type="dxa"/>
          </w:tcPr>
          <w:p w14:paraId="01DA72B6" w14:textId="77777777" w:rsidR="00B65A4A" w:rsidRDefault="00EF5E16">
            <w:pPr>
              <w:spacing w:before="0" w:after="0"/>
              <w:ind w:firstLine="0"/>
              <w:jc w:val="left"/>
              <w:textAlignment w:val="top"/>
            </w:pPr>
            <w:r>
              <w:t>Thành phố (địa chỉ chủ thẻ)</w:t>
            </w:r>
          </w:p>
        </w:tc>
      </w:tr>
      <w:tr w:rsidR="00B65A4A" w14:paraId="375F508F" w14:textId="77777777" w:rsidTr="00B65A4A">
        <w:trPr>
          <w:cantSplit/>
        </w:trPr>
        <w:tc>
          <w:tcPr>
            <w:tcW w:w="3119" w:type="dxa"/>
          </w:tcPr>
          <w:p w14:paraId="309D0C46" w14:textId="77777777" w:rsidR="00B65A4A" w:rsidRDefault="00EF5E16">
            <w:pPr>
              <w:spacing w:before="0" w:after="0"/>
              <w:ind w:firstLine="0"/>
              <w:jc w:val="left"/>
              <w:textAlignment w:val="top"/>
            </w:pPr>
            <w:r>
              <w:t>CARD_HOLDER_ADDRESS_POST_CODE</w:t>
            </w:r>
          </w:p>
        </w:tc>
        <w:tc>
          <w:tcPr>
            <w:tcW w:w="3119" w:type="dxa"/>
          </w:tcPr>
          <w:p w14:paraId="13ECA32A" w14:textId="77777777" w:rsidR="00B65A4A" w:rsidRDefault="00EF5E16">
            <w:pPr>
              <w:spacing w:before="0" w:after="0"/>
              <w:ind w:firstLine="0"/>
              <w:jc w:val="left"/>
              <w:textAlignment w:val="top"/>
            </w:pPr>
            <w:r>
              <w:t>VARCHAR2(20)</w:t>
            </w:r>
          </w:p>
        </w:tc>
        <w:tc>
          <w:tcPr>
            <w:tcW w:w="3119" w:type="dxa"/>
          </w:tcPr>
          <w:p w14:paraId="783C2B8A" w14:textId="77777777" w:rsidR="00B65A4A" w:rsidRDefault="00EF5E16">
            <w:pPr>
              <w:spacing w:before="0" w:after="0"/>
              <w:ind w:firstLine="0"/>
              <w:jc w:val="left"/>
              <w:textAlignment w:val="top"/>
            </w:pPr>
            <w:r>
              <w:t>Mã bưu chính (địa chỉ chủ thẻ)</w:t>
            </w:r>
          </w:p>
        </w:tc>
      </w:tr>
      <w:tr w:rsidR="00B65A4A" w14:paraId="369CD92F" w14:textId="77777777" w:rsidTr="00B65A4A">
        <w:trPr>
          <w:cantSplit/>
        </w:trPr>
        <w:tc>
          <w:tcPr>
            <w:tcW w:w="3119" w:type="dxa"/>
          </w:tcPr>
          <w:p w14:paraId="5EA24880" w14:textId="77777777" w:rsidR="00B65A4A" w:rsidRDefault="00EF5E16">
            <w:pPr>
              <w:spacing w:before="0" w:after="0"/>
              <w:ind w:firstLine="0"/>
              <w:jc w:val="left"/>
              <w:textAlignment w:val="top"/>
            </w:pPr>
            <w:r>
              <w:lastRenderedPageBreak/>
              <w:t>CARD_HOLDER_ADDRESS_COUNTRY_CODE</w:t>
            </w:r>
          </w:p>
        </w:tc>
        <w:tc>
          <w:tcPr>
            <w:tcW w:w="3119" w:type="dxa"/>
          </w:tcPr>
          <w:p w14:paraId="12C44C71" w14:textId="77777777" w:rsidR="00B65A4A" w:rsidRDefault="00EF5E16">
            <w:pPr>
              <w:spacing w:before="0" w:after="0"/>
              <w:ind w:firstLine="0"/>
              <w:jc w:val="left"/>
              <w:textAlignment w:val="top"/>
            </w:pPr>
            <w:r>
              <w:t>VARCHAR2(10)</w:t>
            </w:r>
          </w:p>
        </w:tc>
        <w:tc>
          <w:tcPr>
            <w:tcW w:w="3119" w:type="dxa"/>
          </w:tcPr>
          <w:p w14:paraId="0FB53AC9" w14:textId="77777777" w:rsidR="00B65A4A" w:rsidRDefault="00EF5E16">
            <w:pPr>
              <w:spacing w:before="0" w:after="0"/>
              <w:ind w:firstLine="0"/>
              <w:jc w:val="left"/>
              <w:textAlignment w:val="top"/>
            </w:pPr>
            <w:r>
              <w:t>Mã quốc gia (địa chỉ chủ thẻ)</w:t>
            </w:r>
          </w:p>
        </w:tc>
      </w:tr>
      <w:tr w:rsidR="00B65A4A" w14:paraId="24DAEABD" w14:textId="77777777" w:rsidTr="00B65A4A">
        <w:trPr>
          <w:cantSplit/>
        </w:trPr>
        <w:tc>
          <w:tcPr>
            <w:tcW w:w="3119" w:type="dxa"/>
          </w:tcPr>
          <w:p w14:paraId="3A44A156" w14:textId="77777777" w:rsidR="00B65A4A" w:rsidRDefault="00EF5E16">
            <w:pPr>
              <w:spacing w:before="0" w:after="0"/>
              <w:ind w:firstLine="0"/>
              <w:jc w:val="left"/>
              <w:textAlignment w:val="top"/>
            </w:pPr>
            <w:r>
              <w:t>CARD_HOLDER_MOBILE</w:t>
            </w:r>
          </w:p>
        </w:tc>
        <w:tc>
          <w:tcPr>
            <w:tcW w:w="3119" w:type="dxa"/>
          </w:tcPr>
          <w:p w14:paraId="75EE4218" w14:textId="77777777" w:rsidR="00B65A4A" w:rsidRDefault="00EF5E16">
            <w:pPr>
              <w:spacing w:before="0" w:after="0"/>
              <w:ind w:firstLine="0"/>
              <w:jc w:val="left"/>
              <w:textAlignment w:val="top"/>
            </w:pPr>
            <w:r>
              <w:t>VARCHAR2(30)</w:t>
            </w:r>
          </w:p>
        </w:tc>
        <w:tc>
          <w:tcPr>
            <w:tcW w:w="3119" w:type="dxa"/>
          </w:tcPr>
          <w:p w14:paraId="506A9B76" w14:textId="77777777" w:rsidR="00B65A4A" w:rsidRDefault="00EF5E16">
            <w:pPr>
              <w:spacing w:before="0" w:after="0"/>
              <w:ind w:firstLine="0"/>
              <w:jc w:val="left"/>
              <w:textAlignment w:val="top"/>
            </w:pPr>
            <w:r>
              <w:t>Số điện thoại chủ thẻ</w:t>
            </w:r>
          </w:p>
        </w:tc>
      </w:tr>
      <w:tr w:rsidR="00B65A4A" w14:paraId="2080CC11" w14:textId="77777777" w:rsidTr="00B65A4A">
        <w:trPr>
          <w:cantSplit/>
        </w:trPr>
        <w:tc>
          <w:tcPr>
            <w:tcW w:w="3119" w:type="dxa"/>
          </w:tcPr>
          <w:p w14:paraId="7D6C2B93" w14:textId="77777777" w:rsidR="00B65A4A" w:rsidRDefault="00EF5E16">
            <w:pPr>
              <w:spacing w:before="0" w:after="0"/>
              <w:ind w:firstLine="0"/>
              <w:jc w:val="left"/>
              <w:textAlignment w:val="top"/>
            </w:pPr>
            <w:r>
              <w:t>CARD_HOLDER_EMAIL</w:t>
            </w:r>
          </w:p>
        </w:tc>
        <w:tc>
          <w:tcPr>
            <w:tcW w:w="3119" w:type="dxa"/>
          </w:tcPr>
          <w:p w14:paraId="39D09B37" w14:textId="77777777" w:rsidR="00B65A4A" w:rsidRDefault="00EF5E16">
            <w:pPr>
              <w:spacing w:before="0" w:after="0"/>
              <w:ind w:firstLine="0"/>
              <w:jc w:val="left"/>
              <w:textAlignment w:val="top"/>
            </w:pPr>
            <w:r>
              <w:t>VARCHAR2(200)</w:t>
            </w:r>
          </w:p>
        </w:tc>
        <w:tc>
          <w:tcPr>
            <w:tcW w:w="3119" w:type="dxa"/>
          </w:tcPr>
          <w:p w14:paraId="12DF6DB7" w14:textId="77777777" w:rsidR="00B65A4A" w:rsidRDefault="00EF5E16">
            <w:pPr>
              <w:spacing w:before="0" w:after="0"/>
              <w:ind w:firstLine="0"/>
              <w:jc w:val="left"/>
              <w:textAlignment w:val="top"/>
            </w:pPr>
            <w:r>
              <w:t>Email chủ thẻ</w:t>
            </w:r>
          </w:p>
        </w:tc>
      </w:tr>
      <w:tr w:rsidR="00B65A4A" w14:paraId="1F2C68D0" w14:textId="77777777" w:rsidTr="00B65A4A">
        <w:trPr>
          <w:cantSplit/>
        </w:trPr>
        <w:tc>
          <w:tcPr>
            <w:tcW w:w="3119" w:type="dxa"/>
          </w:tcPr>
          <w:p w14:paraId="08215FB4" w14:textId="77777777" w:rsidR="00B65A4A" w:rsidRDefault="00EF5E16">
            <w:pPr>
              <w:spacing w:before="0" w:after="0"/>
              <w:ind w:firstLine="0"/>
              <w:jc w:val="left"/>
              <w:textAlignment w:val="top"/>
            </w:pPr>
            <w:r>
              <w:t>PRODUCT_NUMBER</w:t>
            </w:r>
          </w:p>
        </w:tc>
        <w:tc>
          <w:tcPr>
            <w:tcW w:w="3119" w:type="dxa"/>
          </w:tcPr>
          <w:p w14:paraId="0361205C" w14:textId="77777777" w:rsidR="00B65A4A" w:rsidRDefault="00EF5E16">
            <w:pPr>
              <w:spacing w:before="0" w:after="0"/>
              <w:ind w:firstLine="0"/>
              <w:jc w:val="left"/>
              <w:textAlignment w:val="top"/>
            </w:pPr>
            <w:r>
              <w:t>VARCHAR2(50)</w:t>
            </w:r>
          </w:p>
        </w:tc>
        <w:tc>
          <w:tcPr>
            <w:tcW w:w="3119" w:type="dxa"/>
          </w:tcPr>
          <w:p w14:paraId="40232417" w14:textId="77777777" w:rsidR="00B65A4A" w:rsidRDefault="00EF5E16">
            <w:pPr>
              <w:spacing w:before="0" w:after="0"/>
              <w:ind w:firstLine="0"/>
              <w:jc w:val="left"/>
              <w:textAlignment w:val="top"/>
            </w:pPr>
            <w:r>
              <w:t>Mã sản phẩm thẻ</w:t>
            </w:r>
          </w:p>
        </w:tc>
      </w:tr>
      <w:tr w:rsidR="00B65A4A" w14:paraId="37C3B4F4" w14:textId="77777777" w:rsidTr="00B65A4A">
        <w:trPr>
          <w:cantSplit/>
        </w:trPr>
        <w:tc>
          <w:tcPr>
            <w:tcW w:w="3119" w:type="dxa"/>
          </w:tcPr>
          <w:p w14:paraId="05BDC0F8" w14:textId="77777777" w:rsidR="00B65A4A" w:rsidRDefault="00EF5E16">
            <w:pPr>
              <w:spacing w:before="0" w:after="0"/>
              <w:ind w:firstLine="0"/>
              <w:jc w:val="left"/>
              <w:textAlignment w:val="top"/>
            </w:pPr>
            <w:r>
              <w:t>PRODUCT_NAME</w:t>
            </w:r>
          </w:p>
        </w:tc>
        <w:tc>
          <w:tcPr>
            <w:tcW w:w="3119" w:type="dxa"/>
          </w:tcPr>
          <w:p w14:paraId="5BA08F8E" w14:textId="77777777" w:rsidR="00B65A4A" w:rsidRDefault="00EF5E16">
            <w:pPr>
              <w:spacing w:before="0" w:after="0"/>
              <w:ind w:firstLine="0"/>
              <w:jc w:val="left"/>
              <w:textAlignment w:val="top"/>
            </w:pPr>
            <w:r>
              <w:t>VARCHAR2(200)</w:t>
            </w:r>
          </w:p>
        </w:tc>
        <w:tc>
          <w:tcPr>
            <w:tcW w:w="3119" w:type="dxa"/>
          </w:tcPr>
          <w:p w14:paraId="39B033E5" w14:textId="77777777" w:rsidR="00B65A4A" w:rsidRDefault="00EF5E16">
            <w:pPr>
              <w:spacing w:before="0" w:after="0"/>
              <w:ind w:firstLine="0"/>
              <w:jc w:val="left"/>
              <w:textAlignment w:val="top"/>
            </w:pPr>
            <w:r>
              <w:t>Tên sản phẩm thẻ</w:t>
            </w:r>
          </w:p>
        </w:tc>
      </w:tr>
      <w:tr w:rsidR="00B65A4A" w14:paraId="6B3AAE9E" w14:textId="77777777" w:rsidTr="00B65A4A">
        <w:trPr>
          <w:cantSplit/>
        </w:trPr>
        <w:tc>
          <w:tcPr>
            <w:tcW w:w="3119" w:type="dxa"/>
          </w:tcPr>
          <w:p w14:paraId="6A01C988" w14:textId="77777777" w:rsidR="00B65A4A" w:rsidRDefault="00EF5E16">
            <w:pPr>
              <w:spacing w:before="0" w:after="0"/>
              <w:ind w:firstLine="0"/>
              <w:jc w:val="left"/>
              <w:textAlignment w:val="top"/>
            </w:pPr>
            <w:r>
              <w:t>CARD_AGENT_ID</w:t>
            </w:r>
          </w:p>
        </w:tc>
        <w:tc>
          <w:tcPr>
            <w:tcW w:w="3119" w:type="dxa"/>
          </w:tcPr>
          <w:p w14:paraId="619D5EE4" w14:textId="77777777" w:rsidR="00B65A4A" w:rsidRDefault="00EF5E16">
            <w:pPr>
              <w:spacing w:before="0" w:after="0"/>
              <w:ind w:firstLine="0"/>
              <w:jc w:val="left"/>
              <w:textAlignment w:val="top"/>
            </w:pPr>
            <w:r>
              <w:t>VARCHAR2(50)</w:t>
            </w:r>
          </w:p>
        </w:tc>
        <w:tc>
          <w:tcPr>
            <w:tcW w:w="3119" w:type="dxa"/>
          </w:tcPr>
          <w:p w14:paraId="6D4E2DA9" w14:textId="77777777" w:rsidR="00B65A4A" w:rsidRDefault="00EF5E16">
            <w:pPr>
              <w:spacing w:before="0" w:after="0"/>
              <w:ind w:firstLine="0"/>
              <w:jc w:val="left"/>
              <w:textAlignment w:val="top"/>
            </w:pPr>
            <w:r>
              <w:t>Id đại lý thẻ</w:t>
            </w:r>
          </w:p>
        </w:tc>
      </w:tr>
      <w:tr w:rsidR="00B65A4A" w14:paraId="262287DE" w14:textId="77777777" w:rsidTr="00B65A4A">
        <w:trPr>
          <w:cantSplit/>
        </w:trPr>
        <w:tc>
          <w:tcPr>
            <w:tcW w:w="3119" w:type="dxa"/>
          </w:tcPr>
          <w:p w14:paraId="4549D7E9" w14:textId="77777777" w:rsidR="00B65A4A" w:rsidRDefault="00EF5E16">
            <w:pPr>
              <w:spacing w:before="0" w:after="0"/>
              <w:ind w:firstLine="0"/>
              <w:jc w:val="left"/>
              <w:textAlignment w:val="top"/>
            </w:pPr>
            <w:r>
              <w:t>OLD_STATUS_CARD</w:t>
            </w:r>
          </w:p>
        </w:tc>
        <w:tc>
          <w:tcPr>
            <w:tcW w:w="3119" w:type="dxa"/>
          </w:tcPr>
          <w:p w14:paraId="3CECF0DE" w14:textId="77777777" w:rsidR="00B65A4A" w:rsidRDefault="00EF5E16">
            <w:pPr>
              <w:spacing w:before="0" w:after="0"/>
              <w:ind w:firstLine="0"/>
              <w:jc w:val="left"/>
              <w:textAlignment w:val="top"/>
            </w:pPr>
            <w:r>
              <w:t>VARCHAR2(50)</w:t>
            </w:r>
          </w:p>
        </w:tc>
        <w:tc>
          <w:tcPr>
            <w:tcW w:w="3119" w:type="dxa"/>
          </w:tcPr>
          <w:p w14:paraId="68E14BB7" w14:textId="77777777" w:rsidR="00B65A4A" w:rsidRDefault="00EF5E16">
            <w:pPr>
              <w:spacing w:before="0" w:after="0"/>
              <w:ind w:firstLine="0"/>
              <w:jc w:val="left"/>
              <w:textAlignment w:val="top"/>
            </w:pPr>
            <w:r>
              <w:t>Trạng thái thẻ cũ</w:t>
            </w:r>
          </w:p>
        </w:tc>
      </w:tr>
      <w:tr w:rsidR="00B65A4A" w14:paraId="0AC3BF58" w14:textId="77777777" w:rsidTr="00B65A4A">
        <w:trPr>
          <w:cantSplit/>
        </w:trPr>
        <w:tc>
          <w:tcPr>
            <w:tcW w:w="3119" w:type="dxa"/>
          </w:tcPr>
          <w:p w14:paraId="15C32811" w14:textId="77777777" w:rsidR="00B65A4A" w:rsidRDefault="00EF5E16">
            <w:pPr>
              <w:spacing w:before="0" w:after="0"/>
              <w:ind w:firstLine="0"/>
              <w:jc w:val="left"/>
              <w:textAlignment w:val="top"/>
            </w:pPr>
            <w:r>
              <w:t>NEW_STATUS_CARD</w:t>
            </w:r>
          </w:p>
        </w:tc>
        <w:tc>
          <w:tcPr>
            <w:tcW w:w="3119" w:type="dxa"/>
          </w:tcPr>
          <w:p w14:paraId="7AE4D489" w14:textId="77777777" w:rsidR="00B65A4A" w:rsidRDefault="00EF5E16">
            <w:pPr>
              <w:spacing w:before="0" w:after="0"/>
              <w:ind w:firstLine="0"/>
              <w:jc w:val="left"/>
              <w:textAlignment w:val="top"/>
            </w:pPr>
            <w:r>
              <w:t>VARCHAR2(50)</w:t>
            </w:r>
          </w:p>
        </w:tc>
        <w:tc>
          <w:tcPr>
            <w:tcW w:w="3119" w:type="dxa"/>
          </w:tcPr>
          <w:p w14:paraId="37BA8D19" w14:textId="77777777" w:rsidR="00B65A4A" w:rsidRDefault="00EF5E16">
            <w:pPr>
              <w:spacing w:before="0" w:after="0"/>
              <w:ind w:firstLine="0"/>
              <w:jc w:val="left"/>
              <w:textAlignment w:val="top"/>
            </w:pPr>
            <w:r>
              <w:t>Trạng thái thẻ mới</w:t>
            </w:r>
          </w:p>
        </w:tc>
      </w:tr>
      <w:tr w:rsidR="00B65A4A" w14:paraId="1B5800DD" w14:textId="77777777" w:rsidTr="00B65A4A">
        <w:trPr>
          <w:cantSplit/>
        </w:trPr>
        <w:tc>
          <w:tcPr>
            <w:tcW w:w="3119" w:type="dxa"/>
          </w:tcPr>
          <w:p w14:paraId="12903C7B" w14:textId="77777777" w:rsidR="00B65A4A" w:rsidRDefault="00EF5E16">
            <w:pPr>
              <w:spacing w:before="0" w:after="0"/>
              <w:ind w:firstLine="0"/>
              <w:jc w:val="left"/>
              <w:textAlignment w:val="top"/>
            </w:pPr>
            <w:r>
              <w:t>REISSUE_REASON</w:t>
            </w:r>
          </w:p>
        </w:tc>
        <w:tc>
          <w:tcPr>
            <w:tcW w:w="3119" w:type="dxa"/>
          </w:tcPr>
          <w:p w14:paraId="426D0649" w14:textId="77777777" w:rsidR="00B65A4A" w:rsidRDefault="00EF5E16">
            <w:pPr>
              <w:spacing w:before="0" w:after="0"/>
              <w:ind w:firstLine="0"/>
              <w:jc w:val="left"/>
              <w:textAlignment w:val="top"/>
            </w:pPr>
            <w:r>
              <w:t>VARCHAR2(500)</w:t>
            </w:r>
          </w:p>
        </w:tc>
        <w:tc>
          <w:tcPr>
            <w:tcW w:w="3119" w:type="dxa"/>
          </w:tcPr>
          <w:p w14:paraId="6B9702EC" w14:textId="77777777" w:rsidR="00B65A4A" w:rsidRDefault="00EF5E16">
            <w:pPr>
              <w:spacing w:before="0" w:after="0"/>
              <w:ind w:firstLine="0"/>
              <w:jc w:val="left"/>
              <w:textAlignment w:val="top"/>
            </w:pPr>
            <w:r>
              <w:t>Lý do phát hành lại</w:t>
            </w:r>
          </w:p>
        </w:tc>
      </w:tr>
      <w:tr w:rsidR="00B65A4A" w14:paraId="64AA9C2F" w14:textId="77777777" w:rsidTr="00B65A4A">
        <w:trPr>
          <w:cantSplit/>
        </w:trPr>
        <w:tc>
          <w:tcPr>
            <w:tcW w:w="3119" w:type="dxa"/>
          </w:tcPr>
          <w:p w14:paraId="1A25CBC5" w14:textId="77777777" w:rsidR="00B65A4A" w:rsidRDefault="00EF5E16">
            <w:pPr>
              <w:spacing w:before="0" w:after="0"/>
              <w:ind w:firstLine="0"/>
              <w:jc w:val="left"/>
              <w:textAlignment w:val="top"/>
            </w:pPr>
            <w:r>
              <w:t>REISSUE_DATE</w:t>
            </w:r>
          </w:p>
        </w:tc>
        <w:tc>
          <w:tcPr>
            <w:tcW w:w="3119" w:type="dxa"/>
          </w:tcPr>
          <w:p w14:paraId="370701DC" w14:textId="77777777" w:rsidR="00B65A4A" w:rsidRDefault="00EF5E16">
            <w:pPr>
              <w:spacing w:before="0" w:after="0"/>
              <w:ind w:firstLine="0"/>
              <w:jc w:val="left"/>
              <w:textAlignment w:val="top"/>
            </w:pPr>
            <w:r>
              <w:t>VARCHAR2(8)</w:t>
            </w:r>
          </w:p>
        </w:tc>
        <w:tc>
          <w:tcPr>
            <w:tcW w:w="3119" w:type="dxa"/>
          </w:tcPr>
          <w:p w14:paraId="22DF1EBA" w14:textId="77777777" w:rsidR="00B65A4A" w:rsidRDefault="00EF5E16">
            <w:pPr>
              <w:spacing w:before="0" w:after="0"/>
              <w:ind w:firstLine="0"/>
              <w:jc w:val="left"/>
              <w:textAlignment w:val="top"/>
            </w:pPr>
            <w:r>
              <w:t>Ngày phát hành lại</w:t>
            </w:r>
          </w:p>
        </w:tc>
      </w:tr>
      <w:tr w:rsidR="00B65A4A" w14:paraId="525F93F0" w14:textId="77777777" w:rsidTr="00B65A4A">
        <w:trPr>
          <w:cantSplit/>
        </w:trPr>
        <w:tc>
          <w:tcPr>
            <w:tcW w:w="3119" w:type="dxa"/>
          </w:tcPr>
          <w:p w14:paraId="0036B662" w14:textId="77777777" w:rsidR="00B65A4A" w:rsidRDefault="00EF5E16">
            <w:pPr>
              <w:spacing w:before="0" w:after="0"/>
              <w:ind w:firstLine="0"/>
              <w:jc w:val="left"/>
              <w:textAlignment w:val="top"/>
            </w:pPr>
            <w:r>
              <w:t>ISSUE_DATE</w:t>
            </w:r>
          </w:p>
        </w:tc>
        <w:tc>
          <w:tcPr>
            <w:tcW w:w="3119" w:type="dxa"/>
          </w:tcPr>
          <w:p w14:paraId="4DFF7204" w14:textId="77777777" w:rsidR="00B65A4A" w:rsidRDefault="00EF5E16">
            <w:pPr>
              <w:spacing w:before="0" w:after="0"/>
              <w:ind w:firstLine="0"/>
              <w:jc w:val="left"/>
              <w:textAlignment w:val="top"/>
            </w:pPr>
            <w:r>
              <w:t>VARCHAR2(8)</w:t>
            </w:r>
          </w:p>
        </w:tc>
        <w:tc>
          <w:tcPr>
            <w:tcW w:w="3119" w:type="dxa"/>
          </w:tcPr>
          <w:p w14:paraId="5BC5E7EF" w14:textId="77777777" w:rsidR="00B65A4A" w:rsidRDefault="00EF5E16">
            <w:pPr>
              <w:spacing w:before="0" w:after="0"/>
              <w:ind w:firstLine="0"/>
              <w:jc w:val="left"/>
              <w:textAlignment w:val="top"/>
            </w:pPr>
            <w:r>
              <w:t>Ngày phát hành</w:t>
            </w:r>
          </w:p>
        </w:tc>
      </w:tr>
      <w:tr w:rsidR="00B65A4A" w14:paraId="37618B00" w14:textId="77777777" w:rsidTr="00B65A4A">
        <w:trPr>
          <w:cantSplit/>
        </w:trPr>
        <w:tc>
          <w:tcPr>
            <w:tcW w:w="3119" w:type="dxa"/>
          </w:tcPr>
          <w:p w14:paraId="37BB4F68" w14:textId="77777777" w:rsidR="00B65A4A" w:rsidRDefault="00EF5E16">
            <w:pPr>
              <w:spacing w:before="0" w:after="0"/>
              <w:ind w:firstLine="0"/>
              <w:jc w:val="left"/>
              <w:textAlignment w:val="top"/>
            </w:pPr>
            <w:r>
              <w:t>BIN</w:t>
            </w:r>
          </w:p>
        </w:tc>
        <w:tc>
          <w:tcPr>
            <w:tcW w:w="3119" w:type="dxa"/>
          </w:tcPr>
          <w:p w14:paraId="27E20DDE" w14:textId="77777777" w:rsidR="00B65A4A" w:rsidRDefault="00EF5E16">
            <w:pPr>
              <w:spacing w:before="0" w:after="0"/>
              <w:ind w:firstLine="0"/>
              <w:jc w:val="left"/>
              <w:textAlignment w:val="top"/>
            </w:pPr>
            <w:r>
              <w:t>VARCHAR2(20)</w:t>
            </w:r>
          </w:p>
        </w:tc>
        <w:tc>
          <w:tcPr>
            <w:tcW w:w="3119" w:type="dxa"/>
          </w:tcPr>
          <w:p w14:paraId="263AC342" w14:textId="77777777" w:rsidR="00B65A4A" w:rsidRDefault="00EF5E16">
            <w:pPr>
              <w:spacing w:before="0" w:after="0"/>
              <w:ind w:firstLine="0"/>
              <w:jc w:val="left"/>
              <w:textAlignment w:val="top"/>
            </w:pPr>
            <w:r>
              <w:t>BIN thẻ</w:t>
            </w:r>
          </w:p>
        </w:tc>
      </w:tr>
      <w:tr w:rsidR="00B65A4A" w14:paraId="5030AEFD" w14:textId="77777777" w:rsidTr="00B65A4A">
        <w:trPr>
          <w:cantSplit/>
        </w:trPr>
        <w:tc>
          <w:tcPr>
            <w:tcW w:w="3119" w:type="dxa"/>
          </w:tcPr>
          <w:p w14:paraId="341E588A" w14:textId="77777777" w:rsidR="00B65A4A" w:rsidRDefault="00EF5E16">
            <w:pPr>
              <w:spacing w:before="0" w:after="0"/>
              <w:ind w:firstLine="0"/>
              <w:jc w:val="left"/>
              <w:textAlignment w:val="top"/>
            </w:pPr>
            <w:r>
              <w:t>CARD_CATEGORY</w:t>
            </w:r>
          </w:p>
        </w:tc>
        <w:tc>
          <w:tcPr>
            <w:tcW w:w="3119" w:type="dxa"/>
          </w:tcPr>
          <w:p w14:paraId="0B37824C" w14:textId="77777777" w:rsidR="00B65A4A" w:rsidRDefault="00EF5E16">
            <w:pPr>
              <w:spacing w:before="0" w:after="0"/>
              <w:ind w:firstLine="0"/>
              <w:jc w:val="left"/>
              <w:textAlignment w:val="top"/>
            </w:pPr>
            <w:r>
              <w:t>VARCHAR2(20)</w:t>
            </w:r>
          </w:p>
        </w:tc>
        <w:tc>
          <w:tcPr>
            <w:tcW w:w="3119" w:type="dxa"/>
          </w:tcPr>
          <w:p w14:paraId="6B8E611E" w14:textId="77777777" w:rsidR="00B65A4A" w:rsidRDefault="00EF5E16">
            <w:pPr>
              <w:spacing w:before="0" w:after="0"/>
              <w:ind w:firstLine="0"/>
              <w:jc w:val="left"/>
              <w:textAlignment w:val="top"/>
            </w:pPr>
            <w:r>
              <w:t>Loại thẻ</w:t>
            </w:r>
          </w:p>
        </w:tc>
      </w:tr>
      <w:tr w:rsidR="00B65A4A" w14:paraId="2C1EDC18" w14:textId="77777777" w:rsidTr="00B65A4A">
        <w:trPr>
          <w:cantSplit/>
        </w:trPr>
        <w:tc>
          <w:tcPr>
            <w:tcW w:w="3119" w:type="dxa"/>
          </w:tcPr>
          <w:p w14:paraId="76B5F9BF" w14:textId="77777777" w:rsidR="00B65A4A" w:rsidRDefault="00EF5E16">
            <w:pPr>
              <w:spacing w:before="0" w:after="0"/>
              <w:ind w:firstLine="0"/>
              <w:jc w:val="left"/>
              <w:textAlignment w:val="top"/>
            </w:pPr>
            <w:r>
              <w:t>OLD_CARD_ID</w:t>
            </w:r>
          </w:p>
        </w:tc>
        <w:tc>
          <w:tcPr>
            <w:tcW w:w="3119" w:type="dxa"/>
          </w:tcPr>
          <w:p w14:paraId="3E3B0C6C" w14:textId="77777777" w:rsidR="00B65A4A" w:rsidRDefault="00EF5E16">
            <w:pPr>
              <w:spacing w:before="0" w:after="0"/>
              <w:ind w:firstLine="0"/>
              <w:jc w:val="left"/>
              <w:textAlignment w:val="top"/>
            </w:pPr>
            <w:r>
              <w:t>VARCHAR2(50)</w:t>
            </w:r>
          </w:p>
        </w:tc>
        <w:tc>
          <w:tcPr>
            <w:tcW w:w="3119" w:type="dxa"/>
          </w:tcPr>
          <w:p w14:paraId="7A5864C5" w14:textId="77777777" w:rsidR="00B65A4A" w:rsidRDefault="00EF5E16">
            <w:pPr>
              <w:spacing w:before="0" w:after="0"/>
              <w:ind w:firstLine="0"/>
              <w:jc w:val="left"/>
              <w:textAlignment w:val="top"/>
            </w:pPr>
            <w:r>
              <w:t>Id thẻ cũ</w:t>
            </w:r>
          </w:p>
        </w:tc>
      </w:tr>
      <w:tr w:rsidR="00B65A4A" w14:paraId="76551072" w14:textId="77777777" w:rsidTr="00B65A4A">
        <w:trPr>
          <w:cantSplit/>
        </w:trPr>
        <w:tc>
          <w:tcPr>
            <w:tcW w:w="3119" w:type="dxa"/>
          </w:tcPr>
          <w:p w14:paraId="36EE4861" w14:textId="77777777" w:rsidR="00B65A4A" w:rsidRDefault="00EF5E16">
            <w:pPr>
              <w:spacing w:before="0" w:after="0"/>
              <w:ind w:firstLine="0"/>
              <w:jc w:val="left"/>
              <w:textAlignment w:val="top"/>
            </w:pPr>
            <w:r>
              <w:t>OLD_CARD_NUMBER</w:t>
            </w:r>
          </w:p>
        </w:tc>
        <w:tc>
          <w:tcPr>
            <w:tcW w:w="3119" w:type="dxa"/>
          </w:tcPr>
          <w:p w14:paraId="6E5B8BE6" w14:textId="77777777" w:rsidR="00B65A4A" w:rsidRDefault="00EF5E16">
            <w:pPr>
              <w:spacing w:before="0" w:after="0"/>
              <w:ind w:firstLine="0"/>
              <w:jc w:val="left"/>
              <w:textAlignment w:val="top"/>
            </w:pPr>
            <w:r>
              <w:t>VARCHAR2(30)</w:t>
            </w:r>
          </w:p>
        </w:tc>
        <w:tc>
          <w:tcPr>
            <w:tcW w:w="3119" w:type="dxa"/>
          </w:tcPr>
          <w:p w14:paraId="4912EE84" w14:textId="77777777" w:rsidR="00B65A4A" w:rsidRDefault="00EF5E16">
            <w:pPr>
              <w:spacing w:before="0" w:after="0"/>
              <w:ind w:firstLine="0"/>
              <w:jc w:val="left"/>
              <w:textAlignment w:val="top"/>
            </w:pPr>
            <w:r>
              <w:t>Số thẻ cũ</w:t>
            </w:r>
          </w:p>
        </w:tc>
      </w:tr>
      <w:tr w:rsidR="00B65A4A" w14:paraId="55ACF644" w14:textId="77777777" w:rsidTr="00B65A4A">
        <w:trPr>
          <w:cantSplit/>
        </w:trPr>
        <w:tc>
          <w:tcPr>
            <w:tcW w:w="3119" w:type="dxa"/>
          </w:tcPr>
          <w:p w14:paraId="3864E518" w14:textId="77777777" w:rsidR="00B65A4A" w:rsidRDefault="00EF5E16">
            <w:pPr>
              <w:spacing w:before="0" w:after="0"/>
              <w:ind w:firstLine="0"/>
              <w:jc w:val="left"/>
              <w:textAlignment w:val="top"/>
            </w:pPr>
            <w:r>
              <w:t>OLD_CARD_EXPIRE_DATE</w:t>
            </w:r>
          </w:p>
        </w:tc>
        <w:tc>
          <w:tcPr>
            <w:tcW w:w="3119" w:type="dxa"/>
          </w:tcPr>
          <w:p w14:paraId="11B590FB" w14:textId="77777777" w:rsidR="00B65A4A" w:rsidRDefault="00EF5E16">
            <w:pPr>
              <w:spacing w:before="0" w:after="0"/>
              <w:ind w:firstLine="0"/>
              <w:jc w:val="left"/>
              <w:textAlignment w:val="top"/>
            </w:pPr>
            <w:r>
              <w:t>VARCHAR2(8)</w:t>
            </w:r>
          </w:p>
        </w:tc>
        <w:tc>
          <w:tcPr>
            <w:tcW w:w="3119" w:type="dxa"/>
          </w:tcPr>
          <w:p w14:paraId="7D8796B1" w14:textId="77777777" w:rsidR="00B65A4A" w:rsidRDefault="00EF5E16">
            <w:pPr>
              <w:spacing w:before="0" w:after="0"/>
              <w:ind w:firstLine="0"/>
              <w:jc w:val="left"/>
              <w:textAlignment w:val="top"/>
            </w:pPr>
            <w:r>
              <w:t>Ngày hết hạn thẻ cũ</w:t>
            </w:r>
          </w:p>
        </w:tc>
      </w:tr>
      <w:tr w:rsidR="00B65A4A" w14:paraId="2FF15B1C" w14:textId="77777777" w:rsidTr="00B65A4A">
        <w:trPr>
          <w:cantSplit/>
        </w:trPr>
        <w:tc>
          <w:tcPr>
            <w:tcW w:w="3119" w:type="dxa"/>
          </w:tcPr>
          <w:p w14:paraId="6770732E" w14:textId="77777777" w:rsidR="00B65A4A" w:rsidRDefault="00EF5E16">
            <w:pPr>
              <w:spacing w:before="0" w:after="0"/>
              <w:ind w:firstLine="0"/>
              <w:jc w:val="left"/>
              <w:textAlignment w:val="top"/>
            </w:pPr>
            <w:r>
              <w:t>OLD_CARD_STATUS</w:t>
            </w:r>
          </w:p>
        </w:tc>
        <w:tc>
          <w:tcPr>
            <w:tcW w:w="3119" w:type="dxa"/>
          </w:tcPr>
          <w:p w14:paraId="5FFF9BCD" w14:textId="77777777" w:rsidR="00B65A4A" w:rsidRDefault="00EF5E16">
            <w:pPr>
              <w:spacing w:before="0" w:after="0"/>
              <w:ind w:firstLine="0"/>
              <w:jc w:val="left"/>
              <w:textAlignment w:val="top"/>
            </w:pPr>
            <w:r>
              <w:t>VARCHAR2(50)</w:t>
            </w:r>
          </w:p>
        </w:tc>
        <w:tc>
          <w:tcPr>
            <w:tcW w:w="3119" w:type="dxa"/>
          </w:tcPr>
          <w:p w14:paraId="6C08FD7B" w14:textId="77777777" w:rsidR="00B65A4A" w:rsidRDefault="00EF5E16">
            <w:pPr>
              <w:spacing w:before="0" w:after="0"/>
              <w:ind w:firstLine="0"/>
              <w:jc w:val="left"/>
              <w:textAlignment w:val="top"/>
            </w:pPr>
            <w:r>
              <w:t>Trạng thái thẻ cũ</w:t>
            </w:r>
          </w:p>
        </w:tc>
      </w:tr>
      <w:tr w:rsidR="00B65A4A" w14:paraId="3836314C" w14:textId="77777777" w:rsidTr="00B65A4A">
        <w:trPr>
          <w:cantSplit/>
        </w:trPr>
        <w:tc>
          <w:tcPr>
            <w:tcW w:w="3119" w:type="dxa"/>
          </w:tcPr>
          <w:p w14:paraId="59410BB9" w14:textId="77777777" w:rsidR="00B65A4A" w:rsidRDefault="00EF5E16">
            <w:pPr>
              <w:spacing w:before="0" w:after="0"/>
              <w:ind w:firstLine="0"/>
              <w:jc w:val="left"/>
              <w:textAlignment w:val="top"/>
            </w:pPr>
            <w:r>
              <w:t>OLD_CARD_MASK</w:t>
            </w:r>
          </w:p>
        </w:tc>
        <w:tc>
          <w:tcPr>
            <w:tcW w:w="3119" w:type="dxa"/>
          </w:tcPr>
          <w:p w14:paraId="2F6BAE25" w14:textId="77777777" w:rsidR="00B65A4A" w:rsidRDefault="00EF5E16">
            <w:pPr>
              <w:spacing w:before="0" w:after="0"/>
              <w:ind w:firstLine="0"/>
              <w:jc w:val="left"/>
              <w:textAlignment w:val="top"/>
            </w:pPr>
            <w:r>
              <w:t>VARCHAR2(30)</w:t>
            </w:r>
          </w:p>
        </w:tc>
        <w:tc>
          <w:tcPr>
            <w:tcW w:w="3119" w:type="dxa"/>
          </w:tcPr>
          <w:p w14:paraId="51049789" w14:textId="77777777" w:rsidR="00B65A4A" w:rsidRDefault="00EF5E16">
            <w:pPr>
              <w:spacing w:before="0" w:after="0"/>
              <w:ind w:firstLine="0"/>
              <w:jc w:val="left"/>
              <w:textAlignment w:val="top"/>
            </w:pPr>
            <w:r>
              <w:t>Số thẻ cũ đã che</w:t>
            </w:r>
          </w:p>
        </w:tc>
      </w:tr>
      <w:tr w:rsidR="00B65A4A" w14:paraId="6F9F8556" w14:textId="77777777" w:rsidTr="00B65A4A">
        <w:trPr>
          <w:cantSplit/>
        </w:trPr>
        <w:tc>
          <w:tcPr>
            <w:tcW w:w="3119" w:type="dxa"/>
          </w:tcPr>
          <w:p w14:paraId="120DF1E0" w14:textId="77777777" w:rsidR="00B65A4A" w:rsidRDefault="00EF5E16">
            <w:pPr>
              <w:spacing w:before="0" w:after="0"/>
              <w:ind w:firstLine="0"/>
              <w:jc w:val="left"/>
              <w:textAlignment w:val="top"/>
            </w:pPr>
            <w:r>
              <w:t>OLD_CARD_ISSUE_DATE</w:t>
            </w:r>
          </w:p>
        </w:tc>
        <w:tc>
          <w:tcPr>
            <w:tcW w:w="3119" w:type="dxa"/>
          </w:tcPr>
          <w:p w14:paraId="3C04D9DE" w14:textId="77777777" w:rsidR="00B65A4A" w:rsidRDefault="00EF5E16">
            <w:pPr>
              <w:spacing w:before="0" w:after="0"/>
              <w:ind w:firstLine="0"/>
              <w:jc w:val="left"/>
              <w:textAlignment w:val="top"/>
            </w:pPr>
            <w:r>
              <w:t>VARCHAR2(8)</w:t>
            </w:r>
          </w:p>
        </w:tc>
        <w:tc>
          <w:tcPr>
            <w:tcW w:w="3119" w:type="dxa"/>
          </w:tcPr>
          <w:p w14:paraId="2126FC08" w14:textId="77777777" w:rsidR="00B65A4A" w:rsidRDefault="00EF5E16">
            <w:pPr>
              <w:spacing w:before="0" w:after="0"/>
              <w:ind w:firstLine="0"/>
              <w:jc w:val="left"/>
              <w:textAlignment w:val="top"/>
            </w:pPr>
            <w:r>
              <w:t>Ngày phát hành thẻ cũ</w:t>
            </w:r>
          </w:p>
        </w:tc>
      </w:tr>
      <w:tr w:rsidR="00B65A4A" w14:paraId="1101611B" w14:textId="77777777" w:rsidTr="00B65A4A">
        <w:trPr>
          <w:cantSplit/>
        </w:trPr>
        <w:tc>
          <w:tcPr>
            <w:tcW w:w="3119" w:type="dxa"/>
          </w:tcPr>
          <w:p w14:paraId="55CB2A8E" w14:textId="77777777" w:rsidR="00B65A4A" w:rsidRDefault="00EF5E16">
            <w:pPr>
              <w:spacing w:before="0" w:after="0"/>
              <w:ind w:firstLine="0"/>
              <w:jc w:val="left"/>
              <w:textAlignment w:val="top"/>
            </w:pPr>
            <w:r>
              <w:t>OLD_CARD_MEM_NO</w:t>
            </w:r>
          </w:p>
        </w:tc>
        <w:tc>
          <w:tcPr>
            <w:tcW w:w="3119" w:type="dxa"/>
          </w:tcPr>
          <w:p w14:paraId="6E2C5C3B" w14:textId="77777777" w:rsidR="00B65A4A" w:rsidRDefault="00EF5E16">
            <w:pPr>
              <w:spacing w:before="0" w:after="0"/>
              <w:ind w:firstLine="0"/>
              <w:jc w:val="left"/>
              <w:textAlignment w:val="top"/>
            </w:pPr>
            <w:r>
              <w:t>NUMBER</w:t>
            </w:r>
          </w:p>
        </w:tc>
        <w:tc>
          <w:tcPr>
            <w:tcW w:w="3119" w:type="dxa"/>
          </w:tcPr>
          <w:p w14:paraId="36DB2AB0" w14:textId="77777777" w:rsidR="00B65A4A" w:rsidRDefault="00EF5E16">
            <w:pPr>
              <w:spacing w:before="0" w:after="0"/>
              <w:ind w:firstLine="0"/>
              <w:jc w:val="left"/>
              <w:textAlignment w:val="top"/>
            </w:pPr>
            <w:r>
              <w:t>Số thành viên thẻ cũ</w:t>
            </w:r>
          </w:p>
        </w:tc>
      </w:tr>
      <w:tr w:rsidR="00B65A4A" w14:paraId="680ECDAB" w14:textId="77777777" w:rsidTr="00B65A4A">
        <w:trPr>
          <w:cantSplit/>
        </w:trPr>
        <w:tc>
          <w:tcPr>
            <w:tcW w:w="3119" w:type="dxa"/>
          </w:tcPr>
          <w:p w14:paraId="7CF70100" w14:textId="77777777" w:rsidR="00B65A4A" w:rsidRDefault="00EF5E16">
            <w:pPr>
              <w:spacing w:before="0" w:after="0"/>
              <w:ind w:firstLine="0"/>
              <w:jc w:val="left"/>
              <w:textAlignment w:val="top"/>
            </w:pPr>
            <w:r>
              <w:t>CUSTOMER_ID</w:t>
            </w:r>
          </w:p>
        </w:tc>
        <w:tc>
          <w:tcPr>
            <w:tcW w:w="3119" w:type="dxa"/>
          </w:tcPr>
          <w:p w14:paraId="2AEE660C" w14:textId="77777777" w:rsidR="00B65A4A" w:rsidRDefault="00EF5E16">
            <w:pPr>
              <w:spacing w:before="0" w:after="0"/>
              <w:ind w:firstLine="0"/>
              <w:jc w:val="left"/>
              <w:textAlignment w:val="top"/>
            </w:pPr>
            <w:r>
              <w:t>VARCHAR2(50)</w:t>
            </w:r>
          </w:p>
        </w:tc>
        <w:tc>
          <w:tcPr>
            <w:tcW w:w="3119" w:type="dxa"/>
          </w:tcPr>
          <w:p w14:paraId="16CD9661" w14:textId="77777777" w:rsidR="00B65A4A" w:rsidRDefault="00EF5E16">
            <w:pPr>
              <w:spacing w:before="0" w:after="0"/>
              <w:ind w:firstLine="0"/>
              <w:jc w:val="left"/>
              <w:textAlignment w:val="top"/>
            </w:pPr>
            <w:r>
              <w:t>Id khách hàng</w:t>
            </w:r>
          </w:p>
        </w:tc>
      </w:tr>
      <w:tr w:rsidR="00B65A4A" w14:paraId="68CF3774" w14:textId="77777777" w:rsidTr="00B65A4A">
        <w:trPr>
          <w:cantSplit/>
        </w:trPr>
        <w:tc>
          <w:tcPr>
            <w:tcW w:w="3119" w:type="dxa"/>
          </w:tcPr>
          <w:p w14:paraId="1AF50F6F" w14:textId="77777777" w:rsidR="00B65A4A" w:rsidRDefault="00EF5E16">
            <w:pPr>
              <w:spacing w:before="0" w:after="0"/>
              <w:ind w:firstLine="0"/>
              <w:jc w:val="left"/>
              <w:textAlignment w:val="top"/>
            </w:pPr>
            <w:r>
              <w:t>CUSTOMER_NUMBER</w:t>
            </w:r>
          </w:p>
        </w:tc>
        <w:tc>
          <w:tcPr>
            <w:tcW w:w="3119" w:type="dxa"/>
          </w:tcPr>
          <w:p w14:paraId="465DE7E5" w14:textId="77777777" w:rsidR="00B65A4A" w:rsidRDefault="00EF5E16">
            <w:pPr>
              <w:spacing w:before="0" w:after="0"/>
              <w:ind w:firstLine="0"/>
              <w:jc w:val="left"/>
              <w:textAlignment w:val="top"/>
            </w:pPr>
            <w:r>
              <w:t>VARCHAR2(50)</w:t>
            </w:r>
          </w:p>
        </w:tc>
        <w:tc>
          <w:tcPr>
            <w:tcW w:w="3119" w:type="dxa"/>
          </w:tcPr>
          <w:p w14:paraId="1B961C7A" w14:textId="77777777" w:rsidR="00B65A4A" w:rsidRDefault="00EF5E16">
            <w:pPr>
              <w:spacing w:before="0" w:after="0"/>
              <w:ind w:firstLine="0"/>
              <w:jc w:val="left"/>
              <w:textAlignment w:val="top"/>
            </w:pPr>
            <w:r>
              <w:t>Số khách hàng</w:t>
            </w:r>
          </w:p>
        </w:tc>
      </w:tr>
      <w:tr w:rsidR="00B65A4A" w14:paraId="734C741A" w14:textId="77777777" w:rsidTr="00B65A4A">
        <w:trPr>
          <w:cantSplit/>
        </w:trPr>
        <w:tc>
          <w:tcPr>
            <w:tcW w:w="3119" w:type="dxa"/>
          </w:tcPr>
          <w:p w14:paraId="708F53C0" w14:textId="77777777" w:rsidR="00B65A4A" w:rsidRDefault="00EF5E16">
            <w:pPr>
              <w:spacing w:before="0" w:after="0"/>
              <w:ind w:firstLine="0"/>
              <w:jc w:val="left"/>
              <w:textAlignment w:val="top"/>
            </w:pPr>
            <w:r>
              <w:t>CUSTOMER_FIRST_NAME</w:t>
            </w:r>
          </w:p>
        </w:tc>
        <w:tc>
          <w:tcPr>
            <w:tcW w:w="3119" w:type="dxa"/>
          </w:tcPr>
          <w:p w14:paraId="458CDB32" w14:textId="77777777" w:rsidR="00B65A4A" w:rsidRDefault="00EF5E16">
            <w:pPr>
              <w:spacing w:before="0" w:after="0"/>
              <w:ind w:firstLine="0"/>
              <w:jc w:val="left"/>
              <w:textAlignment w:val="top"/>
            </w:pPr>
            <w:r>
              <w:t>VARCHAR2(100)</w:t>
            </w:r>
          </w:p>
        </w:tc>
        <w:tc>
          <w:tcPr>
            <w:tcW w:w="3119" w:type="dxa"/>
          </w:tcPr>
          <w:p w14:paraId="47C1DD1D" w14:textId="77777777" w:rsidR="00B65A4A" w:rsidRDefault="00EF5E16">
            <w:pPr>
              <w:spacing w:before="0" w:after="0"/>
              <w:ind w:firstLine="0"/>
              <w:jc w:val="left"/>
              <w:textAlignment w:val="top"/>
            </w:pPr>
            <w:r>
              <w:t>Tên khách hàng</w:t>
            </w:r>
          </w:p>
        </w:tc>
      </w:tr>
      <w:tr w:rsidR="00B65A4A" w14:paraId="0EBD772D" w14:textId="77777777" w:rsidTr="00B65A4A">
        <w:trPr>
          <w:cantSplit/>
        </w:trPr>
        <w:tc>
          <w:tcPr>
            <w:tcW w:w="3119" w:type="dxa"/>
          </w:tcPr>
          <w:p w14:paraId="570F1017" w14:textId="77777777" w:rsidR="00B65A4A" w:rsidRDefault="00EF5E16">
            <w:pPr>
              <w:spacing w:before="0" w:after="0"/>
              <w:ind w:firstLine="0"/>
              <w:jc w:val="left"/>
              <w:textAlignment w:val="top"/>
            </w:pPr>
            <w:r>
              <w:lastRenderedPageBreak/>
              <w:t>CUSTOMER_SUR_NAME</w:t>
            </w:r>
          </w:p>
        </w:tc>
        <w:tc>
          <w:tcPr>
            <w:tcW w:w="3119" w:type="dxa"/>
          </w:tcPr>
          <w:p w14:paraId="77E92BED" w14:textId="77777777" w:rsidR="00B65A4A" w:rsidRDefault="00EF5E16">
            <w:pPr>
              <w:spacing w:before="0" w:after="0"/>
              <w:ind w:firstLine="0"/>
              <w:jc w:val="left"/>
              <w:textAlignment w:val="top"/>
            </w:pPr>
            <w:r>
              <w:t>VARCHAR2(100)</w:t>
            </w:r>
          </w:p>
        </w:tc>
        <w:tc>
          <w:tcPr>
            <w:tcW w:w="3119" w:type="dxa"/>
          </w:tcPr>
          <w:p w14:paraId="474720AD" w14:textId="77777777" w:rsidR="00B65A4A" w:rsidRDefault="00EF5E16">
            <w:pPr>
              <w:spacing w:before="0" w:after="0"/>
              <w:ind w:firstLine="0"/>
              <w:jc w:val="left"/>
              <w:textAlignment w:val="top"/>
            </w:pPr>
            <w:r>
              <w:t>Họ khách hàng</w:t>
            </w:r>
          </w:p>
        </w:tc>
      </w:tr>
      <w:tr w:rsidR="00B65A4A" w14:paraId="3D7F0991" w14:textId="77777777" w:rsidTr="00B65A4A">
        <w:trPr>
          <w:cantSplit/>
        </w:trPr>
        <w:tc>
          <w:tcPr>
            <w:tcW w:w="3119" w:type="dxa"/>
          </w:tcPr>
          <w:p w14:paraId="1591A329" w14:textId="77777777" w:rsidR="00B65A4A" w:rsidRDefault="00EF5E16">
            <w:pPr>
              <w:spacing w:before="0" w:after="0"/>
              <w:ind w:firstLine="0"/>
              <w:jc w:val="left"/>
              <w:textAlignment w:val="top"/>
            </w:pPr>
            <w:r>
              <w:t>CUSTOMER_LAST_NAME</w:t>
            </w:r>
          </w:p>
        </w:tc>
        <w:tc>
          <w:tcPr>
            <w:tcW w:w="3119" w:type="dxa"/>
          </w:tcPr>
          <w:p w14:paraId="0F2D1D03" w14:textId="77777777" w:rsidR="00B65A4A" w:rsidRDefault="00EF5E16">
            <w:pPr>
              <w:spacing w:before="0" w:after="0"/>
              <w:ind w:firstLine="0"/>
              <w:jc w:val="left"/>
              <w:textAlignment w:val="top"/>
            </w:pPr>
            <w:r>
              <w:t>VARCHAR2(100)</w:t>
            </w:r>
          </w:p>
        </w:tc>
        <w:tc>
          <w:tcPr>
            <w:tcW w:w="3119" w:type="dxa"/>
          </w:tcPr>
          <w:p w14:paraId="50BEA9A5" w14:textId="77777777" w:rsidR="00B65A4A" w:rsidRDefault="00EF5E16">
            <w:pPr>
              <w:spacing w:before="0" w:after="0"/>
              <w:ind w:firstLine="0"/>
              <w:jc w:val="left"/>
              <w:textAlignment w:val="top"/>
            </w:pPr>
            <w:r>
              <w:t>Tên đệm khách hàng</w:t>
            </w:r>
          </w:p>
        </w:tc>
      </w:tr>
      <w:tr w:rsidR="00B65A4A" w14:paraId="74D254A2" w14:textId="77777777" w:rsidTr="00B65A4A">
        <w:trPr>
          <w:cantSplit/>
        </w:trPr>
        <w:tc>
          <w:tcPr>
            <w:tcW w:w="3119" w:type="dxa"/>
          </w:tcPr>
          <w:p w14:paraId="4D9EC55C" w14:textId="77777777" w:rsidR="00B65A4A" w:rsidRDefault="00EF5E16">
            <w:pPr>
              <w:spacing w:before="0" w:after="0"/>
              <w:ind w:firstLine="0"/>
              <w:jc w:val="left"/>
              <w:textAlignment w:val="top"/>
            </w:pPr>
            <w:r>
              <w:t>CUSTOMER_MOBILE</w:t>
            </w:r>
          </w:p>
        </w:tc>
        <w:tc>
          <w:tcPr>
            <w:tcW w:w="3119" w:type="dxa"/>
          </w:tcPr>
          <w:p w14:paraId="5F063169" w14:textId="77777777" w:rsidR="00B65A4A" w:rsidRDefault="00EF5E16">
            <w:pPr>
              <w:spacing w:before="0" w:after="0"/>
              <w:ind w:firstLine="0"/>
              <w:jc w:val="left"/>
              <w:textAlignment w:val="top"/>
            </w:pPr>
            <w:r>
              <w:t>VARCHAR2(30)</w:t>
            </w:r>
          </w:p>
        </w:tc>
        <w:tc>
          <w:tcPr>
            <w:tcW w:w="3119" w:type="dxa"/>
          </w:tcPr>
          <w:p w14:paraId="0BA284EE" w14:textId="77777777" w:rsidR="00B65A4A" w:rsidRDefault="00EF5E16">
            <w:pPr>
              <w:spacing w:before="0" w:after="0"/>
              <w:ind w:firstLine="0"/>
              <w:jc w:val="left"/>
              <w:textAlignment w:val="top"/>
            </w:pPr>
            <w:r>
              <w:t>Số điện thoại khách hàng</w:t>
            </w:r>
          </w:p>
        </w:tc>
      </w:tr>
      <w:tr w:rsidR="00B65A4A" w14:paraId="202BE0B4" w14:textId="77777777" w:rsidTr="00B65A4A">
        <w:trPr>
          <w:cantSplit/>
        </w:trPr>
        <w:tc>
          <w:tcPr>
            <w:tcW w:w="3119" w:type="dxa"/>
          </w:tcPr>
          <w:p w14:paraId="4405B134" w14:textId="77777777" w:rsidR="00B65A4A" w:rsidRDefault="00EF5E16">
            <w:pPr>
              <w:spacing w:before="0" w:after="0"/>
              <w:ind w:firstLine="0"/>
              <w:jc w:val="left"/>
              <w:textAlignment w:val="top"/>
            </w:pPr>
            <w:r>
              <w:t>CUSTOMER_MOBILE_COUNTRY_CODE</w:t>
            </w:r>
          </w:p>
        </w:tc>
        <w:tc>
          <w:tcPr>
            <w:tcW w:w="3119" w:type="dxa"/>
          </w:tcPr>
          <w:p w14:paraId="296BF687" w14:textId="77777777" w:rsidR="00B65A4A" w:rsidRDefault="00EF5E16">
            <w:pPr>
              <w:spacing w:before="0" w:after="0"/>
              <w:ind w:firstLine="0"/>
              <w:jc w:val="left"/>
              <w:textAlignment w:val="top"/>
            </w:pPr>
            <w:r>
              <w:t>VARCHAR2(10)</w:t>
            </w:r>
          </w:p>
        </w:tc>
        <w:tc>
          <w:tcPr>
            <w:tcW w:w="3119" w:type="dxa"/>
          </w:tcPr>
          <w:p w14:paraId="2DDD5C54" w14:textId="77777777" w:rsidR="00B65A4A" w:rsidRDefault="00EF5E16">
            <w:pPr>
              <w:spacing w:before="0" w:after="0"/>
              <w:ind w:firstLine="0"/>
              <w:jc w:val="left"/>
              <w:textAlignment w:val="top"/>
            </w:pPr>
            <w:r>
              <w:t>Mã quốc gia số điện thoại</w:t>
            </w:r>
          </w:p>
        </w:tc>
      </w:tr>
      <w:tr w:rsidR="00B65A4A" w14:paraId="4B1C9D64" w14:textId="77777777" w:rsidTr="00B65A4A">
        <w:trPr>
          <w:cantSplit/>
        </w:trPr>
        <w:tc>
          <w:tcPr>
            <w:tcW w:w="3119" w:type="dxa"/>
          </w:tcPr>
          <w:p w14:paraId="4E58193B" w14:textId="77777777" w:rsidR="00B65A4A" w:rsidRDefault="00EF5E16">
            <w:pPr>
              <w:spacing w:before="0" w:after="0"/>
              <w:ind w:firstLine="0"/>
              <w:jc w:val="left"/>
              <w:textAlignment w:val="top"/>
            </w:pPr>
            <w:r>
              <w:t>CUSTOMER_EMAIL</w:t>
            </w:r>
          </w:p>
        </w:tc>
        <w:tc>
          <w:tcPr>
            <w:tcW w:w="3119" w:type="dxa"/>
          </w:tcPr>
          <w:p w14:paraId="24CCBCFC" w14:textId="77777777" w:rsidR="00B65A4A" w:rsidRDefault="00EF5E16">
            <w:pPr>
              <w:spacing w:before="0" w:after="0"/>
              <w:ind w:firstLine="0"/>
              <w:jc w:val="left"/>
              <w:textAlignment w:val="top"/>
            </w:pPr>
            <w:r>
              <w:t>VARCHAR2(200)</w:t>
            </w:r>
          </w:p>
        </w:tc>
        <w:tc>
          <w:tcPr>
            <w:tcW w:w="3119" w:type="dxa"/>
          </w:tcPr>
          <w:p w14:paraId="5D7ACD23" w14:textId="77777777" w:rsidR="00B65A4A" w:rsidRDefault="00EF5E16">
            <w:pPr>
              <w:spacing w:before="0" w:after="0"/>
              <w:ind w:firstLine="0"/>
              <w:jc w:val="left"/>
              <w:textAlignment w:val="top"/>
            </w:pPr>
            <w:r>
              <w:t>Email khách hàng</w:t>
            </w:r>
          </w:p>
        </w:tc>
      </w:tr>
      <w:tr w:rsidR="00B65A4A" w14:paraId="513C31EE" w14:textId="77777777" w:rsidTr="00B65A4A">
        <w:trPr>
          <w:cantSplit/>
        </w:trPr>
        <w:tc>
          <w:tcPr>
            <w:tcW w:w="3119" w:type="dxa"/>
          </w:tcPr>
          <w:p w14:paraId="23CEF1D4" w14:textId="77777777" w:rsidR="00B65A4A" w:rsidRDefault="00EF5E16">
            <w:pPr>
              <w:spacing w:before="0" w:after="0"/>
              <w:ind w:firstLine="0"/>
              <w:jc w:val="left"/>
              <w:textAlignment w:val="top"/>
            </w:pPr>
            <w:r>
              <w:t>CUSTOMER_LANGUAGE_CODE</w:t>
            </w:r>
          </w:p>
        </w:tc>
        <w:tc>
          <w:tcPr>
            <w:tcW w:w="3119" w:type="dxa"/>
          </w:tcPr>
          <w:p w14:paraId="55200617" w14:textId="77777777" w:rsidR="00B65A4A" w:rsidRDefault="00EF5E16">
            <w:pPr>
              <w:spacing w:before="0" w:after="0"/>
              <w:ind w:firstLine="0"/>
              <w:jc w:val="left"/>
              <w:textAlignment w:val="top"/>
            </w:pPr>
            <w:r>
              <w:t>VARCHAR2(10)</w:t>
            </w:r>
          </w:p>
        </w:tc>
        <w:tc>
          <w:tcPr>
            <w:tcW w:w="3119" w:type="dxa"/>
          </w:tcPr>
          <w:p w14:paraId="48968369" w14:textId="77777777" w:rsidR="00B65A4A" w:rsidRDefault="00EF5E16">
            <w:pPr>
              <w:spacing w:before="0" w:after="0"/>
              <w:ind w:firstLine="0"/>
              <w:jc w:val="left"/>
              <w:textAlignment w:val="top"/>
            </w:pPr>
            <w:r>
              <w:t>Mã ngôn ngữ khách hàng</w:t>
            </w:r>
          </w:p>
        </w:tc>
      </w:tr>
      <w:tr w:rsidR="00B65A4A" w14:paraId="1B85F2F0" w14:textId="77777777" w:rsidTr="00B65A4A">
        <w:trPr>
          <w:cantSplit/>
        </w:trPr>
        <w:tc>
          <w:tcPr>
            <w:tcW w:w="3119" w:type="dxa"/>
          </w:tcPr>
          <w:p w14:paraId="0D5448B0" w14:textId="77777777" w:rsidR="00B65A4A" w:rsidRDefault="00EF5E16">
            <w:pPr>
              <w:spacing w:before="0" w:after="0"/>
              <w:ind w:firstLine="0"/>
              <w:jc w:val="left"/>
              <w:textAlignment w:val="top"/>
            </w:pPr>
            <w:r>
              <w:t>CUSTOMER_ADDRESS</w:t>
            </w:r>
          </w:p>
        </w:tc>
        <w:tc>
          <w:tcPr>
            <w:tcW w:w="3119" w:type="dxa"/>
          </w:tcPr>
          <w:p w14:paraId="75753784" w14:textId="77777777" w:rsidR="00B65A4A" w:rsidRDefault="00EF5E16">
            <w:pPr>
              <w:spacing w:before="0" w:after="0"/>
              <w:ind w:firstLine="0"/>
              <w:jc w:val="left"/>
              <w:textAlignment w:val="top"/>
            </w:pPr>
            <w:r>
              <w:t>VARCHAR2(500)</w:t>
            </w:r>
          </w:p>
        </w:tc>
        <w:tc>
          <w:tcPr>
            <w:tcW w:w="3119" w:type="dxa"/>
          </w:tcPr>
          <w:p w14:paraId="2CDFA9E8" w14:textId="77777777" w:rsidR="00B65A4A" w:rsidRDefault="00EF5E16">
            <w:pPr>
              <w:spacing w:before="0" w:after="0"/>
              <w:ind w:firstLine="0"/>
              <w:jc w:val="left"/>
              <w:textAlignment w:val="top"/>
            </w:pPr>
            <w:r>
              <w:t>Địa chỉ khách hàng</w:t>
            </w:r>
          </w:p>
        </w:tc>
      </w:tr>
      <w:tr w:rsidR="00B65A4A" w14:paraId="47AB7C2D" w14:textId="77777777" w:rsidTr="00B65A4A">
        <w:trPr>
          <w:cantSplit/>
        </w:trPr>
        <w:tc>
          <w:tcPr>
            <w:tcW w:w="3119" w:type="dxa"/>
          </w:tcPr>
          <w:p w14:paraId="7CC5A9DD" w14:textId="77777777" w:rsidR="00B65A4A" w:rsidRDefault="00EF5E16">
            <w:pPr>
              <w:spacing w:before="0" w:after="0"/>
              <w:ind w:firstLine="0"/>
              <w:jc w:val="left"/>
              <w:textAlignment w:val="top"/>
            </w:pPr>
            <w:r>
              <w:t>CUSTOMER_ADDRESS_CITY</w:t>
            </w:r>
          </w:p>
        </w:tc>
        <w:tc>
          <w:tcPr>
            <w:tcW w:w="3119" w:type="dxa"/>
          </w:tcPr>
          <w:p w14:paraId="46128AD5" w14:textId="77777777" w:rsidR="00B65A4A" w:rsidRDefault="00EF5E16">
            <w:pPr>
              <w:spacing w:before="0" w:after="0"/>
              <w:ind w:firstLine="0"/>
              <w:jc w:val="left"/>
              <w:textAlignment w:val="top"/>
            </w:pPr>
            <w:r>
              <w:t>VARCHAR2(100)</w:t>
            </w:r>
          </w:p>
        </w:tc>
        <w:tc>
          <w:tcPr>
            <w:tcW w:w="3119" w:type="dxa"/>
          </w:tcPr>
          <w:p w14:paraId="5064D77B" w14:textId="77777777" w:rsidR="00B65A4A" w:rsidRDefault="00EF5E16">
            <w:pPr>
              <w:spacing w:before="0" w:after="0"/>
              <w:ind w:firstLine="0"/>
              <w:jc w:val="left"/>
              <w:textAlignment w:val="top"/>
            </w:pPr>
            <w:r>
              <w:t>Thành phố (địa chỉ khách hàng)</w:t>
            </w:r>
          </w:p>
        </w:tc>
      </w:tr>
      <w:tr w:rsidR="00B65A4A" w14:paraId="60C0417F" w14:textId="77777777" w:rsidTr="00B65A4A">
        <w:trPr>
          <w:cantSplit/>
        </w:trPr>
        <w:tc>
          <w:tcPr>
            <w:tcW w:w="3119" w:type="dxa"/>
          </w:tcPr>
          <w:p w14:paraId="18C792CE" w14:textId="77777777" w:rsidR="00B65A4A" w:rsidRDefault="00EF5E16">
            <w:pPr>
              <w:spacing w:before="0" w:after="0"/>
              <w:ind w:firstLine="0"/>
              <w:jc w:val="left"/>
              <w:textAlignment w:val="top"/>
            </w:pPr>
            <w:r>
              <w:t>CUSTOMER_ADDRESS_POST_CODE</w:t>
            </w:r>
          </w:p>
        </w:tc>
        <w:tc>
          <w:tcPr>
            <w:tcW w:w="3119" w:type="dxa"/>
          </w:tcPr>
          <w:p w14:paraId="3B57B51D" w14:textId="77777777" w:rsidR="00B65A4A" w:rsidRDefault="00EF5E16">
            <w:pPr>
              <w:spacing w:before="0" w:after="0"/>
              <w:ind w:firstLine="0"/>
              <w:jc w:val="left"/>
              <w:textAlignment w:val="top"/>
            </w:pPr>
            <w:r>
              <w:t>VARCHAR2(20)</w:t>
            </w:r>
          </w:p>
        </w:tc>
        <w:tc>
          <w:tcPr>
            <w:tcW w:w="3119" w:type="dxa"/>
          </w:tcPr>
          <w:p w14:paraId="2ECBEFEE" w14:textId="77777777" w:rsidR="00B65A4A" w:rsidRDefault="00EF5E16">
            <w:pPr>
              <w:spacing w:before="0" w:after="0"/>
              <w:ind w:firstLine="0"/>
              <w:jc w:val="left"/>
              <w:textAlignment w:val="top"/>
            </w:pPr>
            <w:r>
              <w:t>Mã bưu chính (địa chỉ khách hàng)</w:t>
            </w:r>
          </w:p>
        </w:tc>
      </w:tr>
      <w:tr w:rsidR="00B65A4A" w14:paraId="3FC6BF2F" w14:textId="77777777" w:rsidTr="00B65A4A">
        <w:trPr>
          <w:cantSplit/>
        </w:trPr>
        <w:tc>
          <w:tcPr>
            <w:tcW w:w="3119" w:type="dxa"/>
          </w:tcPr>
          <w:p w14:paraId="4A9D7C47" w14:textId="77777777" w:rsidR="00B65A4A" w:rsidRDefault="00EF5E16">
            <w:pPr>
              <w:spacing w:before="0" w:after="0"/>
              <w:ind w:firstLine="0"/>
              <w:jc w:val="left"/>
              <w:textAlignment w:val="top"/>
            </w:pPr>
            <w:r>
              <w:t>CUSTOMER_ADDRESS_COUNTRY_CODE</w:t>
            </w:r>
          </w:p>
        </w:tc>
        <w:tc>
          <w:tcPr>
            <w:tcW w:w="3119" w:type="dxa"/>
          </w:tcPr>
          <w:p w14:paraId="16B59327" w14:textId="77777777" w:rsidR="00B65A4A" w:rsidRDefault="00EF5E16">
            <w:pPr>
              <w:spacing w:before="0" w:after="0"/>
              <w:ind w:firstLine="0"/>
              <w:jc w:val="left"/>
              <w:textAlignment w:val="top"/>
            </w:pPr>
            <w:r>
              <w:t>VARCHAR2(10)</w:t>
            </w:r>
          </w:p>
        </w:tc>
        <w:tc>
          <w:tcPr>
            <w:tcW w:w="3119" w:type="dxa"/>
          </w:tcPr>
          <w:p w14:paraId="4EDAED19" w14:textId="77777777" w:rsidR="00B65A4A" w:rsidRDefault="00EF5E16">
            <w:pPr>
              <w:spacing w:before="0" w:after="0"/>
              <w:ind w:firstLine="0"/>
              <w:jc w:val="left"/>
              <w:textAlignment w:val="top"/>
            </w:pPr>
            <w:r>
              <w:t>Mã quốc gia (địa chỉ khách hàng)</w:t>
            </w:r>
          </w:p>
        </w:tc>
      </w:tr>
      <w:tr w:rsidR="00B65A4A" w14:paraId="0BD66CAF" w14:textId="77777777" w:rsidTr="00B65A4A">
        <w:trPr>
          <w:cantSplit/>
        </w:trPr>
        <w:tc>
          <w:tcPr>
            <w:tcW w:w="3119" w:type="dxa"/>
          </w:tcPr>
          <w:p w14:paraId="46A14584" w14:textId="77777777" w:rsidR="00B65A4A" w:rsidRDefault="00EF5E16">
            <w:pPr>
              <w:spacing w:before="0" w:after="0"/>
              <w:ind w:firstLine="0"/>
              <w:jc w:val="left"/>
              <w:textAlignment w:val="top"/>
            </w:pPr>
            <w:r>
              <w:t>CREATED_DATE</w:t>
            </w:r>
          </w:p>
        </w:tc>
        <w:tc>
          <w:tcPr>
            <w:tcW w:w="3119" w:type="dxa"/>
          </w:tcPr>
          <w:p w14:paraId="33F4B1D2" w14:textId="77777777" w:rsidR="00B65A4A" w:rsidRDefault="00EF5E16">
            <w:pPr>
              <w:spacing w:before="0" w:after="0"/>
              <w:ind w:firstLine="0"/>
              <w:jc w:val="left"/>
              <w:textAlignment w:val="top"/>
            </w:pPr>
            <w:r>
              <w:t>TIMESTAMP WITH TIME ZONE</w:t>
            </w:r>
          </w:p>
        </w:tc>
        <w:tc>
          <w:tcPr>
            <w:tcW w:w="3119" w:type="dxa"/>
          </w:tcPr>
          <w:p w14:paraId="4D568919" w14:textId="77777777" w:rsidR="00B65A4A" w:rsidRDefault="00EF5E16">
            <w:pPr>
              <w:spacing w:before="0" w:after="0"/>
              <w:ind w:firstLine="0"/>
              <w:jc w:val="left"/>
              <w:textAlignment w:val="top"/>
            </w:pPr>
            <w:r>
              <w:t>Ngày tạo</w:t>
            </w:r>
          </w:p>
        </w:tc>
      </w:tr>
      <w:tr w:rsidR="00B65A4A" w14:paraId="7766AC22" w14:textId="77777777" w:rsidTr="00B65A4A">
        <w:trPr>
          <w:cantSplit/>
        </w:trPr>
        <w:tc>
          <w:tcPr>
            <w:tcW w:w="3119" w:type="dxa"/>
          </w:tcPr>
          <w:p w14:paraId="3C143EEE" w14:textId="77777777" w:rsidR="00B65A4A" w:rsidRDefault="00EF5E16">
            <w:pPr>
              <w:spacing w:before="0" w:after="0"/>
              <w:ind w:firstLine="0"/>
              <w:jc w:val="left"/>
              <w:textAlignment w:val="top"/>
            </w:pPr>
            <w:r>
              <w:t>EVENT_STATUS</w:t>
            </w:r>
          </w:p>
        </w:tc>
        <w:tc>
          <w:tcPr>
            <w:tcW w:w="3119" w:type="dxa"/>
          </w:tcPr>
          <w:p w14:paraId="6FBF03A1" w14:textId="77777777" w:rsidR="00B65A4A" w:rsidRDefault="00EF5E16">
            <w:pPr>
              <w:spacing w:before="0" w:after="0"/>
              <w:ind w:firstLine="0"/>
              <w:jc w:val="left"/>
              <w:textAlignment w:val="top"/>
            </w:pPr>
            <w:r>
              <w:t>VARCHAR2(50)</w:t>
            </w:r>
          </w:p>
        </w:tc>
        <w:tc>
          <w:tcPr>
            <w:tcW w:w="3119" w:type="dxa"/>
          </w:tcPr>
          <w:p w14:paraId="0DFB2928" w14:textId="77777777" w:rsidR="00B65A4A" w:rsidRDefault="00EF5E16">
            <w:pPr>
              <w:spacing w:before="0" w:after="0"/>
              <w:ind w:firstLine="0"/>
              <w:jc w:val="left"/>
              <w:textAlignment w:val="top"/>
            </w:pPr>
            <w:r>
              <w:t>Trạng thái xử lý sự kiện</w:t>
            </w:r>
          </w:p>
        </w:tc>
      </w:tr>
    </w:tbl>
    <w:p w14:paraId="38E694EE" w14:textId="77777777" w:rsidR="00B65A4A" w:rsidRDefault="00B65A4A"/>
    <w:p w14:paraId="00EC3C9E" w14:textId="77777777" w:rsidR="00B65A4A" w:rsidRDefault="00EF5E16">
      <w:pPr>
        <w:pStyle w:val="Heading4"/>
      </w:pPr>
      <w:r>
        <w:rPr>
          <w:rFonts w:eastAsia="Times New Roman" w:cs="Times New Roman"/>
        </w:rPr>
        <w:t>CTM_TOKEN</w:t>
      </w:r>
    </w:p>
    <w:p w14:paraId="01DE17D3" w14:textId="77777777" w:rsidR="00B65A4A" w:rsidRDefault="00EF5E16">
      <w:r>
        <w:t>Bảng lưu thông tin token ví điện tử và vòng đời token</w:t>
      </w:r>
    </w:p>
    <w:tbl>
      <w:tblPr>
        <w:tblStyle w:val="TableGrid"/>
        <w:tblW w:w="0" w:type="auto"/>
        <w:tblLook w:val="04A0" w:firstRow="1" w:lastRow="0" w:firstColumn="1" w:lastColumn="0" w:noHBand="0" w:noVBand="1"/>
        <w:tblPrChange w:id="301" w:author="Quan Tran Duc (CV Phat trien Core Cap 2 - TT Phat trien - Khoi CNTT)" w:date="2026-09-22T10:22:00Z" w16du:dateUtc="2026-09-22T03:22:00Z">
          <w:tblPr>
            <w:tblStyle w:val="TableGrid"/>
            <w:tblW w:w="0" w:type="auto"/>
            <w:tblLook w:val="04A0" w:firstRow="1" w:lastRow="0" w:firstColumn="1" w:lastColumn="0" w:noHBand="0" w:noVBand="1"/>
          </w:tblPr>
        </w:tblPrChange>
      </w:tblPr>
      <w:tblGrid>
        <w:gridCol w:w="3118"/>
        <w:gridCol w:w="3115"/>
        <w:gridCol w:w="3114"/>
        <w:tblGridChange w:id="302">
          <w:tblGrid>
            <w:gridCol w:w="3118"/>
            <w:gridCol w:w="3115"/>
            <w:gridCol w:w="3114"/>
          </w:tblGrid>
        </w:tblGridChange>
      </w:tblGrid>
      <w:tr w:rsidR="00B65A4A" w14:paraId="6C0020BD" w14:textId="77777777" w:rsidTr="00084531">
        <w:trPr>
          <w:cnfStyle w:val="100000000000" w:firstRow="1" w:lastRow="0" w:firstColumn="0" w:lastColumn="0" w:oddVBand="0" w:evenVBand="0" w:oddHBand="0" w:evenHBand="0" w:firstRowFirstColumn="0" w:firstRowLastColumn="0" w:lastRowFirstColumn="0" w:lastRowLastColumn="0"/>
        </w:trPr>
        <w:tc>
          <w:tcPr>
            <w:tcW w:w="3118" w:type="dxa"/>
            <w:shd w:val="clear" w:color="auto" w:fill="D9EAF7"/>
            <w:vAlign w:val="top"/>
            <w:tcPrChange w:id="303" w:author="Quan Tran Duc (CV Phat trien Core Cap 2 - TT Phat trien - Khoi CNTT)" w:date="2026-09-22T10:22:00Z" w16du:dateUtc="2026-09-22T03:22:00Z">
              <w:tcPr>
                <w:tcW w:w="3119" w:type="dxa"/>
                <w:shd w:val="clear" w:color="auto" w:fill="D9EAF7"/>
                <w:vAlign w:val="top"/>
              </w:tcPr>
            </w:tcPrChange>
          </w:tcPr>
          <w:p w14:paraId="4044A364" w14:textId="77777777" w:rsidR="00B65A4A" w:rsidRDefault="00EF5E16">
            <w:pPr>
              <w:spacing w:before="0" w:after="0"/>
              <w:ind w:firstLine="0"/>
              <w:jc w:val="left"/>
              <w:textAlignment w:val="top"/>
              <w:cnfStyle w:val="100000000000" w:firstRow="1" w:lastRow="0" w:firstColumn="0" w:lastColumn="0" w:oddVBand="0" w:evenVBand="0" w:oddHBand="0" w:evenHBand="0" w:firstRowFirstColumn="0" w:firstRowLastColumn="0" w:lastRowFirstColumn="0" w:lastRowLastColumn="0"/>
            </w:pPr>
            <w:r>
              <w:t>Column</w:t>
            </w:r>
          </w:p>
        </w:tc>
        <w:tc>
          <w:tcPr>
            <w:tcW w:w="3115" w:type="dxa"/>
            <w:shd w:val="clear" w:color="auto" w:fill="D9EAF7"/>
            <w:vAlign w:val="top"/>
            <w:tcPrChange w:id="304" w:author="Quan Tran Duc (CV Phat trien Core Cap 2 - TT Phat trien - Khoi CNTT)" w:date="2026-09-22T10:22:00Z" w16du:dateUtc="2026-09-22T03:22:00Z">
              <w:tcPr>
                <w:tcW w:w="3119" w:type="dxa"/>
                <w:shd w:val="clear" w:color="auto" w:fill="D9EAF7"/>
                <w:vAlign w:val="top"/>
              </w:tcPr>
            </w:tcPrChange>
          </w:tcPr>
          <w:p w14:paraId="243CF8F9" w14:textId="77777777" w:rsidR="00B65A4A" w:rsidRDefault="00EF5E16">
            <w:pPr>
              <w:spacing w:before="0" w:after="0"/>
              <w:ind w:firstLine="0"/>
              <w:jc w:val="left"/>
              <w:textAlignment w:val="top"/>
              <w:cnfStyle w:val="100000000000" w:firstRow="1" w:lastRow="0" w:firstColumn="0" w:lastColumn="0" w:oddVBand="0" w:evenVBand="0" w:oddHBand="0" w:evenHBand="0" w:firstRowFirstColumn="0" w:firstRowLastColumn="0" w:lastRowFirstColumn="0" w:lastRowLastColumn="0"/>
            </w:pPr>
            <w:r>
              <w:t>Data type</w:t>
            </w:r>
          </w:p>
        </w:tc>
        <w:tc>
          <w:tcPr>
            <w:tcW w:w="3114" w:type="dxa"/>
            <w:shd w:val="clear" w:color="auto" w:fill="D9EAF7"/>
            <w:vAlign w:val="top"/>
            <w:tcPrChange w:id="305" w:author="Quan Tran Duc (CV Phat trien Core Cap 2 - TT Phat trien - Khoi CNTT)" w:date="2026-09-22T10:22:00Z" w16du:dateUtc="2026-09-22T03:22:00Z">
              <w:tcPr>
                <w:tcW w:w="3119" w:type="dxa"/>
                <w:shd w:val="clear" w:color="auto" w:fill="D9EAF7"/>
                <w:vAlign w:val="top"/>
              </w:tcPr>
            </w:tcPrChange>
          </w:tcPr>
          <w:p w14:paraId="5228382E" w14:textId="77777777" w:rsidR="00B65A4A" w:rsidRDefault="00EF5E16">
            <w:pPr>
              <w:spacing w:before="0" w:after="0"/>
              <w:ind w:firstLine="0"/>
              <w:jc w:val="left"/>
              <w:textAlignment w:val="top"/>
              <w:cnfStyle w:val="100000000000" w:firstRow="1" w:lastRow="0" w:firstColumn="0" w:lastColumn="0" w:oddVBand="0" w:evenVBand="0" w:oddHBand="0" w:evenHBand="0" w:firstRowFirstColumn="0" w:firstRowLastColumn="0" w:lastRowFirstColumn="0" w:lastRowLastColumn="0"/>
            </w:pPr>
            <w:r>
              <w:t>Field Description</w:t>
            </w:r>
          </w:p>
        </w:tc>
      </w:tr>
      <w:tr w:rsidR="00B65A4A" w14:paraId="0798B0C8" w14:textId="77777777" w:rsidTr="00084531">
        <w:trPr>
          <w:cantSplit/>
          <w:trPrChange w:id="306" w:author="Quan Tran Duc (CV Phat trien Core Cap 2 - TT Phat trien - Khoi CNTT)" w:date="2026-09-22T10:22:00Z" w16du:dateUtc="2026-09-22T03:22:00Z">
            <w:trPr>
              <w:cantSplit/>
            </w:trPr>
          </w:trPrChange>
        </w:trPr>
        <w:tc>
          <w:tcPr>
            <w:tcW w:w="3118" w:type="dxa"/>
            <w:tcPrChange w:id="307" w:author="Quan Tran Duc (CV Phat trien Core Cap 2 - TT Phat trien - Khoi CNTT)" w:date="2026-09-22T10:22:00Z" w16du:dateUtc="2026-09-22T03:22:00Z">
              <w:tcPr>
                <w:tcW w:w="3119" w:type="dxa"/>
              </w:tcPr>
            </w:tcPrChange>
          </w:tcPr>
          <w:p w14:paraId="5BF4DF4E" w14:textId="77777777" w:rsidR="00B65A4A" w:rsidRDefault="00EF5E16">
            <w:pPr>
              <w:spacing w:before="0" w:after="0"/>
              <w:ind w:firstLine="0"/>
              <w:jc w:val="left"/>
              <w:textAlignment w:val="top"/>
            </w:pPr>
            <w:r>
              <w:t>ID</w:t>
            </w:r>
          </w:p>
        </w:tc>
        <w:tc>
          <w:tcPr>
            <w:tcW w:w="3115" w:type="dxa"/>
            <w:tcPrChange w:id="308" w:author="Quan Tran Duc (CV Phat trien Core Cap 2 - TT Phat trien - Khoi CNTT)" w:date="2026-09-22T10:22:00Z" w16du:dateUtc="2026-09-22T03:22:00Z">
              <w:tcPr>
                <w:tcW w:w="3119" w:type="dxa"/>
              </w:tcPr>
            </w:tcPrChange>
          </w:tcPr>
          <w:p w14:paraId="5C279BDC" w14:textId="77777777" w:rsidR="00B65A4A" w:rsidRDefault="00EF5E16">
            <w:pPr>
              <w:spacing w:before="0" w:after="0"/>
              <w:ind w:firstLine="0"/>
              <w:jc w:val="left"/>
              <w:textAlignment w:val="top"/>
            </w:pPr>
            <w:r>
              <w:t>NUMBER(19)</w:t>
            </w:r>
          </w:p>
        </w:tc>
        <w:tc>
          <w:tcPr>
            <w:tcW w:w="3114" w:type="dxa"/>
            <w:tcPrChange w:id="309" w:author="Quan Tran Duc (CV Phat trien Core Cap 2 - TT Phat trien - Khoi CNTT)" w:date="2026-09-22T10:22:00Z" w16du:dateUtc="2026-09-22T03:22:00Z">
              <w:tcPr>
                <w:tcW w:w="3119" w:type="dxa"/>
              </w:tcPr>
            </w:tcPrChange>
          </w:tcPr>
          <w:p w14:paraId="76932FAB" w14:textId="77777777" w:rsidR="00B65A4A" w:rsidRDefault="00EF5E16">
            <w:pPr>
              <w:spacing w:before="0" w:after="0"/>
              <w:ind w:firstLine="0"/>
              <w:jc w:val="left"/>
              <w:textAlignment w:val="top"/>
            </w:pPr>
            <w:r>
              <w:t>Id tự tăng</w:t>
            </w:r>
          </w:p>
        </w:tc>
      </w:tr>
      <w:tr w:rsidR="00B65A4A" w14:paraId="41F4D01E" w14:textId="77777777" w:rsidTr="00084531">
        <w:trPr>
          <w:cantSplit/>
          <w:trPrChange w:id="310" w:author="Quan Tran Duc (CV Phat trien Core Cap 2 - TT Phat trien - Khoi CNTT)" w:date="2026-09-22T10:22:00Z" w16du:dateUtc="2026-09-22T03:22:00Z">
            <w:trPr>
              <w:cantSplit/>
            </w:trPr>
          </w:trPrChange>
        </w:trPr>
        <w:tc>
          <w:tcPr>
            <w:tcW w:w="3118" w:type="dxa"/>
            <w:tcPrChange w:id="311" w:author="Quan Tran Duc (CV Phat trien Core Cap 2 - TT Phat trien - Khoi CNTT)" w:date="2026-09-22T10:22:00Z" w16du:dateUtc="2026-09-22T03:22:00Z">
              <w:tcPr>
                <w:tcW w:w="3119" w:type="dxa"/>
              </w:tcPr>
            </w:tcPrChange>
          </w:tcPr>
          <w:p w14:paraId="07C28D4D" w14:textId="77777777" w:rsidR="00B65A4A" w:rsidRDefault="00EF5E16">
            <w:pPr>
              <w:spacing w:before="0" w:after="0"/>
              <w:ind w:firstLine="0"/>
              <w:jc w:val="left"/>
              <w:textAlignment w:val="top"/>
            </w:pPr>
            <w:r>
              <w:t>TSP</w:t>
            </w:r>
          </w:p>
        </w:tc>
        <w:tc>
          <w:tcPr>
            <w:tcW w:w="3115" w:type="dxa"/>
            <w:tcPrChange w:id="312" w:author="Quan Tran Duc (CV Phat trien Core Cap 2 - TT Phat trien - Khoi CNTT)" w:date="2026-09-22T10:22:00Z" w16du:dateUtc="2026-09-22T03:22:00Z">
              <w:tcPr>
                <w:tcW w:w="3119" w:type="dxa"/>
              </w:tcPr>
            </w:tcPrChange>
          </w:tcPr>
          <w:p w14:paraId="4DB36FA1" w14:textId="77777777" w:rsidR="00B65A4A" w:rsidRDefault="00EF5E16">
            <w:pPr>
              <w:spacing w:before="0" w:after="0"/>
              <w:ind w:firstLine="0"/>
              <w:jc w:val="left"/>
              <w:textAlignment w:val="top"/>
            </w:pPr>
            <w:r>
              <w:t>VARCHAR2(20)</w:t>
            </w:r>
          </w:p>
        </w:tc>
        <w:tc>
          <w:tcPr>
            <w:tcW w:w="3114" w:type="dxa"/>
            <w:tcPrChange w:id="313" w:author="Quan Tran Duc (CV Phat trien Core Cap 2 - TT Phat trien - Khoi CNTT)" w:date="2026-09-22T10:22:00Z" w16du:dateUtc="2026-09-22T03:22:00Z">
              <w:tcPr>
                <w:tcW w:w="3119" w:type="dxa"/>
              </w:tcPr>
            </w:tcPrChange>
          </w:tcPr>
          <w:p w14:paraId="77CE5737" w14:textId="77777777" w:rsidR="00B65A4A" w:rsidRDefault="00EF5E16">
            <w:pPr>
              <w:spacing w:before="0" w:after="0"/>
              <w:ind w:firstLine="0"/>
              <w:jc w:val="left"/>
              <w:textAlignment w:val="top"/>
            </w:pPr>
            <w:r>
              <w:t>Nhà cung cấp dịch vụ token (Visa/Mastercard)</w:t>
            </w:r>
          </w:p>
        </w:tc>
      </w:tr>
      <w:tr w:rsidR="00B65A4A" w14:paraId="068E5BD4" w14:textId="77777777" w:rsidTr="00084531">
        <w:trPr>
          <w:cantSplit/>
          <w:trPrChange w:id="314" w:author="Quan Tran Duc (CV Phat trien Core Cap 2 - TT Phat trien - Khoi CNTT)" w:date="2026-09-22T10:22:00Z" w16du:dateUtc="2026-09-22T03:22:00Z">
            <w:trPr>
              <w:cantSplit/>
            </w:trPr>
          </w:trPrChange>
        </w:trPr>
        <w:tc>
          <w:tcPr>
            <w:tcW w:w="3118" w:type="dxa"/>
            <w:tcPrChange w:id="315" w:author="Quan Tran Duc (CV Phat trien Core Cap 2 - TT Phat trien - Khoi CNTT)" w:date="2026-09-22T10:22:00Z" w16du:dateUtc="2026-09-22T03:22:00Z">
              <w:tcPr>
                <w:tcW w:w="3119" w:type="dxa"/>
              </w:tcPr>
            </w:tcPrChange>
          </w:tcPr>
          <w:p w14:paraId="67E0E18B" w14:textId="77777777" w:rsidR="00B65A4A" w:rsidRDefault="00EF5E16">
            <w:pPr>
              <w:spacing w:before="0" w:after="0"/>
              <w:ind w:firstLine="0"/>
              <w:jc w:val="left"/>
              <w:textAlignment w:val="top"/>
            </w:pPr>
            <w:r>
              <w:lastRenderedPageBreak/>
              <w:t>TSP_TOKEN_REQUESTOR_ID</w:t>
            </w:r>
          </w:p>
        </w:tc>
        <w:tc>
          <w:tcPr>
            <w:tcW w:w="3115" w:type="dxa"/>
            <w:tcPrChange w:id="316" w:author="Quan Tran Duc (CV Phat trien Core Cap 2 - TT Phat trien - Khoi CNTT)" w:date="2026-09-22T10:22:00Z" w16du:dateUtc="2026-09-22T03:22:00Z">
              <w:tcPr>
                <w:tcW w:w="3119" w:type="dxa"/>
              </w:tcPr>
            </w:tcPrChange>
          </w:tcPr>
          <w:p w14:paraId="393978BF" w14:textId="77777777" w:rsidR="00B65A4A" w:rsidRDefault="00EF5E16">
            <w:pPr>
              <w:spacing w:before="0" w:after="0"/>
              <w:ind w:firstLine="0"/>
              <w:jc w:val="left"/>
              <w:textAlignment w:val="top"/>
            </w:pPr>
            <w:r>
              <w:t>VARCHAR2(32)</w:t>
            </w:r>
          </w:p>
        </w:tc>
        <w:tc>
          <w:tcPr>
            <w:tcW w:w="3114" w:type="dxa"/>
            <w:tcPrChange w:id="317" w:author="Quan Tran Duc (CV Phat trien Core Cap 2 - TT Phat trien - Khoi CNTT)" w:date="2026-09-22T10:22:00Z" w16du:dateUtc="2026-09-22T03:22:00Z">
              <w:tcPr>
                <w:tcW w:w="3119" w:type="dxa"/>
              </w:tcPr>
            </w:tcPrChange>
          </w:tcPr>
          <w:p w14:paraId="6CDA1CC3" w14:textId="77777777" w:rsidR="00B65A4A" w:rsidRDefault="00EF5E16">
            <w:pPr>
              <w:spacing w:before="0" w:after="0"/>
              <w:ind w:firstLine="0"/>
              <w:jc w:val="left"/>
              <w:textAlignment w:val="top"/>
            </w:pPr>
            <w:r>
              <w:t>Id token requestor phía TSP</w:t>
            </w:r>
          </w:p>
        </w:tc>
      </w:tr>
      <w:tr w:rsidR="00B65A4A" w14:paraId="44D4BF4B" w14:textId="77777777" w:rsidTr="00084531">
        <w:trPr>
          <w:cantSplit/>
          <w:trPrChange w:id="318" w:author="Quan Tran Duc (CV Phat trien Core Cap 2 - TT Phat trien - Khoi CNTT)" w:date="2026-09-22T10:22:00Z" w16du:dateUtc="2026-09-22T03:22:00Z">
            <w:trPr>
              <w:cantSplit/>
            </w:trPr>
          </w:trPrChange>
        </w:trPr>
        <w:tc>
          <w:tcPr>
            <w:tcW w:w="3118" w:type="dxa"/>
            <w:tcPrChange w:id="319" w:author="Quan Tran Duc (CV Phat trien Core Cap 2 - TT Phat trien - Khoi CNTT)" w:date="2026-09-22T10:22:00Z" w16du:dateUtc="2026-09-22T03:22:00Z">
              <w:tcPr>
                <w:tcW w:w="3119" w:type="dxa"/>
              </w:tcPr>
            </w:tcPrChange>
          </w:tcPr>
          <w:p w14:paraId="1E659894" w14:textId="77777777" w:rsidR="00B65A4A" w:rsidRDefault="00EF5E16">
            <w:pPr>
              <w:spacing w:before="0" w:after="0"/>
              <w:ind w:firstLine="0"/>
              <w:jc w:val="left"/>
              <w:textAlignment w:val="top"/>
            </w:pPr>
            <w:r>
              <w:t>TOKEN_REQUESTOR_NAME</w:t>
            </w:r>
          </w:p>
        </w:tc>
        <w:tc>
          <w:tcPr>
            <w:tcW w:w="3115" w:type="dxa"/>
            <w:tcPrChange w:id="320" w:author="Quan Tran Duc (CV Phat trien Core Cap 2 - TT Phat trien - Khoi CNTT)" w:date="2026-09-22T10:22:00Z" w16du:dateUtc="2026-09-22T03:22:00Z">
              <w:tcPr>
                <w:tcW w:w="3119" w:type="dxa"/>
              </w:tcPr>
            </w:tcPrChange>
          </w:tcPr>
          <w:p w14:paraId="3A9B20F6" w14:textId="77777777" w:rsidR="00B65A4A" w:rsidRDefault="00EF5E16">
            <w:pPr>
              <w:spacing w:before="0" w:after="0"/>
              <w:ind w:firstLine="0"/>
              <w:jc w:val="left"/>
              <w:textAlignment w:val="top"/>
            </w:pPr>
            <w:r>
              <w:t>VARCHAR2(256)</w:t>
            </w:r>
          </w:p>
        </w:tc>
        <w:tc>
          <w:tcPr>
            <w:tcW w:w="3114" w:type="dxa"/>
            <w:tcPrChange w:id="321" w:author="Quan Tran Duc (CV Phat trien Core Cap 2 - TT Phat trien - Khoi CNTT)" w:date="2026-09-22T10:22:00Z" w16du:dateUtc="2026-09-22T03:22:00Z">
              <w:tcPr>
                <w:tcW w:w="3119" w:type="dxa"/>
              </w:tcPr>
            </w:tcPrChange>
          </w:tcPr>
          <w:p w14:paraId="6C4C43DF" w14:textId="77777777" w:rsidR="00B65A4A" w:rsidRDefault="00EF5E16">
            <w:pPr>
              <w:spacing w:before="0" w:after="0"/>
              <w:ind w:firstLine="0"/>
              <w:jc w:val="left"/>
              <w:textAlignment w:val="top"/>
            </w:pPr>
            <w:r>
              <w:t>Tên token requestor</w:t>
            </w:r>
          </w:p>
        </w:tc>
      </w:tr>
      <w:tr w:rsidR="00B65A4A" w14:paraId="740A2F35" w14:textId="77777777" w:rsidTr="00084531">
        <w:trPr>
          <w:cantSplit/>
          <w:trPrChange w:id="322" w:author="Quan Tran Duc (CV Phat trien Core Cap 2 - TT Phat trien - Khoi CNTT)" w:date="2026-09-22T10:22:00Z" w16du:dateUtc="2026-09-22T03:22:00Z">
            <w:trPr>
              <w:cantSplit/>
            </w:trPr>
          </w:trPrChange>
        </w:trPr>
        <w:tc>
          <w:tcPr>
            <w:tcW w:w="3118" w:type="dxa"/>
            <w:tcPrChange w:id="323" w:author="Quan Tran Duc (CV Phat trien Core Cap 2 - TT Phat trien - Khoi CNTT)" w:date="2026-09-22T10:22:00Z" w16du:dateUtc="2026-09-22T03:22:00Z">
              <w:tcPr>
                <w:tcW w:w="3119" w:type="dxa"/>
              </w:tcPr>
            </w:tcPrChange>
          </w:tcPr>
          <w:p w14:paraId="30BB6EB3" w14:textId="77777777" w:rsidR="00B65A4A" w:rsidRDefault="00EF5E16">
            <w:pPr>
              <w:spacing w:before="0" w:after="0"/>
              <w:ind w:firstLine="0"/>
              <w:jc w:val="left"/>
              <w:textAlignment w:val="top"/>
            </w:pPr>
            <w:r>
              <w:t>TSP_TOKEN_ID</w:t>
            </w:r>
          </w:p>
        </w:tc>
        <w:tc>
          <w:tcPr>
            <w:tcW w:w="3115" w:type="dxa"/>
            <w:tcPrChange w:id="324" w:author="Quan Tran Duc (CV Phat trien Core Cap 2 - TT Phat trien - Khoi CNTT)" w:date="2026-09-22T10:22:00Z" w16du:dateUtc="2026-09-22T03:22:00Z">
              <w:tcPr>
                <w:tcW w:w="3119" w:type="dxa"/>
              </w:tcPr>
            </w:tcPrChange>
          </w:tcPr>
          <w:p w14:paraId="21928353" w14:textId="77777777" w:rsidR="00B65A4A" w:rsidRDefault="00EF5E16">
            <w:pPr>
              <w:spacing w:before="0" w:after="0"/>
              <w:ind w:firstLine="0"/>
              <w:jc w:val="left"/>
              <w:textAlignment w:val="top"/>
            </w:pPr>
            <w:r>
              <w:t>VARCHAR2(128)</w:t>
            </w:r>
          </w:p>
        </w:tc>
        <w:tc>
          <w:tcPr>
            <w:tcW w:w="3114" w:type="dxa"/>
            <w:tcPrChange w:id="325" w:author="Quan Tran Duc (CV Phat trien Core Cap 2 - TT Phat trien - Khoi CNTT)" w:date="2026-09-22T10:22:00Z" w16du:dateUtc="2026-09-22T03:22:00Z">
              <w:tcPr>
                <w:tcW w:w="3119" w:type="dxa"/>
              </w:tcPr>
            </w:tcPrChange>
          </w:tcPr>
          <w:p w14:paraId="0CC4C6C5" w14:textId="77777777" w:rsidR="00B65A4A" w:rsidRDefault="00EF5E16">
            <w:pPr>
              <w:spacing w:before="0" w:after="0"/>
              <w:ind w:firstLine="0"/>
              <w:jc w:val="left"/>
              <w:textAlignment w:val="top"/>
            </w:pPr>
            <w:r>
              <w:t>Id token phía TSP</w:t>
            </w:r>
          </w:p>
        </w:tc>
      </w:tr>
      <w:tr w:rsidR="00B65A4A" w14:paraId="21F5B8CB" w14:textId="77777777" w:rsidTr="00084531">
        <w:trPr>
          <w:cantSplit/>
          <w:trPrChange w:id="326" w:author="Quan Tran Duc (CV Phat trien Core Cap 2 - TT Phat trien - Khoi CNTT)" w:date="2026-09-22T10:22:00Z" w16du:dateUtc="2026-09-22T03:22:00Z">
            <w:trPr>
              <w:cantSplit/>
            </w:trPr>
          </w:trPrChange>
        </w:trPr>
        <w:tc>
          <w:tcPr>
            <w:tcW w:w="3118" w:type="dxa"/>
            <w:tcPrChange w:id="327" w:author="Quan Tran Duc (CV Phat trien Core Cap 2 - TT Phat trien - Khoi CNTT)" w:date="2026-09-22T10:22:00Z" w16du:dateUtc="2026-09-22T03:22:00Z">
              <w:tcPr>
                <w:tcW w:w="3119" w:type="dxa"/>
              </w:tcPr>
            </w:tcPrChange>
          </w:tcPr>
          <w:p w14:paraId="45C1F492" w14:textId="77777777" w:rsidR="00B65A4A" w:rsidRDefault="00EF5E16">
            <w:pPr>
              <w:spacing w:before="0" w:after="0"/>
              <w:ind w:firstLine="0"/>
              <w:jc w:val="left"/>
              <w:textAlignment w:val="top"/>
            </w:pPr>
            <w:r>
              <w:t>TSP_PAN_ID</w:t>
            </w:r>
          </w:p>
        </w:tc>
        <w:tc>
          <w:tcPr>
            <w:tcW w:w="3115" w:type="dxa"/>
            <w:tcPrChange w:id="328" w:author="Quan Tran Duc (CV Phat trien Core Cap 2 - TT Phat trien - Khoi CNTT)" w:date="2026-09-22T10:22:00Z" w16du:dateUtc="2026-09-22T03:22:00Z">
              <w:tcPr>
                <w:tcW w:w="3119" w:type="dxa"/>
              </w:tcPr>
            </w:tcPrChange>
          </w:tcPr>
          <w:p w14:paraId="3CD069AB" w14:textId="77777777" w:rsidR="00B65A4A" w:rsidRDefault="00EF5E16">
            <w:pPr>
              <w:spacing w:before="0" w:after="0"/>
              <w:ind w:firstLine="0"/>
              <w:jc w:val="left"/>
              <w:textAlignment w:val="top"/>
            </w:pPr>
            <w:r>
              <w:t>VARCHAR2(128)</w:t>
            </w:r>
          </w:p>
        </w:tc>
        <w:tc>
          <w:tcPr>
            <w:tcW w:w="3114" w:type="dxa"/>
            <w:tcPrChange w:id="329" w:author="Quan Tran Duc (CV Phat trien Core Cap 2 - TT Phat trien - Khoi CNTT)" w:date="2026-09-22T10:22:00Z" w16du:dateUtc="2026-09-22T03:22:00Z">
              <w:tcPr>
                <w:tcW w:w="3119" w:type="dxa"/>
              </w:tcPr>
            </w:tcPrChange>
          </w:tcPr>
          <w:p w14:paraId="22729CCA" w14:textId="77777777" w:rsidR="00B65A4A" w:rsidRDefault="00EF5E16">
            <w:pPr>
              <w:spacing w:before="0" w:after="0"/>
              <w:ind w:firstLine="0"/>
              <w:jc w:val="left"/>
              <w:textAlignment w:val="top"/>
            </w:pPr>
            <w:r>
              <w:t>Id PAN phía TSP</w:t>
            </w:r>
          </w:p>
        </w:tc>
      </w:tr>
      <w:tr w:rsidR="00B65A4A" w14:paraId="3BD43276" w14:textId="77777777" w:rsidTr="00084531">
        <w:trPr>
          <w:cantSplit/>
          <w:trPrChange w:id="330" w:author="Quan Tran Duc (CV Phat trien Core Cap 2 - TT Phat trien - Khoi CNTT)" w:date="2026-09-22T10:22:00Z" w16du:dateUtc="2026-09-22T03:22:00Z">
            <w:trPr>
              <w:cantSplit/>
            </w:trPr>
          </w:trPrChange>
        </w:trPr>
        <w:tc>
          <w:tcPr>
            <w:tcW w:w="3118" w:type="dxa"/>
            <w:tcPrChange w:id="331" w:author="Quan Tran Duc (CV Phat trien Core Cap 2 - TT Phat trien - Khoi CNTT)" w:date="2026-09-22T10:22:00Z" w16du:dateUtc="2026-09-22T03:22:00Z">
              <w:tcPr>
                <w:tcW w:w="3119" w:type="dxa"/>
              </w:tcPr>
            </w:tcPrChange>
          </w:tcPr>
          <w:p w14:paraId="6ABEFB31" w14:textId="77777777" w:rsidR="00B65A4A" w:rsidRDefault="00EF5E16">
            <w:pPr>
              <w:spacing w:before="0" w:after="0"/>
              <w:ind w:firstLine="0"/>
              <w:jc w:val="left"/>
              <w:textAlignment w:val="top"/>
            </w:pPr>
            <w:r>
              <w:t>TSP_TOKEN_PROVISIONING_ID</w:t>
            </w:r>
          </w:p>
        </w:tc>
        <w:tc>
          <w:tcPr>
            <w:tcW w:w="3115" w:type="dxa"/>
            <w:tcPrChange w:id="332" w:author="Quan Tran Duc (CV Phat trien Core Cap 2 - TT Phat trien - Khoi CNTT)" w:date="2026-09-22T10:22:00Z" w16du:dateUtc="2026-09-22T03:22:00Z">
              <w:tcPr>
                <w:tcW w:w="3119" w:type="dxa"/>
              </w:tcPr>
            </w:tcPrChange>
          </w:tcPr>
          <w:p w14:paraId="3BB77086" w14:textId="77777777" w:rsidR="00B65A4A" w:rsidRDefault="00EF5E16">
            <w:pPr>
              <w:spacing w:before="0" w:after="0"/>
              <w:ind w:firstLine="0"/>
              <w:jc w:val="left"/>
              <w:textAlignment w:val="top"/>
            </w:pPr>
            <w:r>
              <w:t>VARCHAR2(128)</w:t>
            </w:r>
          </w:p>
        </w:tc>
        <w:tc>
          <w:tcPr>
            <w:tcW w:w="3114" w:type="dxa"/>
            <w:tcPrChange w:id="333" w:author="Quan Tran Duc (CV Phat trien Core Cap 2 - TT Phat trien - Khoi CNTT)" w:date="2026-09-22T10:22:00Z" w16du:dateUtc="2026-09-22T03:22:00Z">
              <w:tcPr>
                <w:tcW w:w="3119" w:type="dxa"/>
              </w:tcPr>
            </w:tcPrChange>
          </w:tcPr>
          <w:p w14:paraId="0764A9D6" w14:textId="77777777" w:rsidR="00B65A4A" w:rsidRDefault="00EF5E16">
            <w:pPr>
              <w:spacing w:before="0" w:after="0"/>
              <w:ind w:firstLine="0"/>
              <w:jc w:val="left"/>
              <w:textAlignment w:val="top"/>
            </w:pPr>
            <w:r>
              <w:t>Id provisioning phía TSP</w:t>
            </w:r>
          </w:p>
        </w:tc>
      </w:tr>
      <w:tr w:rsidR="00B65A4A" w14:paraId="51A3D928" w14:textId="77777777" w:rsidTr="00084531">
        <w:trPr>
          <w:cantSplit/>
          <w:trPrChange w:id="334" w:author="Quan Tran Duc (CV Phat trien Core Cap 2 - TT Phat trien - Khoi CNTT)" w:date="2026-09-22T10:22:00Z" w16du:dateUtc="2026-09-22T03:22:00Z">
            <w:trPr>
              <w:cantSplit/>
            </w:trPr>
          </w:trPrChange>
        </w:trPr>
        <w:tc>
          <w:tcPr>
            <w:tcW w:w="3118" w:type="dxa"/>
            <w:tcPrChange w:id="335" w:author="Quan Tran Duc (CV Phat trien Core Cap 2 - TT Phat trien - Khoi CNTT)" w:date="2026-09-22T10:22:00Z" w16du:dateUtc="2026-09-22T03:22:00Z">
              <w:tcPr>
                <w:tcW w:w="3119" w:type="dxa"/>
              </w:tcPr>
            </w:tcPrChange>
          </w:tcPr>
          <w:p w14:paraId="56A0A9CA" w14:textId="77777777" w:rsidR="00B65A4A" w:rsidRDefault="00EF5E16">
            <w:pPr>
              <w:spacing w:before="0" w:after="0"/>
              <w:ind w:firstLine="0"/>
              <w:jc w:val="left"/>
              <w:textAlignment w:val="top"/>
            </w:pPr>
            <w:r>
              <w:t>TR_CUSTOMER_WALLET_ID</w:t>
            </w:r>
          </w:p>
        </w:tc>
        <w:tc>
          <w:tcPr>
            <w:tcW w:w="3115" w:type="dxa"/>
            <w:tcPrChange w:id="336" w:author="Quan Tran Duc (CV Phat trien Core Cap 2 - TT Phat trien - Khoi CNTT)" w:date="2026-09-22T10:22:00Z" w16du:dateUtc="2026-09-22T03:22:00Z">
              <w:tcPr>
                <w:tcW w:w="3119" w:type="dxa"/>
              </w:tcPr>
            </w:tcPrChange>
          </w:tcPr>
          <w:p w14:paraId="6C9E8AD0" w14:textId="77777777" w:rsidR="00B65A4A" w:rsidRDefault="00EF5E16">
            <w:pPr>
              <w:spacing w:before="0" w:after="0"/>
              <w:ind w:firstLine="0"/>
              <w:jc w:val="left"/>
              <w:textAlignment w:val="top"/>
            </w:pPr>
            <w:r>
              <w:t>VARCHAR2(128)</w:t>
            </w:r>
          </w:p>
        </w:tc>
        <w:tc>
          <w:tcPr>
            <w:tcW w:w="3114" w:type="dxa"/>
            <w:tcPrChange w:id="337" w:author="Quan Tran Duc (CV Phat trien Core Cap 2 - TT Phat trien - Khoi CNTT)" w:date="2026-09-22T10:22:00Z" w16du:dateUtc="2026-09-22T03:22:00Z">
              <w:tcPr>
                <w:tcW w:w="3119" w:type="dxa"/>
              </w:tcPr>
            </w:tcPrChange>
          </w:tcPr>
          <w:p w14:paraId="19404500" w14:textId="77777777" w:rsidR="00B65A4A" w:rsidRDefault="00EF5E16">
            <w:pPr>
              <w:spacing w:before="0" w:after="0"/>
              <w:ind w:firstLine="0"/>
              <w:jc w:val="left"/>
              <w:textAlignment w:val="top"/>
            </w:pPr>
            <w:r>
              <w:t>Id ví khách hàng phía token requestor</w:t>
            </w:r>
          </w:p>
        </w:tc>
      </w:tr>
      <w:tr w:rsidR="00B65A4A" w14:paraId="0CBCFE25" w14:textId="77777777" w:rsidTr="00084531">
        <w:trPr>
          <w:cantSplit/>
          <w:trPrChange w:id="338" w:author="Quan Tran Duc (CV Phat trien Core Cap 2 - TT Phat trien - Khoi CNTT)" w:date="2026-09-22T10:22:00Z" w16du:dateUtc="2026-09-22T03:22:00Z">
            <w:trPr>
              <w:cantSplit/>
            </w:trPr>
          </w:trPrChange>
        </w:trPr>
        <w:tc>
          <w:tcPr>
            <w:tcW w:w="3118" w:type="dxa"/>
            <w:tcPrChange w:id="339" w:author="Quan Tran Duc (CV Phat trien Core Cap 2 - TT Phat trien - Khoi CNTT)" w:date="2026-09-22T10:22:00Z" w16du:dateUtc="2026-09-22T03:22:00Z">
              <w:tcPr>
                <w:tcW w:w="3119" w:type="dxa"/>
              </w:tcPr>
            </w:tcPrChange>
          </w:tcPr>
          <w:p w14:paraId="15CEAA4D" w14:textId="77777777" w:rsidR="00B65A4A" w:rsidRDefault="00EF5E16">
            <w:pPr>
              <w:spacing w:before="0" w:after="0"/>
              <w:ind w:firstLine="0"/>
              <w:jc w:val="left"/>
              <w:textAlignment w:val="top"/>
            </w:pPr>
            <w:r>
              <w:t>ISSUER_CUSTOMER_ID</w:t>
            </w:r>
          </w:p>
        </w:tc>
        <w:tc>
          <w:tcPr>
            <w:tcW w:w="3115" w:type="dxa"/>
            <w:tcPrChange w:id="340" w:author="Quan Tran Duc (CV Phat trien Core Cap 2 - TT Phat trien - Khoi CNTT)" w:date="2026-09-22T10:22:00Z" w16du:dateUtc="2026-09-22T03:22:00Z">
              <w:tcPr>
                <w:tcW w:w="3119" w:type="dxa"/>
              </w:tcPr>
            </w:tcPrChange>
          </w:tcPr>
          <w:p w14:paraId="34680C7D" w14:textId="77777777" w:rsidR="00B65A4A" w:rsidRDefault="00EF5E16">
            <w:pPr>
              <w:spacing w:before="0" w:after="0"/>
              <w:ind w:firstLine="0"/>
              <w:jc w:val="left"/>
              <w:textAlignment w:val="top"/>
            </w:pPr>
            <w:r>
              <w:t>VARCHAR2(64)</w:t>
            </w:r>
          </w:p>
        </w:tc>
        <w:tc>
          <w:tcPr>
            <w:tcW w:w="3114" w:type="dxa"/>
            <w:tcPrChange w:id="341" w:author="Quan Tran Duc (CV Phat trien Core Cap 2 - TT Phat trien - Khoi CNTT)" w:date="2026-09-22T10:22:00Z" w16du:dateUtc="2026-09-22T03:22:00Z">
              <w:tcPr>
                <w:tcW w:w="3119" w:type="dxa"/>
              </w:tcPr>
            </w:tcPrChange>
          </w:tcPr>
          <w:p w14:paraId="16B3D9F3" w14:textId="77777777" w:rsidR="00B65A4A" w:rsidRDefault="00EF5E16">
            <w:pPr>
              <w:spacing w:before="0" w:after="0"/>
              <w:ind w:firstLine="0"/>
              <w:jc w:val="left"/>
              <w:textAlignment w:val="top"/>
            </w:pPr>
            <w:r>
              <w:t>Id khách hàng phía issuer</w:t>
            </w:r>
          </w:p>
        </w:tc>
      </w:tr>
      <w:tr w:rsidR="00B65A4A" w14:paraId="4C62055A" w14:textId="77777777" w:rsidTr="00084531">
        <w:trPr>
          <w:cantSplit/>
          <w:trPrChange w:id="342" w:author="Quan Tran Duc (CV Phat trien Core Cap 2 - TT Phat trien - Khoi CNTT)" w:date="2026-09-22T10:22:00Z" w16du:dateUtc="2026-09-22T03:22:00Z">
            <w:trPr>
              <w:cantSplit/>
            </w:trPr>
          </w:trPrChange>
        </w:trPr>
        <w:tc>
          <w:tcPr>
            <w:tcW w:w="3118" w:type="dxa"/>
            <w:tcPrChange w:id="343" w:author="Quan Tran Duc (CV Phat trien Core Cap 2 - TT Phat trien - Khoi CNTT)" w:date="2026-09-22T10:22:00Z" w16du:dateUtc="2026-09-22T03:22:00Z">
              <w:tcPr>
                <w:tcW w:w="3119" w:type="dxa"/>
              </w:tcPr>
            </w:tcPrChange>
          </w:tcPr>
          <w:p w14:paraId="496E9421" w14:textId="77777777" w:rsidR="00B65A4A" w:rsidRDefault="00EF5E16">
            <w:pPr>
              <w:spacing w:before="0" w:after="0"/>
              <w:ind w:firstLine="0"/>
              <w:jc w:val="left"/>
              <w:textAlignment w:val="top"/>
            </w:pPr>
            <w:r>
              <w:t>ISSUER_CARD_ID</w:t>
            </w:r>
          </w:p>
        </w:tc>
        <w:tc>
          <w:tcPr>
            <w:tcW w:w="3115" w:type="dxa"/>
            <w:tcPrChange w:id="344" w:author="Quan Tran Duc (CV Phat trien Core Cap 2 - TT Phat trien - Khoi CNTT)" w:date="2026-09-22T10:22:00Z" w16du:dateUtc="2026-09-22T03:22:00Z">
              <w:tcPr>
                <w:tcW w:w="3119" w:type="dxa"/>
              </w:tcPr>
            </w:tcPrChange>
          </w:tcPr>
          <w:p w14:paraId="323582CA" w14:textId="77777777" w:rsidR="00B65A4A" w:rsidRDefault="00EF5E16">
            <w:pPr>
              <w:spacing w:before="0" w:after="0"/>
              <w:ind w:firstLine="0"/>
              <w:jc w:val="left"/>
              <w:textAlignment w:val="top"/>
            </w:pPr>
            <w:r>
              <w:t>VARCHAR2(64)</w:t>
            </w:r>
          </w:p>
        </w:tc>
        <w:tc>
          <w:tcPr>
            <w:tcW w:w="3114" w:type="dxa"/>
            <w:tcPrChange w:id="345" w:author="Quan Tran Duc (CV Phat trien Core Cap 2 - TT Phat trien - Khoi CNTT)" w:date="2026-09-22T10:22:00Z" w16du:dateUtc="2026-09-22T03:22:00Z">
              <w:tcPr>
                <w:tcW w:w="3119" w:type="dxa"/>
              </w:tcPr>
            </w:tcPrChange>
          </w:tcPr>
          <w:p w14:paraId="49E76031" w14:textId="77777777" w:rsidR="00B65A4A" w:rsidRDefault="00EF5E16">
            <w:pPr>
              <w:spacing w:before="0" w:after="0"/>
              <w:ind w:firstLine="0"/>
              <w:jc w:val="left"/>
              <w:textAlignment w:val="top"/>
            </w:pPr>
            <w:r>
              <w:t>Id thẻ phía issuer</w:t>
            </w:r>
          </w:p>
        </w:tc>
      </w:tr>
      <w:tr w:rsidR="00B65A4A" w14:paraId="18F3B913" w14:textId="77777777" w:rsidTr="00084531">
        <w:trPr>
          <w:cantSplit/>
          <w:trPrChange w:id="346" w:author="Quan Tran Duc (CV Phat trien Core Cap 2 - TT Phat trien - Khoi CNTT)" w:date="2026-09-22T10:22:00Z" w16du:dateUtc="2026-09-22T03:22:00Z">
            <w:trPr>
              <w:cantSplit/>
            </w:trPr>
          </w:trPrChange>
        </w:trPr>
        <w:tc>
          <w:tcPr>
            <w:tcW w:w="3118" w:type="dxa"/>
            <w:tcPrChange w:id="347" w:author="Quan Tran Duc (CV Phat trien Core Cap 2 - TT Phat trien - Khoi CNTT)" w:date="2026-09-22T10:22:00Z" w16du:dateUtc="2026-09-22T03:22:00Z">
              <w:tcPr>
                <w:tcW w:w="3119" w:type="dxa"/>
              </w:tcPr>
            </w:tcPrChange>
          </w:tcPr>
          <w:p w14:paraId="67742775" w14:textId="77777777" w:rsidR="00B65A4A" w:rsidRDefault="00EF5E16">
            <w:pPr>
              <w:spacing w:before="0" w:after="0"/>
              <w:ind w:firstLine="0"/>
              <w:jc w:val="left"/>
              <w:textAlignment w:val="top"/>
            </w:pPr>
            <w:r>
              <w:t>ISSUER_TOKEN_ID</w:t>
            </w:r>
          </w:p>
        </w:tc>
        <w:tc>
          <w:tcPr>
            <w:tcW w:w="3115" w:type="dxa"/>
            <w:tcPrChange w:id="348" w:author="Quan Tran Duc (CV Phat trien Core Cap 2 - TT Phat trien - Khoi CNTT)" w:date="2026-09-22T10:22:00Z" w16du:dateUtc="2026-09-22T03:22:00Z">
              <w:tcPr>
                <w:tcW w:w="3119" w:type="dxa"/>
              </w:tcPr>
            </w:tcPrChange>
          </w:tcPr>
          <w:p w14:paraId="6E1AA491" w14:textId="77777777" w:rsidR="00B65A4A" w:rsidRDefault="00EF5E16">
            <w:pPr>
              <w:spacing w:before="0" w:after="0"/>
              <w:ind w:firstLine="0"/>
              <w:jc w:val="left"/>
              <w:textAlignment w:val="top"/>
            </w:pPr>
            <w:r>
              <w:t>VARCHAR2(64)</w:t>
            </w:r>
          </w:p>
        </w:tc>
        <w:tc>
          <w:tcPr>
            <w:tcW w:w="3114" w:type="dxa"/>
            <w:tcPrChange w:id="349" w:author="Quan Tran Duc (CV Phat trien Core Cap 2 - TT Phat trien - Khoi CNTT)" w:date="2026-09-22T10:22:00Z" w16du:dateUtc="2026-09-22T03:22:00Z">
              <w:tcPr>
                <w:tcW w:w="3119" w:type="dxa"/>
              </w:tcPr>
            </w:tcPrChange>
          </w:tcPr>
          <w:p w14:paraId="0F28528E" w14:textId="77777777" w:rsidR="00B65A4A" w:rsidRDefault="00EF5E16">
            <w:pPr>
              <w:spacing w:before="0" w:after="0"/>
              <w:ind w:firstLine="0"/>
              <w:jc w:val="left"/>
              <w:textAlignment w:val="top"/>
            </w:pPr>
            <w:r>
              <w:t>Id token phía issuer</w:t>
            </w:r>
          </w:p>
        </w:tc>
      </w:tr>
      <w:tr w:rsidR="00B65A4A" w14:paraId="191B05B9" w14:textId="77777777" w:rsidTr="00084531">
        <w:trPr>
          <w:cantSplit/>
          <w:trPrChange w:id="350" w:author="Quan Tran Duc (CV Phat trien Core Cap 2 - TT Phat trien - Khoi CNTT)" w:date="2026-09-22T10:22:00Z" w16du:dateUtc="2026-09-22T03:22:00Z">
            <w:trPr>
              <w:cantSplit/>
            </w:trPr>
          </w:trPrChange>
        </w:trPr>
        <w:tc>
          <w:tcPr>
            <w:tcW w:w="3118" w:type="dxa"/>
            <w:tcPrChange w:id="351" w:author="Quan Tran Duc (CV Phat trien Core Cap 2 - TT Phat trien - Khoi CNTT)" w:date="2026-09-22T10:22:00Z" w16du:dateUtc="2026-09-22T03:22:00Z">
              <w:tcPr>
                <w:tcW w:w="3119" w:type="dxa"/>
              </w:tcPr>
            </w:tcPrChange>
          </w:tcPr>
          <w:p w14:paraId="590FDD2D" w14:textId="77777777" w:rsidR="00B65A4A" w:rsidRDefault="00EF5E16">
            <w:pPr>
              <w:spacing w:before="0" w:after="0"/>
              <w:ind w:firstLine="0"/>
              <w:jc w:val="left"/>
              <w:textAlignment w:val="top"/>
            </w:pPr>
            <w:r>
              <w:t>TOKEN_TYPE</w:t>
            </w:r>
          </w:p>
        </w:tc>
        <w:tc>
          <w:tcPr>
            <w:tcW w:w="3115" w:type="dxa"/>
            <w:tcPrChange w:id="352" w:author="Quan Tran Duc (CV Phat trien Core Cap 2 - TT Phat trien - Khoi CNTT)" w:date="2026-09-22T10:22:00Z" w16du:dateUtc="2026-09-22T03:22:00Z">
              <w:tcPr>
                <w:tcW w:w="3119" w:type="dxa"/>
              </w:tcPr>
            </w:tcPrChange>
          </w:tcPr>
          <w:p w14:paraId="50A4E7EE" w14:textId="77777777" w:rsidR="00B65A4A" w:rsidRDefault="00EF5E16">
            <w:pPr>
              <w:spacing w:before="0" w:after="0"/>
              <w:ind w:firstLine="0"/>
              <w:jc w:val="left"/>
              <w:textAlignment w:val="top"/>
            </w:pPr>
            <w:r>
              <w:t>VARCHAR2(32)</w:t>
            </w:r>
          </w:p>
        </w:tc>
        <w:tc>
          <w:tcPr>
            <w:tcW w:w="3114" w:type="dxa"/>
            <w:tcPrChange w:id="353" w:author="Quan Tran Duc (CV Phat trien Core Cap 2 - TT Phat trien - Khoi CNTT)" w:date="2026-09-22T10:22:00Z" w16du:dateUtc="2026-09-22T03:22:00Z">
              <w:tcPr>
                <w:tcW w:w="3119" w:type="dxa"/>
              </w:tcPr>
            </w:tcPrChange>
          </w:tcPr>
          <w:p w14:paraId="61627478" w14:textId="77777777" w:rsidR="00B65A4A" w:rsidRDefault="00EF5E16">
            <w:pPr>
              <w:spacing w:before="0" w:after="0"/>
              <w:ind w:firstLine="0"/>
              <w:jc w:val="left"/>
              <w:textAlignment w:val="top"/>
            </w:pPr>
            <w:r>
              <w:t>Loại token</w:t>
            </w:r>
          </w:p>
        </w:tc>
      </w:tr>
      <w:tr w:rsidR="00B65A4A" w14:paraId="061F93D7" w14:textId="77777777" w:rsidTr="00084531">
        <w:trPr>
          <w:cantSplit/>
          <w:trPrChange w:id="354" w:author="Quan Tran Duc (CV Phat trien Core Cap 2 - TT Phat trien - Khoi CNTT)" w:date="2026-09-22T10:22:00Z" w16du:dateUtc="2026-09-22T03:22:00Z">
            <w:trPr>
              <w:cantSplit/>
            </w:trPr>
          </w:trPrChange>
        </w:trPr>
        <w:tc>
          <w:tcPr>
            <w:tcW w:w="3118" w:type="dxa"/>
            <w:tcPrChange w:id="355" w:author="Quan Tran Duc (CV Phat trien Core Cap 2 - TT Phat trien - Khoi CNTT)" w:date="2026-09-22T10:22:00Z" w16du:dateUtc="2026-09-22T03:22:00Z">
              <w:tcPr>
                <w:tcW w:w="3119" w:type="dxa"/>
              </w:tcPr>
            </w:tcPrChange>
          </w:tcPr>
          <w:p w14:paraId="3CB753CA" w14:textId="77777777" w:rsidR="00B65A4A" w:rsidRDefault="00EF5E16">
            <w:pPr>
              <w:spacing w:before="0" w:after="0"/>
              <w:ind w:firstLine="0"/>
              <w:jc w:val="left"/>
              <w:textAlignment w:val="top"/>
            </w:pPr>
            <w:r>
              <w:t>TOKEN_EXPIRY_DATE</w:t>
            </w:r>
          </w:p>
        </w:tc>
        <w:tc>
          <w:tcPr>
            <w:tcW w:w="3115" w:type="dxa"/>
            <w:tcPrChange w:id="356" w:author="Quan Tran Duc (CV Phat trien Core Cap 2 - TT Phat trien - Khoi CNTT)" w:date="2026-09-22T10:22:00Z" w16du:dateUtc="2026-09-22T03:22:00Z">
              <w:tcPr>
                <w:tcW w:w="3119" w:type="dxa"/>
              </w:tcPr>
            </w:tcPrChange>
          </w:tcPr>
          <w:p w14:paraId="60162E18" w14:textId="77777777" w:rsidR="00B65A4A" w:rsidRDefault="00EF5E16">
            <w:pPr>
              <w:spacing w:before="0" w:after="0"/>
              <w:ind w:firstLine="0"/>
              <w:jc w:val="left"/>
              <w:textAlignment w:val="top"/>
            </w:pPr>
            <w:r>
              <w:t>VARCHAR2(8)</w:t>
            </w:r>
          </w:p>
        </w:tc>
        <w:tc>
          <w:tcPr>
            <w:tcW w:w="3114" w:type="dxa"/>
            <w:tcPrChange w:id="357" w:author="Quan Tran Duc (CV Phat trien Core Cap 2 - TT Phat trien - Khoi CNTT)" w:date="2026-09-22T10:22:00Z" w16du:dateUtc="2026-09-22T03:22:00Z">
              <w:tcPr>
                <w:tcW w:w="3119" w:type="dxa"/>
              </w:tcPr>
            </w:tcPrChange>
          </w:tcPr>
          <w:p w14:paraId="4DF33405" w14:textId="77777777" w:rsidR="00B65A4A" w:rsidRDefault="00EF5E16">
            <w:pPr>
              <w:spacing w:before="0" w:after="0"/>
              <w:ind w:firstLine="0"/>
              <w:jc w:val="left"/>
              <w:textAlignment w:val="top"/>
            </w:pPr>
            <w:r>
              <w:t>Ngày hết hạn token</w:t>
            </w:r>
          </w:p>
        </w:tc>
      </w:tr>
      <w:tr w:rsidR="00B65A4A" w14:paraId="3E918214" w14:textId="77777777" w:rsidTr="00084531">
        <w:trPr>
          <w:cantSplit/>
          <w:trPrChange w:id="358" w:author="Quan Tran Duc (CV Phat trien Core Cap 2 - TT Phat trien - Khoi CNTT)" w:date="2026-09-22T10:22:00Z" w16du:dateUtc="2026-09-22T03:22:00Z">
            <w:trPr>
              <w:cantSplit/>
            </w:trPr>
          </w:trPrChange>
        </w:trPr>
        <w:tc>
          <w:tcPr>
            <w:tcW w:w="3118" w:type="dxa"/>
            <w:tcPrChange w:id="359" w:author="Quan Tran Duc (CV Phat trien Core Cap 2 - TT Phat trien - Khoi CNTT)" w:date="2026-09-22T10:22:00Z" w16du:dateUtc="2026-09-22T03:22:00Z">
              <w:tcPr>
                <w:tcW w:w="3119" w:type="dxa"/>
              </w:tcPr>
            </w:tcPrChange>
          </w:tcPr>
          <w:p w14:paraId="0477416D" w14:textId="77777777" w:rsidR="00B65A4A" w:rsidRDefault="00EF5E16">
            <w:pPr>
              <w:spacing w:before="0" w:after="0"/>
              <w:ind w:firstLine="0"/>
              <w:jc w:val="left"/>
              <w:textAlignment w:val="top"/>
            </w:pPr>
            <w:r>
              <w:t>DEVICE_NAME</w:t>
            </w:r>
          </w:p>
        </w:tc>
        <w:tc>
          <w:tcPr>
            <w:tcW w:w="3115" w:type="dxa"/>
            <w:tcPrChange w:id="360" w:author="Quan Tran Duc (CV Phat trien Core Cap 2 - TT Phat trien - Khoi CNTT)" w:date="2026-09-22T10:22:00Z" w16du:dateUtc="2026-09-22T03:22:00Z">
              <w:tcPr>
                <w:tcW w:w="3119" w:type="dxa"/>
              </w:tcPr>
            </w:tcPrChange>
          </w:tcPr>
          <w:p w14:paraId="6E15AD6A" w14:textId="77777777" w:rsidR="00B65A4A" w:rsidRDefault="00EF5E16">
            <w:pPr>
              <w:spacing w:before="0" w:after="0"/>
              <w:ind w:firstLine="0"/>
              <w:jc w:val="left"/>
              <w:textAlignment w:val="top"/>
            </w:pPr>
            <w:r>
              <w:t>VARCHAR2(256)</w:t>
            </w:r>
          </w:p>
        </w:tc>
        <w:tc>
          <w:tcPr>
            <w:tcW w:w="3114" w:type="dxa"/>
            <w:tcPrChange w:id="361" w:author="Quan Tran Duc (CV Phat trien Core Cap 2 - TT Phat trien - Khoi CNTT)" w:date="2026-09-22T10:22:00Z" w16du:dateUtc="2026-09-22T03:22:00Z">
              <w:tcPr>
                <w:tcW w:w="3119" w:type="dxa"/>
              </w:tcPr>
            </w:tcPrChange>
          </w:tcPr>
          <w:p w14:paraId="50AAABE6" w14:textId="77777777" w:rsidR="00B65A4A" w:rsidRDefault="00EF5E16">
            <w:pPr>
              <w:spacing w:before="0" w:after="0"/>
              <w:ind w:firstLine="0"/>
              <w:jc w:val="left"/>
              <w:textAlignment w:val="top"/>
            </w:pPr>
            <w:r>
              <w:t>Tên thiết bị</w:t>
            </w:r>
          </w:p>
        </w:tc>
      </w:tr>
      <w:tr w:rsidR="00B65A4A" w14:paraId="0CB31F1D" w14:textId="77777777" w:rsidTr="00084531">
        <w:trPr>
          <w:cantSplit/>
          <w:trPrChange w:id="362" w:author="Quan Tran Duc (CV Phat trien Core Cap 2 - TT Phat trien - Khoi CNTT)" w:date="2026-09-22T10:22:00Z" w16du:dateUtc="2026-09-22T03:22:00Z">
            <w:trPr>
              <w:cantSplit/>
            </w:trPr>
          </w:trPrChange>
        </w:trPr>
        <w:tc>
          <w:tcPr>
            <w:tcW w:w="3118" w:type="dxa"/>
            <w:tcPrChange w:id="363" w:author="Quan Tran Duc (CV Phat trien Core Cap 2 - TT Phat trien - Khoi CNTT)" w:date="2026-09-22T10:22:00Z" w16du:dateUtc="2026-09-22T03:22:00Z">
              <w:tcPr>
                <w:tcW w:w="3119" w:type="dxa"/>
              </w:tcPr>
            </w:tcPrChange>
          </w:tcPr>
          <w:p w14:paraId="6F3805D7" w14:textId="77777777" w:rsidR="00B65A4A" w:rsidRDefault="00EF5E16">
            <w:pPr>
              <w:spacing w:before="0" w:after="0"/>
              <w:ind w:firstLine="0"/>
              <w:jc w:val="left"/>
              <w:textAlignment w:val="top"/>
            </w:pPr>
            <w:r>
              <w:t>SECURE_ELEMENT_ID</w:t>
            </w:r>
          </w:p>
        </w:tc>
        <w:tc>
          <w:tcPr>
            <w:tcW w:w="3115" w:type="dxa"/>
            <w:tcPrChange w:id="364" w:author="Quan Tran Duc (CV Phat trien Core Cap 2 - TT Phat trien - Khoi CNTT)" w:date="2026-09-22T10:22:00Z" w16du:dateUtc="2026-09-22T03:22:00Z">
              <w:tcPr>
                <w:tcW w:w="3119" w:type="dxa"/>
              </w:tcPr>
            </w:tcPrChange>
          </w:tcPr>
          <w:p w14:paraId="5344FB5F" w14:textId="77777777" w:rsidR="00B65A4A" w:rsidRDefault="00EF5E16">
            <w:pPr>
              <w:spacing w:before="0" w:after="0"/>
              <w:ind w:firstLine="0"/>
              <w:jc w:val="left"/>
              <w:textAlignment w:val="top"/>
            </w:pPr>
            <w:r>
              <w:t>VARCHAR2(256)</w:t>
            </w:r>
          </w:p>
        </w:tc>
        <w:tc>
          <w:tcPr>
            <w:tcW w:w="3114" w:type="dxa"/>
            <w:tcPrChange w:id="365" w:author="Quan Tran Duc (CV Phat trien Core Cap 2 - TT Phat trien - Khoi CNTT)" w:date="2026-09-22T10:22:00Z" w16du:dateUtc="2026-09-22T03:22:00Z">
              <w:tcPr>
                <w:tcW w:w="3119" w:type="dxa"/>
              </w:tcPr>
            </w:tcPrChange>
          </w:tcPr>
          <w:p w14:paraId="186C4581" w14:textId="77777777" w:rsidR="00B65A4A" w:rsidRDefault="00EF5E16">
            <w:pPr>
              <w:spacing w:before="0" w:after="0"/>
              <w:ind w:firstLine="0"/>
              <w:jc w:val="left"/>
              <w:textAlignment w:val="top"/>
            </w:pPr>
            <w:r>
              <w:t>Id secure element</w:t>
            </w:r>
          </w:p>
        </w:tc>
      </w:tr>
      <w:tr w:rsidR="00B65A4A" w14:paraId="0A7EC724" w14:textId="77777777" w:rsidTr="00084531">
        <w:trPr>
          <w:cantSplit/>
          <w:trPrChange w:id="366" w:author="Quan Tran Duc (CV Phat trien Core Cap 2 - TT Phat trien - Khoi CNTT)" w:date="2026-09-22T10:22:00Z" w16du:dateUtc="2026-09-22T03:22:00Z">
            <w:trPr>
              <w:cantSplit/>
            </w:trPr>
          </w:trPrChange>
        </w:trPr>
        <w:tc>
          <w:tcPr>
            <w:tcW w:w="3118" w:type="dxa"/>
            <w:tcPrChange w:id="367" w:author="Quan Tran Duc (CV Phat trien Core Cap 2 - TT Phat trien - Khoi CNTT)" w:date="2026-09-22T10:22:00Z" w16du:dateUtc="2026-09-22T03:22:00Z">
              <w:tcPr>
                <w:tcW w:w="3119" w:type="dxa"/>
              </w:tcPr>
            </w:tcPrChange>
          </w:tcPr>
          <w:p w14:paraId="4EBD4652" w14:textId="77777777" w:rsidR="00B65A4A" w:rsidRDefault="00EF5E16">
            <w:pPr>
              <w:spacing w:before="0" w:after="0"/>
              <w:ind w:firstLine="0"/>
              <w:jc w:val="left"/>
              <w:textAlignment w:val="top"/>
            </w:pPr>
            <w:r>
              <w:t>STATUS</w:t>
            </w:r>
          </w:p>
        </w:tc>
        <w:tc>
          <w:tcPr>
            <w:tcW w:w="3115" w:type="dxa"/>
            <w:tcPrChange w:id="368" w:author="Quan Tran Duc (CV Phat trien Core Cap 2 - TT Phat trien - Khoi CNTT)" w:date="2026-09-22T10:22:00Z" w16du:dateUtc="2026-09-22T03:22:00Z">
              <w:tcPr>
                <w:tcW w:w="3119" w:type="dxa"/>
              </w:tcPr>
            </w:tcPrChange>
          </w:tcPr>
          <w:p w14:paraId="4E3F86C3" w14:textId="77777777" w:rsidR="00B65A4A" w:rsidRDefault="00EF5E16">
            <w:pPr>
              <w:spacing w:before="0" w:after="0"/>
              <w:ind w:firstLine="0"/>
              <w:jc w:val="left"/>
              <w:textAlignment w:val="top"/>
            </w:pPr>
            <w:r>
              <w:t>VARCHAR2(32)</w:t>
            </w:r>
          </w:p>
        </w:tc>
        <w:tc>
          <w:tcPr>
            <w:tcW w:w="3114" w:type="dxa"/>
            <w:tcPrChange w:id="369" w:author="Quan Tran Duc (CV Phat trien Core Cap 2 - TT Phat trien - Khoi CNTT)" w:date="2026-09-22T10:22:00Z" w16du:dateUtc="2026-09-22T03:22:00Z">
              <w:tcPr>
                <w:tcW w:w="3119" w:type="dxa"/>
              </w:tcPr>
            </w:tcPrChange>
          </w:tcPr>
          <w:p w14:paraId="7621D1E9" w14:textId="77777777" w:rsidR="00B65A4A" w:rsidRDefault="00EF5E16">
            <w:pPr>
              <w:spacing w:before="0" w:after="0"/>
              <w:ind w:firstLine="0"/>
              <w:jc w:val="left"/>
              <w:textAlignment w:val="top"/>
            </w:pPr>
            <w:r>
              <w:t>Trạng thái token</w:t>
            </w:r>
          </w:p>
        </w:tc>
      </w:tr>
      <w:tr w:rsidR="00B65A4A" w14:paraId="343F3AA6" w14:textId="77777777" w:rsidTr="00084531">
        <w:trPr>
          <w:cantSplit/>
          <w:trPrChange w:id="370" w:author="Quan Tran Duc (CV Phat trien Core Cap 2 - TT Phat trien - Khoi CNTT)" w:date="2026-09-22T10:22:00Z" w16du:dateUtc="2026-09-22T03:22:00Z">
            <w:trPr>
              <w:cantSplit/>
            </w:trPr>
          </w:trPrChange>
        </w:trPr>
        <w:tc>
          <w:tcPr>
            <w:tcW w:w="3118" w:type="dxa"/>
            <w:tcPrChange w:id="371" w:author="Quan Tran Duc (CV Phat trien Core Cap 2 - TT Phat trien - Khoi CNTT)" w:date="2026-09-22T10:22:00Z" w16du:dateUtc="2026-09-22T03:22:00Z">
              <w:tcPr>
                <w:tcW w:w="3119" w:type="dxa"/>
              </w:tcPr>
            </w:tcPrChange>
          </w:tcPr>
          <w:p w14:paraId="3CAA6E58" w14:textId="77777777" w:rsidR="00B65A4A" w:rsidRDefault="00EF5E16">
            <w:pPr>
              <w:spacing w:before="0" w:after="0"/>
              <w:ind w:firstLine="0"/>
              <w:jc w:val="left"/>
              <w:textAlignment w:val="top"/>
            </w:pPr>
            <w:r>
              <w:t>STATE</w:t>
            </w:r>
          </w:p>
        </w:tc>
        <w:tc>
          <w:tcPr>
            <w:tcW w:w="3115" w:type="dxa"/>
            <w:tcPrChange w:id="372" w:author="Quan Tran Duc (CV Phat trien Core Cap 2 - TT Phat trien - Khoi CNTT)" w:date="2026-09-22T10:22:00Z" w16du:dateUtc="2026-09-22T03:22:00Z">
              <w:tcPr>
                <w:tcW w:w="3119" w:type="dxa"/>
              </w:tcPr>
            </w:tcPrChange>
          </w:tcPr>
          <w:p w14:paraId="7157FDA2" w14:textId="77777777" w:rsidR="00B65A4A" w:rsidRDefault="00EF5E16">
            <w:pPr>
              <w:spacing w:before="0" w:after="0"/>
              <w:ind w:firstLine="0"/>
              <w:jc w:val="left"/>
              <w:textAlignment w:val="top"/>
            </w:pPr>
            <w:r>
              <w:t>VARCHAR2(32)</w:t>
            </w:r>
          </w:p>
        </w:tc>
        <w:tc>
          <w:tcPr>
            <w:tcW w:w="3114" w:type="dxa"/>
            <w:tcPrChange w:id="373" w:author="Quan Tran Duc (CV Phat trien Core Cap 2 - TT Phat trien - Khoi CNTT)" w:date="2026-09-22T10:22:00Z" w16du:dateUtc="2026-09-22T03:22:00Z">
              <w:tcPr>
                <w:tcW w:w="3119" w:type="dxa"/>
              </w:tcPr>
            </w:tcPrChange>
          </w:tcPr>
          <w:p w14:paraId="57AA1D9F" w14:textId="77777777" w:rsidR="00B65A4A" w:rsidRDefault="00EF5E16">
            <w:pPr>
              <w:spacing w:before="0" w:after="0"/>
              <w:ind w:firstLine="0"/>
              <w:jc w:val="left"/>
              <w:textAlignment w:val="top"/>
            </w:pPr>
            <w:r>
              <w:t>Trạng thái chi tiết token</w:t>
            </w:r>
          </w:p>
        </w:tc>
      </w:tr>
      <w:tr w:rsidR="00B65A4A" w14:paraId="2D182639" w14:textId="77777777" w:rsidTr="00084531">
        <w:trPr>
          <w:cantSplit/>
          <w:trPrChange w:id="374" w:author="Quan Tran Duc (CV Phat trien Core Cap 2 - TT Phat trien - Khoi CNTT)" w:date="2026-09-22T10:22:00Z" w16du:dateUtc="2026-09-22T03:22:00Z">
            <w:trPr>
              <w:cantSplit/>
            </w:trPr>
          </w:trPrChange>
        </w:trPr>
        <w:tc>
          <w:tcPr>
            <w:tcW w:w="3118" w:type="dxa"/>
            <w:tcPrChange w:id="375" w:author="Quan Tran Duc (CV Phat trien Core Cap 2 - TT Phat trien - Khoi CNTT)" w:date="2026-09-22T10:22:00Z" w16du:dateUtc="2026-09-22T03:22:00Z">
              <w:tcPr>
                <w:tcW w:w="3119" w:type="dxa"/>
              </w:tcPr>
            </w:tcPrChange>
          </w:tcPr>
          <w:p w14:paraId="78B9BCA1" w14:textId="77777777" w:rsidR="00B65A4A" w:rsidRDefault="00EF5E16">
            <w:pPr>
              <w:spacing w:before="0" w:after="0"/>
              <w:ind w:firstLine="0"/>
              <w:jc w:val="left"/>
              <w:textAlignment w:val="top"/>
            </w:pPr>
            <w:r>
              <w:t>PROVISIONED</w:t>
            </w:r>
          </w:p>
        </w:tc>
        <w:tc>
          <w:tcPr>
            <w:tcW w:w="3115" w:type="dxa"/>
            <w:tcPrChange w:id="376" w:author="Quan Tran Duc (CV Phat trien Core Cap 2 - TT Phat trien - Khoi CNTT)" w:date="2026-09-22T10:22:00Z" w16du:dateUtc="2026-09-22T03:22:00Z">
              <w:tcPr>
                <w:tcW w:w="3119" w:type="dxa"/>
              </w:tcPr>
            </w:tcPrChange>
          </w:tcPr>
          <w:p w14:paraId="088673E3" w14:textId="77777777" w:rsidR="00B65A4A" w:rsidRDefault="00EF5E16">
            <w:pPr>
              <w:spacing w:before="0" w:after="0"/>
              <w:ind w:firstLine="0"/>
              <w:jc w:val="left"/>
              <w:textAlignment w:val="top"/>
            </w:pPr>
            <w:r>
              <w:t>NUMBER(1)</w:t>
            </w:r>
          </w:p>
        </w:tc>
        <w:tc>
          <w:tcPr>
            <w:tcW w:w="3114" w:type="dxa"/>
            <w:tcPrChange w:id="377" w:author="Quan Tran Duc (CV Phat trien Core Cap 2 - TT Phat trien - Khoi CNTT)" w:date="2026-09-22T10:22:00Z" w16du:dateUtc="2026-09-22T03:22:00Z">
              <w:tcPr>
                <w:tcW w:w="3119" w:type="dxa"/>
              </w:tcPr>
            </w:tcPrChange>
          </w:tcPr>
          <w:p w14:paraId="291887A2" w14:textId="77777777" w:rsidR="00B65A4A" w:rsidRDefault="00EF5E16">
            <w:pPr>
              <w:spacing w:before="0" w:after="0"/>
              <w:ind w:firstLine="0"/>
              <w:jc w:val="left"/>
              <w:textAlignment w:val="top"/>
            </w:pPr>
            <w:r>
              <w:t>Cờ đã provisioning</w:t>
            </w:r>
          </w:p>
        </w:tc>
      </w:tr>
      <w:tr w:rsidR="00B65A4A" w14:paraId="2D66C744" w14:textId="77777777" w:rsidTr="00084531">
        <w:trPr>
          <w:cantSplit/>
          <w:trPrChange w:id="378" w:author="Quan Tran Duc (CV Phat trien Core Cap 2 - TT Phat trien - Khoi CNTT)" w:date="2026-09-22T10:22:00Z" w16du:dateUtc="2026-09-22T03:22:00Z">
            <w:trPr>
              <w:cantSplit/>
            </w:trPr>
          </w:trPrChange>
        </w:trPr>
        <w:tc>
          <w:tcPr>
            <w:tcW w:w="3118" w:type="dxa"/>
            <w:tcPrChange w:id="379" w:author="Quan Tran Duc (CV Phat trien Core Cap 2 - TT Phat trien - Khoi CNTT)" w:date="2026-09-22T10:22:00Z" w16du:dateUtc="2026-09-22T03:22:00Z">
              <w:tcPr>
                <w:tcW w:w="3119" w:type="dxa"/>
              </w:tcPr>
            </w:tcPrChange>
          </w:tcPr>
          <w:p w14:paraId="127F206B" w14:textId="77777777" w:rsidR="00B65A4A" w:rsidRDefault="00EF5E16">
            <w:pPr>
              <w:spacing w:before="0" w:after="0"/>
              <w:ind w:firstLine="0"/>
              <w:jc w:val="left"/>
              <w:textAlignment w:val="top"/>
            </w:pPr>
            <w:r>
              <w:t>TOKENIZATION_DECISION</w:t>
            </w:r>
          </w:p>
        </w:tc>
        <w:tc>
          <w:tcPr>
            <w:tcW w:w="3115" w:type="dxa"/>
            <w:tcPrChange w:id="380" w:author="Quan Tran Duc (CV Phat trien Core Cap 2 - TT Phat trien - Khoi CNTT)" w:date="2026-09-22T10:22:00Z" w16du:dateUtc="2026-09-22T03:22:00Z">
              <w:tcPr>
                <w:tcW w:w="3119" w:type="dxa"/>
              </w:tcPr>
            </w:tcPrChange>
          </w:tcPr>
          <w:p w14:paraId="320B55D4" w14:textId="77777777" w:rsidR="00B65A4A" w:rsidRDefault="00EF5E16">
            <w:pPr>
              <w:spacing w:before="0" w:after="0"/>
              <w:ind w:firstLine="0"/>
              <w:jc w:val="left"/>
              <w:textAlignment w:val="top"/>
            </w:pPr>
            <w:r>
              <w:t>VARCHAR2(32)</w:t>
            </w:r>
          </w:p>
        </w:tc>
        <w:tc>
          <w:tcPr>
            <w:tcW w:w="3114" w:type="dxa"/>
            <w:tcPrChange w:id="381" w:author="Quan Tran Duc (CV Phat trien Core Cap 2 - TT Phat trien - Khoi CNTT)" w:date="2026-09-22T10:22:00Z" w16du:dateUtc="2026-09-22T03:22:00Z">
              <w:tcPr>
                <w:tcW w:w="3119" w:type="dxa"/>
              </w:tcPr>
            </w:tcPrChange>
          </w:tcPr>
          <w:p w14:paraId="77E87F41" w14:textId="77777777" w:rsidR="00B65A4A" w:rsidRDefault="00EF5E16">
            <w:pPr>
              <w:spacing w:before="0" w:after="0"/>
              <w:ind w:firstLine="0"/>
              <w:jc w:val="left"/>
              <w:textAlignment w:val="top"/>
            </w:pPr>
            <w:r>
              <w:t>Quyết định tokenization</w:t>
            </w:r>
          </w:p>
        </w:tc>
      </w:tr>
      <w:tr w:rsidR="00B65A4A" w14:paraId="62BFAFE7" w14:textId="77777777" w:rsidTr="00084531">
        <w:trPr>
          <w:cantSplit/>
          <w:trPrChange w:id="382" w:author="Quan Tran Duc (CV Phat trien Core Cap 2 - TT Phat trien - Khoi CNTT)" w:date="2026-09-22T10:22:00Z" w16du:dateUtc="2026-09-22T03:22:00Z">
            <w:trPr>
              <w:cantSplit/>
            </w:trPr>
          </w:trPrChange>
        </w:trPr>
        <w:tc>
          <w:tcPr>
            <w:tcW w:w="3118" w:type="dxa"/>
            <w:tcPrChange w:id="383" w:author="Quan Tran Duc (CV Phat trien Core Cap 2 - TT Phat trien - Khoi CNTT)" w:date="2026-09-22T10:22:00Z" w16du:dateUtc="2026-09-22T03:22:00Z">
              <w:tcPr>
                <w:tcW w:w="3119" w:type="dxa"/>
              </w:tcPr>
            </w:tcPrChange>
          </w:tcPr>
          <w:p w14:paraId="5AF74FD9" w14:textId="77777777" w:rsidR="00B65A4A" w:rsidRDefault="00EF5E16">
            <w:pPr>
              <w:spacing w:before="0" w:after="0"/>
              <w:ind w:firstLine="0"/>
              <w:jc w:val="left"/>
              <w:textAlignment w:val="top"/>
            </w:pPr>
            <w:r>
              <w:t>TOKENIZATION_DECLINE_REASON</w:t>
            </w:r>
          </w:p>
        </w:tc>
        <w:tc>
          <w:tcPr>
            <w:tcW w:w="3115" w:type="dxa"/>
            <w:tcPrChange w:id="384" w:author="Quan Tran Duc (CV Phat trien Core Cap 2 - TT Phat trien - Khoi CNTT)" w:date="2026-09-22T10:22:00Z" w16du:dateUtc="2026-09-22T03:22:00Z">
              <w:tcPr>
                <w:tcW w:w="3119" w:type="dxa"/>
              </w:tcPr>
            </w:tcPrChange>
          </w:tcPr>
          <w:p w14:paraId="5CBF10FF" w14:textId="77777777" w:rsidR="00B65A4A" w:rsidRDefault="00EF5E16">
            <w:pPr>
              <w:spacing w:before="0" w:after="0"/>
              <w:ind w:firstLine="0"/>
              <w:jc w:val="left"/>
              <w:textAlignment w:val="top"/>
            </w:pPr>
            <w:r>
              <w:t>VARCHAR2(64)</w:t>
            </w:r>
          </w:p>
        </w:tc>
        <w:tc>
          <w:tcPr>
            <w:tcW w:w="3114" w:type="dxa"/>
            <w:tcPrChange w:id="385" w:author="Quan Tran Duc (CV Phat trien Core Cap 2 - TT Phat trien - Khoi CNTT)" w:date="2026-09-22T10:22:00Z" w16du:dateUtc="2026-09-22T03:22:00Z">
              <w:tcPr>
                <w:tcW w:w="3119" w:type="dxa"/>
              </w:tcPr>
            </w:tcPrChange>
          </w:tcPr>
          <w:p w14:paraId="28FBE652" w14:textId="77777777" w:rsidR="00B65A4A" w:rsidRDefault="00EF5E16">
            <w:pPr>
              <w:spacing w:before="0" w:after="0"/>
              <w:ind w:firstLine="0"/>
              <w:jc w:val="left"/>
              <w:textAlignment w:val="top"/>
            </w:pPr>
            <w:r>
              <w:t>Lý do từ chối tokenization</w:t>
            </w:r>
          </w:p>
        </w:tc>
      </w:tr>
      <w:tr w:rsidR="00B65A4A" w14:paraId="637E8064" w14:textId="77777777" w:rsidTr="00084531">
        <w:trPr>
          <w:cantSplit/>
          <w:trPrChange w:id="386" w:author="Quan Tran Duc (CV Phat trien Core Cap 2 - TT Phat trien - Khoi CNTT)" w:date="2026-09-22T10:22:00Z" w16du:dateUtc="2026-09-22T03:22:00Z">
            <w:trPr>
              <w:cantSplit/>
            </w:trPr>
          </w:trPrChange>
        </w:trPr>
        <w:tc>
          <w:tcPr>
            <w:tcW w:w="3118" w:type="dxa"/>
            <w:tcPrChange w:id="387" w:author="Quan Tran Duc (CV Phat trien Core Cap 2 - TT Phat trien - Khoi CNTT)" w:date="2026-09-22T10:22:00Z" w16du:dateUtc="2026-09-22T03:22:00Z">
              <w:tcPr>
                <w:tcW w:w="3119" w:type="dxa"/>
              </w:tcPr>
            </w:tcPrChange>
          </w:tcPr>
          <w:p w14:paraId="6ECC2222" w14:textId="77777777" w:rsidR="00B65A4A" w:rsidRDefault="00EF5E16">
            <w:pPr>
              <w:spacing w:before="0" w:after="0"/>
              <w:ind w:firstLine="0"/>
              <w:jc w:val="left"/>
              <w:textAlignment w:val="top"/>
            </w:pPr>
            <w:r>
              <w:t>TOKENIZATION_DECLINE_MESSAGE</w:t>
            </w:r>
          </w:p>
        </w:tc>
        <w:tc>
          <w:tcPr>
            <w:tcW w:w="3115" w:type="dxa"/>
            <w:tcPrChange w:id="388" w:author="Quan Tran Duc (CV Phat trien Core Cap 2 - TT Phat trien - Khoi CNTT)" w:date="2026-09-22T10:22:00Z" w16du:dateUtc="2026-09-22T03:22:00Z">
              <w:tcPr>
                <w:tcW w:w="3119" w:type="dxa"/>
              </w:tcPr>
            </w:tcPrChange>
          </w:tcPr>
          <w:p w14:paraId="28465DCD" w14:textId="77777777" w:rsidR="00B65A4A" w:rsidRDefault="00EF5E16">
            <w:pPr>
              <w:spacing w:before="0" w:after="0"/>
              <w:ind w:firstLine="0"/>
              <w:jc w:val="left"/>
              <w:textAlignment w:val="top"/>
            </w:pPr>
            <w:r>
              <w:t>VARCHAR2(512)</w:t>
            </w:r>
          </w:p>
        </w:tc>
        <w:tc>
          <w:tcPr>
            <w:tcW w:w="3114" w:type="dxa"/>
            <w:tcPrChange w:id="389" w:author="Quan Tran Duc (CV Phat trien Core Cap 2 - TT Phat trien - Khoi CNTT)" w:date="2026-09-22T10:22:00Z" w16du:dateUtc="2026-09-22T03:22:00Z">
              <w:tcPr>
                <w:tcW w:w="3119" w:type="dxa"/>
              </w:tcPr>
            </w:tcPrChange>
          </w:tcPr>
          <w:p w14:paraId="2E89473B" w14:textId="77777777" w:rsidR="00B65A4A" w:rsidRDefault="00EF5E16">
            <w:pPr>
              <w:spacing w:before="0" w:after="0"/>
              <w:ind w:firstLine="0"/>
              <w:jc w:val="left"/>
              <w:textAlignment w:val="top"/>
            </w:pPr>
            <w:r>
              <w:t>Nội dung từ chối tokenization</w:t>
            </w:r>
          </w:p>
        </w:tc>
      </w:tr>
      <w:tr w:rsidR="00B65A4A" w14:paraId="66E63324" w14:textId="77777777" w:rsidTr="00084531">
        <w:trPr>
          <w:cantSplit/>
          <w:trPrChange w:id="390" w:author="Quan Tran Duc (CV Phat trien Core Cap 2 - TT Phat trien - Khoi CNTT)" w:date="2026-09-22T10:22:00Z" w16du:dateUtc="2026-09-22T03:22:00Z">
            <w:trPr>
              <w:cantSplit/>
            </w:trPr>
          </w:trPrChange>
        </w:trPr>
        <w:tc>
          <w:tcPr>
            <w:tcW w:w="3118" w:type="dxa"/>
            <w:tcPrChange w:id="391" w:author="Quan Tran Duc (CV Phat trien Core Cap 2 - TT Phat trien - Khoi CNTT)" w:date="2026-09-22T10:22:00Z" w16du:dateUtc="2026-09-22T03:22:00Z">
              <w:tcPr>
                <w:tcW w:w="3119" w:type="dxa"/>
              </w:tcPr>
            </w:tcPrChange>
          </w:tcPr>
          <w:p w14:paraId="071073FE" w14:textId="77777777" w:rsidR="00B65A4A" w:rsidRDefault="00EF5E16">
            <w:pPr>
              <w:spacing w:before="0" w:after="0"/>
              <w:ind w:firstLine="0"/>
              <w:jc w:val="left"/>
              <w:textAlignment w:val="top"/>
            </w:pPr>
            <w:r>
              <w:lastRenderedPageBreak/>
              <w:t>APPROVAL_PATH</w:t>
            </w:r>
          </w:p>
        </w:tc>
        <w:tc>
          <w:tcPr>
            <w:tcW w:w="3115" w:type="dxa"/>
            <w:tcPrChange w:id="392" w:author="Quan Tran Duc (CV Phat trien Core Cap 2 - TT Phat trien - Khoi CNTT)" w:date="2026-09-22T10:22:00Z" w16du:dateUtc="2026-09-22T03:22:00Z">
              <w:tcPr>
                <w:tcW w:w="3119" w:type="dxa"/>
              </w:tcPr>
            </w:tcPrChange>
          </w:tcPr>
          <w:p w14:paraId="1D3E8DD3" w14:textId="77777777" w:rsidR="00B65A4A" w:rsidRDefault="00EF5E16">
            <w:pPr>
              <w:spacing w:before="0" w:after="0"/>
              <w:ind w:firstLine="0"/>
              <w:jc w:val="left"/>
              <w:textAlignment w:val="top"/>
            </w:pPr>
            <w:r>
              <w:t>VARCHAR2(16)</w:t>
            </w:r>
          </w:p>
        </w:tc>
        <w:tc>
          <w:tcPr>
            <w:tcW w:w="3114" w:type="dxa"/>
            <w:tcPrChange w:id="393" w:author="Quan Tran Duc (CV Phat trien Core Cap 2 - TT Phat trien - Khoi CNTT)" w:date="2026-09-22T10:22:00Z" w16du:dateUtc="2026-09-22T03:22:00Z">
              <w:tcPr>
                <w:tcW w:w="3119" w:type="dxa"/>
              </w:tcPr>
            </w:tcPrChange>
          </w:tcPr>
          <w:p w14:paraId="03D39420" w14:textId="77777777" w:rsidR="00B65A4A" w:rsidRDefault="00EF5E16">
            <w:pPr>
              <w:spacing w:before="0" w:after="0"/>
              <w:ind w:firstLine="0"/>
              <w:jc w:val="left"/>
              <w:textAlignment w:val="top"/>
            </w:pPr>
            <w:r>
              <w:t>Luồng phê duyệt</w:t>
            </w:r>
          </w:p>
        </w:tc>
      </w:tr>
      <w:tr w:rsidR="00B65A4A" w14:paraId="23BD5B68" w14:textId="77777777" w:rsidTr="00084531">
        <w:trPr>
          <w:cantSplit/>
          <w:trPrChange w:id="394" w:author="Quan Tran Duc (CV Phat trien Core Cap 2 - TT Phat trien - Khoi CNTT)" w:date="2026-09-22T10:22:00Z" w16du:dateUtc="2026-09-22T03:22:00Z">
            <w:trPr>
              <w:cantSplit/>
            </w:trPr>
          </w:trPrChange>
        </w:trPr>
        <w:tc>
          <w:tcPr>
            <w:tcW w:w="3118" w:type="dxa"/>
            <w:tcPrChange w:id="395" w:author="Quan Tran Duc (CV Phat trien Core Cap 2 - TT Phat trien - Khoi CNTT)" w:date="2026-09-22T10:22:00Z" w16du:dateUtc="2026-09-22T03:22:00Z">
              <w:tcPr>
                <w:tcW w:w="3119" w:type="dxa"/>
              </w:tcPr>
            </w:tcPrChange>
          </w:tcPr>
          <w:p w14:paraId="2844C9AA" w14:textId="77777777" w:rsidR="00B65A4A" w:rsidRDefault="00EF5E16">
            <w:pPr>
              <w:spacing w:before="0" w:after="0"/>
              <w:ind w:firstLine="0"/>
              <w:jc w:val="left"/>
              <w:textAlignment w:val="top"/>
            </w:pPr>
            <w:r>
              <w:t>CARD_BIN</w:t>
            </w:r>
          </w:p>
        </w:tc>
        <w:tc>
          <w:tcPr>
            <w:tcW w:w="3115" w:type="dxa"/>
            <w:tcPrChange w:id="396" w:author="Quan Tran Duc (CV Phat trien Core Cap 2 - TT Phat trien - Khoi CNTT)" w:date="2026-09-22T10:22:00Z" w16du:dateUtc="2026-09-22T03:22:00Z">
              <w:tcPr>
                <w:tcW w:w="3119" w:type="dxa"/>
              </w:tcPr>
            </w:tcPrChange>
          </w:tcPr>
          <w:p w14:paraId="71F95393" w14:textId="77777777" w:rsidR="00B65A4A" w:rsidRDefault="00EF5E16">
            <w:pPr>
              <w:spacing w:before="0" w:after="0"/>
              <w:ind w:firstLine="0"/>
              <w:jc w:val="left"/>
              <w:textAlignment w:val="top"/>
            </w:pPr>
            <w:r>
              <w:t>VARCHAR2(16)</w:t>
            </w:r>
          </w:p>
        </w:tc>
        <w:tc>
          <w:tcPr>
            <w:tcW w:w="3114" w:type="dxa"/>
            <w:tcPrChange w:id="397" w:author="Quan Tran Duc (CV Phat trien Core Cap 2 - TT Phat trien - Khoi CNTT)" w:date="2026-09-22T10:22:00Z" w16du:dateUtc="2026-09-22T03:22:00Z">
              <w:tcPr>
                <w:tcW w:w="3119" w:type="dxa"/>
              </w:tcPr>
            </w:tcPrChange>
          </w:tcPr>
          <w:p w14:paraId="05081FEC" w14:textId="77777777" w:rsidR="00B65A4A" w:rsidRDefault="00EF5E16">
            <w:pPr>
              <w:spacing w:before="0" w:after="0"/>
              <w:ind w:firstLine="0"/>
              <w:jc w:val="left"/>
              <w:textAlignment w:val="top"/>
            </w:pPr>
            <w:r>
              <w:t>BIN thẻ</w:t>
            </w:r>
          </w:p>
        </w:tc>
      </w:tr>
      <w:tr w:rsidR="00B65A4A" w14:paraId="28D88C36" w14:textId="77777777" w:rsidTr="00084531">
        <w:trPr>
          <w:cantSplit/>
          <w:trPrChange w:id="398" w:author="Quan Tran Duc (CV Phat trien Core Cap 2 - TT Phat trien - Khoi CNTT)" w:date="2026-09-22T10:22:00Z" w16du:dateUtc="2026-09-22T03:22:00Z">
            <w:trPr>
              <w:cantSplit/>
            </w:trPr>
          </w:trPrChange>
        </w:trPr>
        <w:tc>
          <w:tcPr>
            <w:tcW w:w="3118" w:type="dxa"/>
            <w:tcPrChange w:id="399" w:author="Quan Tran Duc (CV Phat trien Core Cap 2 - TT Phat trien - Khoi CNTT)" w:date="2026-09-22T10:22:00Z" w16du:dateUtc="2026-09-22T03:22:00Z">
              <w:tcPr>
                <w:tcW w:w="3119" w:type="dxa"/>
              </w:tcPr>
            </w:tcPrChange>
          </w:tcPr>
          <w:p w14:paraId="326860E0" w14:textId="77777777" w:rsidR="00B65A4A" w:rsidRDefault="00EF5E16">
            <w:pPr>
              <w:spacing w:before="0" w:after="0"/>
              <w:ind w:firstLine="0"/>
              <w:jc w:val="left"/>
              <w:textAlignment w:val="top"/>
            </w:pPr>
            <w:r>
              <w:t>CARD_LAST_DIGITS</w:t>
            </w:r>
          </w:p>
        </w:tc>
        <w:tc>
          <w:tcPr>
            <w:tcW w:w="3115" w:type="dxa"/>
            <w:tcPrChange w:id="400" w:author="Quan Tran Duc (CV Phat trien Core Cap 2 - TT Phat trien - Khoi CNTT)" w:date="2026-09-22T10:22:00Z" w16du:dateUtc="2026-09-22T03:22:00Z">
              <w:tcPr>
                <w:tcW w:w="3119" w:type="dxa"/>
              </w:tcPr>
            </w:tcPrChange>
          </w:tcPr>
          <w:p w14:paraId="69593EC6" w14:textId="77777777" w:rsidR="00B65A4A" w:rsidRDefault="00EF5E16">
            <w:pPr>
              <w:spacing w:before="0" w:after="0"/>
              <w:ind w:firstLine="0"/>
              <w:jc w:val="left"/>
              <w:textAlignment w:val="top"/>
            </w:pPr>
            <w:r>
              <w:t>VARCHAR2(8)</w:t>
            </w:r>
          </w:p>
        </w:tc>
        <w:tc>
          <w:tcPr>
            <w:tcW w:w="3114" w:type="dxa"/>
            <w:tcPrChange w:id="401" w:author="Quan Tran Duc (CV Phat trien Core Cap 2 - TT Phat trien - Khoi CNTT)" w:date="2026-09-22T10:22:00Z" w16du:dateUtc="2026-09-22T03:22:00Z">
              <w:tcPr>
                <w:tcW w:w="3119" w:type="dxa"/>
              </w:tcPr>
            </w:tcPrChange>
          </w:tcPr>
          <w:p w14:paraId="1FCA241F" w14:textId="77777777" w:rsidR="00B65A4A" w:rsidRDefault="00EF5E16">
            <w:pPr>
              <w:spacing w:before="0" w:after="0"/>
              <w:ind w:firstLine="0"/>
              <w:jc w:val="left"/>
              <w:textAlignment w:val="top"/>
            </w:pPr>
            <w:r>
              <w:t>4 số cuối thẻ</w:t>
            </w:r>
          </w:p>
        </w:tc>
      </w:tr>
      <w:tr w:rsidR="00B65A4A" w14:paraId="1AC676FB" w14:textId="77777777" w:rsidTr="00084531">
        <w:trPr>
          <w:cantSplit/>
          <w:trPrChange w:id="402" w:author="Quan Tran Duc (CV Phat trien Core Cap 2 - TT Phat trien - Khoi CNTT)" w:date="2026-09-22T10:22:00Z" w16du:dateUtc="2026-09-22T03:22:00Z">
            <w:trPr>
              <w:cantSplit/>
            </w:trPr>
          </w:trPrChange>
        </w:trPr>
        <w:tc>
          <w:tcPr>
            <w:tcW w:w="3118" w:type="dxa"/>
            <w:tcPrChange w:id="403" w:author="Quan Tran Duc (CV Phat trien Core Cap 2 - TT Phat trien - Khoi CNTT)" w:date="2026-09-22T10:22:00Z" w16du:dateUtc="2026-09-22T03:22:00Z">
              <w:tcPr>
                <w:tcW w:w="3119" w:type="dxa"/>
              </w:tcPr>
            </w:tcPrChange>
          </w:tcPr>
          <w:p w14:paraId="1687AA05" w14:textId="77777777" w:rsidR="00B65A4A" w:rsidRDefault="00EF5E16">
            <w:pPr>
              <w:spacing w:before="0" w:after="0"/>
              <w:ind w:firstLine="0"/>
              <w:jc w:val="left"/>
              <w:textAlignment w:val="top"/>
            </w:pPr>
            <w:r>
              <w:t>CARD_EXPIRY_DATE</w:t>
            </w:r>
          </w:p>
        </w:tc>
        <w:tc>
          <w:tcPr>
            <w:tcW w:w="3115" w:type="dxa"/>
            <w:tcPrChange w:id="404" w:author="Quan Tran Duc (CV Phat trien Core Cap 2 - TT Phat trien - Khoi CNTT)" w:date="2026-09-22T10:22:00Z" w16du:dateUtc="2026-09-22T03:22:00Z">
              <w:tcPr>
                <w:tcW w:w="3119" w:type="dxa"/>
              </w:tcPr>
            </w:tcPrChange>
          </w:tcPr>
          <w:p w14:paraId="6D923058" w14:textId="77777777" w:rsidR="00B65A4A" w:rsidRDefault="00EF5E16">
            <w:pPr>
              <w:spacing w:before="0" w:after="0"/>
              <w:ind w:firstLine="0"/>
              <w:jc w:val="left"/>
              <w:textAlignment w:val="top"/>
            </w:pPr>
            <w:r>
              <w:t>VARCHAR2(8)</w:t>
            </w:r>
          </w:p>
        </w:tc>
        <w:tc>
          <w:tcPr>
            <w:tcW w:w="3114" w:type="dxa"/>
            <w:tcPrChange w:id="405" w:author="Quan Tran Duc (CV Phat trien Core Cap 2 - TT Phat trien - Khoi CNTT)" w:date="2026-09-22T10:22:00Z" w16du:dateUtc="2026-09-22T03:22:00Z">
              <w:tcPr>
                <w:tcW w:w="3119" w:type="dxa"/>
              </w:tcPr>
            </w:tcPrChange>
          </w:tcPr>
          <w:p w14:paraId="1C559875" w14:textId="77777777" w:rsidR="00B65A4A" w:rsidRDefault="00EF5E16">
            <w:pPr>
              <w:spacing w:before="0" w:after="0"/>
              <w:ind w:firstLine="0"/>
              <w:jc w:val="left"/>
              <w:textAlignment w:val="top"/>
            </w:pPr>
            <w:r>
              <w:t>Ngày hết hạn thẻ</w:t>
            </w:r>
          </w:p>
        </w:tc>
      </w:tr>
      <w:tr w:rsidR="00B65A4A" w14:paraId="6304A260" w14:textId="77777777" w:rsidTr="00084531">
        <w:trPr>
          <w:cantSplit/>
          <w:trPrChange w:id="406" w:author="Quan Tran Duc (CV Phat trien Core Cap 2 - TT Phat trien - Khoi CNTT)" w:date="2026-09-22T10:22:00Z" w16du:dateUtc="2026-09-22T03:22:00Z">
            <w:trPr>
              <w:cantSplit/>
            </w:trPr>
          </w:trPrChange>
        </w:trPr>
        <w:tc>
          <w:tcPr>
            <w:tcW w:w="3118" w:type="dxa"/>
            <w:tcPrChange w:id="407" w:author="Quan Tran Duc (CV Phat trien Core Cap 2 - TT Phat trien - Khoi CNTT)" w:date="2026-09-22T10:22:00Z" w16du:dateUtc="2026-09-22T03:22:00Z">
              <w:tcPr>
                <w:tcW w:w="3119" w:type="dxa"/>
              </w:tcPr>
            </w:tcPrChange>
          </w:tcPr>
          <w:p w14:paraId="4ACF30AF" w14:textId="77777777" w:rsidR="00B65A4A" w:rsidRDefault="00EF5E16">
            <w:pPr>
              <w:spacing w:before="0" w:after="0"/>
              <w:ind w:firstLine="0"/>
              <w:jc w:val="left"/>
              <w:textAlignment w:val="top"/>
            </w:pPr>
            <w:r>
              <w:t>DELETED_FROM_CONSUMER_APP</w:t>
            </w:r>
          </w:p>
        </w:tc>
        <w:tc>
          <w:tcPr>
            <w:tcW w:w="3115" w:type="dxa"/>
            <w:tcPrChange w:id="408" w:author="Quan Tran Duc (CV Phat trien Core Cap 2 - TT Phat trien - Khoi CNTT)" w:date="2026-09-22T10:22:00Z" w16du:dateUtc="2026-09-22T03:22:00Z">
              <w:tcPr>
                <w:tcW w:w="3119" w:type="dxa"/>
              </w:tcPr>
            </w:tcPrChange>
          </w:tcPr>
          <w:p w14:paraId="098B7794" w14:textId="77777777" w:rsidR="00B65A4A" w:rsidRDefault="00EF5E16">
            <w:pPr>
              <w:spacing w:before="0" w:after="0"/>
              <w:ind w:firstLine="0"/>
              <w:jc w:val="left"/>
              <w:textAlignment w:val="top"/>
            </w:pPr>
            <w:r>
              <w:t>NUMBER(1)</w:t>
            </w:r>
          </w:p>
        </w:tc>
        <w:tc>
          <w:tcPr>
            <w:tcW w:w="3114" w:type="dxa"/>
            <w:tcPrChange w:id="409" w:author="Quan Tran Duc (CV Phat trien Core Cap 2 - TT Phat trien - Khoi CNTT)" w:date="2026-09-22T10:22:00Z" w16du:dateUtc="2026-09-22T03:22:00Z">
              <w:tcPr>
                <w:tcW w:w="3119" w:type="dxa"/>
              </w:tcPr>
            </w:tcPrChange>
          </w:tcPr>
          <w:p w14:paraId="46771F9D" w14:textId="77777777" w:rsidR="00B65A4A" w:rsidRDefault="00EF5E16">
            <w:pPr>
              <w:spacing w:before="0" w:after="0"/>
              <w:ind w:firstLine="0"/>
              <w:jc w:val="left"/>
              <w:textAlignment w:val="top"/>
            </w:pPr>
            <w:r>
              <w:t>Cờ xóa từ app khách hàng</w:t>
            </w:r>
          </w:p>
        </w:tc>
      </w:tr>
      <w:tr w:rsidR="00B65A4A" w14:paraId="3C7C6532" w14:textId="77777777" w:rsidTr="00084531">
        <w:trPr>
          <w:cantSplit/>
          <w:trPrChange w:id="410" w:author="Quan Tran Duc (CV Phat trien Core Cap 2 - TT Phat trien - Khoi CNTT)" w:date="2026-09-22T10:22:00Z" w16du:dateUtc="2026-09-22T03:22:00Z">
            <w:trPr>
              <w:cantSplit/>
            </w:trPr>
          </w:trPrChange>
        </w:trPr>
        <w:tc>
          <w:tcPr>
            <w:tcW w:w="3118" w:type="dxa"/>
            <w:tcPrChange w:id="411" w:author="Quan Tran Duc (CV Phat trien Core Cap 2 - TT Phat trien - Khoi CNTT)" w:date="2026-09-22T10:22:00Z" w16du:dateUtc="2026-09-22T03:22:00Z">
              <w:tcPr>
                <w:tcW w:w="3119" w:type="dxa"/>
              </w:tcPr>
            </w:tcPrChange>
          </w:tcPr>
          <w:p w14:paraId="43D61CA2" w14:textId="77777777" w:rsidR="00B65A4A" w:rsidRDefault="00EF5E16">
            <w:pPr>
              <w:spacing w:before="0" w:after="0"/>
              <w:ind w:firstLine="0"/>
              <w:jc w:val="left"/>
              <w:textAlignment w:val="top"/>
            </w:pPr>
            <w:r>
              <w:t>PHONE_NUMBER_SUFFIX</w:t>
            </w:r>
          </w:p>
        </w:tc>
        <w:tc>
          <w:tcPr>
            <w:tcW w:w="3115" w:type="dxa"/>
            <w:tcPrChange w:id="412" w:author="Quan Tran Duc (CV Phat trien Core Cap 2 - TT Phat trien - Khoi CNTT)" w:date="2026-09-22T10:22:00Z" w16du:dateUtc="2026-09-22T03:22:00Z">
              <w:tcPr>
                <w:tcW w:w="3119" w:type="dxa"/>
              </w:tcPr>
            </w:tcPrChange>
          </w:tcPr>
          <w:p w14:paraId="081551F0" w14:textId="77777777" w:rsidR="00B65A4A" w:rsidRDefault="00EF5E16">
            <w:pPr>
              <w:spacing w:before="0" w:after="0"/>
              <w:ind w:firstLine="0"/>
              <w:jc w:val="left"/>
              <w:textAlignment w:val="top"/>
            </w:pPr>
            <w:r>
              <w:t>VARCHAR2(8)</w:t>
            </w:r>
          </w:p>
        </w:tc>
        <w:tc>
          <w:tcPr>
            <w:tcW w:w="3114" w:type="dxa"/>
            <w:tcPrChange w:id="413" w:author="Quan Tran Duc (CV Phat trien Core Cap 2 - TT Phat trien - Khoi CNTT)" w:date="2026-09-22T10:22:00Z" w16du:dateUtc="2026-09-22T03:22:00Z">
              <w:tcPr>
                <w:tcW w:w="3119" w:type="dxa"/>
              </w:tcPr>
            </w:tcPrChange>
          </w:tcPr>
          <w:p w14:paraId="34F52AEC" w14:textId="77777777" w:rsidR="00B65A4A" w:rsidRDefault="00EF5E16">
            <w:pPr>
              <w:spacing w:before="0" w:after="0"/>
              <w:ind w:firstLine="0"/>
              <w:jc w:val="left"/>
              <w:textAlignment w:val="top"/>
            </w:pPr>
            <w:r>
              <w:t>Đuôi số điện thoại</w:t>
            </w:r>
          </w:p>
        </w:tc>
      </w:tr>
      <w:tr w:rsidR="00B65A4A" w14:paraId="4FD8E058" w14:textId="77777777" w:rsidTr="00084531">
        <w:trPr>
          <w:cantSplit/>
          <w:trPrChange w:id="414" w:author="Quan Tran Duc (CV Phat trien Core Cap 2 - TT Phat trien - Khoi CNTT)" w:date="2026-09-22T10:22:00Z" w16du:dateUtc="2026-09-22T03:22:00Z">
            <w:trPr>
              <w:cantSplit/>
            </w:trPr>
          </w:trPrChange>
        </w:trPr>
        <w:tc>
          <w:tcPr>
            <w:tcW w:w="3118" w:type="dxa"/>
            <w:tcPrChange w:id="415" w:author="Quan Tran Duc (CV Phat trien Core Cap 2 - TT Phat trien - Khoi CNTT)" w:date="2026-09-22T10:22:00Z" w16du:dateUtc="2026-09-22T03:22:00Z">
              <w:tcPr>
                <w:tcW w:w="3119" w:type="dxa"/>
              </w:tcPr>
            </w:tcPrChange>
          </w:tcPr>
          <w:p w14:paraId="0B42F141" w14:textId="77777777" w:rsidR="00B65A4A" w:rsidRDefault="00EF5E16">
            <w:pPr>
              <w:spacing w:before="0" w:after="0"/>
              <w:ind w:firstLine="0"/>
              <w:jc w:val="left"/>
              <w:textAlignment w:val="top"/>
            </w:pPr>
            <w:r>
              <w:t>INTERNAL_TR_WALLET_ID</w:t>
            </w:r>
          </w:p>
        </w:tc>
        <w:tc>
          <w:tcPr>
            <w:tcW w:w="3115" w:type="dxa"/>
            <w:tcPrChange w:id="416" w:author="Quan Tran Duc (CV Phat trien Core Cap 2 - TT Phat trien - Khoi CNTT)" w:date="2026-09-22T10:22:00Z" w16du:dateUtc="2026-09-22T03:22:00Z">
              <w:tcPr>
                <w:tcW w:w="3119" w:type="dxa"/>
              </w:tcPr>
            </w:tcPrChange>
          </w:tcPr>
          <w:p w14:paraId="222E0609" w14:textId="77777777" w:rsidR="00B65A4A" w:rsidRDefault="00EF5E16">
            <w:pPr>
              <w:spacing w:before="0" w:after="0"/>
              <w:ind w:firstLine="0"/>
              <w:jc w:val="left"/>
              <w:textAlignment w:val="top"/>
            </w:pPr>
            <w:r>
              <w:t>NUMBER(19)</w:t>
            </w:r>
          </w:p>
        </w:tc>
        <w:tc>
          <w:tcPr>
            <w:tcW w:w="3114" w:type="dxa"/>
            <w:tcPrChange w:id="417" w:author="Quan Tran Duc (CV Phat trien Core Cap 2 - TT Phat trien - Khoi CNTT)" w:date="2026-09-22T10:22:00Z" w16du:dateUtc="2026-09-22T03:22:00Z">
              <w:tcPr>
                <w:tcW w:w="3119" w:type="dxa"/>
              </w:tcPr>
            </w:tcPrChange>
          </w:tcPr>
          <w:p w14:paraId="5AAA3C51" w14:textId="77777777" w:rsidR="00B65A4A" w:rsidRDefault="00EF5E16">
            <w:pPr>
              <w:spacing w:before="0" w:after="0"/>
              <w:ind w:firstLine="0"/>
              <w:jc w:val="left"/>
              <w:textAlignment w:val="top"/>
            </w:pPr>
            <w:r>
              <w:t>Id ví nội bộ</w:t>
            </w:r>
          </w:p>
        </w:tc>
      </w:tr>
      <w:tr w:rsidR="00B65A4A" w14:paraId="2D4E18DE" w14:textId="77777777" w:rsidTr="00084531">
        <w:trPr>
          <w:cantSplit/>
          <w:trPrChange w:id="418" w:author="Quan Tran Duc (CV Phat trien Core Cap 2 - TT Phat trien - Khoi CNTT)" w:date="2026-09-22T10:22:00Z" w16du:dateUtc="2026-09-22T03:22:00Z">
            <w:trPr>
              <w:cantSplit/>
            </w:trPr>
          </w:trPrChange>
        </w:trPr>
        <w:tc>
          <w:tcPr>
            <w:tcW w:w="3118" w:type="dxa"/>
            <w:tcPrChange w:id="419" w:author="Quan Tran Duc (CV Phat trien Core Cap 2 - TT Phat trien - Khoi CNTT)" w:date="2026-09-22T10:22:00Z" w16du:dateUtc="2026-09-22T03:22:00Z">
              <w:tcPr>
                <w:tcW w:w="3119" w:type="dxa"/>
              </w:tcPr>
            </w:tcPrChange>
          </w:tcPr>
          <w:p w14:paraId="4E235F8B" w14:textId="77777777" w:rsidR="00B65A4A" w:rsidRDefault="00EF5E16">
            <w:pPr>
              <w:spacing w:before="0" w:after="0"/>
              <w:ind w:firstLine="0"/>
              <w:jc w:val="left"/>
              <w:textAlignment w:val="top"/>
            </w:pPr>
            <w:r>
              <w:t>CREATION_DATE</w:t>
            </w:r>
          </w:p>
        </w:tc>
        <w:tc>
          <w:tcPr>
            <w:tcW w:w="3115" w:type="dxa"/>
            <w:tcPrChange w:id="420" w:author="Quan Tran Duc (CV Phat trien Core Cap 2 - TT Phat trien - Khoi CNTT)" w:date="2026-09-22T10:22:00Z" w16du:dateUtc="2026-09-22T03:22:00Z">
              <w:tcPr>
                <w:tcW w:w="3119" w:type="dxa"/>
              </w:tcPr>
            </w:tcPrChange>
          </w:tcPr>
          <w:p w14:paraId="3E152D97" w14:textId="77777777" w:rsidR="00B65A4A" w:rsidRDefault="00EF5E16">
            <w:pPr>
              <w:spacing w:before="0" w:after="0"/>
              <w:ind w:firstLine="0"/>
              <w:jc w:val="left"/>
              <w:textAlignment w:val="top"/>
            </w:pPr>
            <w:r>
              <w:t>TIMESTAMP WITH TIME ZONE</w:t>
            </w:r>
          </w:p>
        </w:tc>
        <w:tc>
          <w:tcPr>
            <w:tcW w:w="3114" w:type="dxa"/>
            <w:tcPrChange w:id="421" w:author="Quan Tran Duc (CV Phat trien Core Cap 2 - TT Phat trien - Khoi CNTT)" w:date="2026-09-22T10:22:00Z" w16du:dateUtc="2026-09-22T03:22:00Z">
              <w:tcPr>
                <w:tcW w:w="3119" w:type="dxa"/>
              </w:tcPr>
            </w:tcPrChange>
          </w:tcPr>
          <w:p w14:paraId="4D82C861" w14:textId="77777777" w:rsidR="00B65A4A" w:rsidRDefault="00EF5E16">
            <w:pPr>
              <w:spacing w:before="0" w:after="0"/>
              <w:ind w:firstLine="0"/>
              <w:jc w:val="left"/>
              <w:textAlignment w:val="top"/>
            </w:pPr>
            <w:r>
              <w:t>Ngày tạo token</w:t>
            </w:r>
          </w:p>
        </w:tc>
      </w:tr>
      <w:tr w:rsidR="00B65A4A" w14:paraId="139B31ED" w14:textId="77777777" w:rsidTr="00084531">
        <w:trPr>
          <w:cantSplit/>
          <w:trPrChange w:id="422" w:author="Quan Tran Duc (CV Phat trien Core Cap 2 - TT Phat trien - Khoi CNTT)" w:date="2026-09-22T10:22:00Z" w16du:dateUtc="2026-09-22T03:22:00Z">
            <w:trPr>
              <w:cantSplit/>
            </w:trPr>
          </w:trPrChange>
        </w:trPr>
        <w:tc>
          <w:tcPr>
            <w:tcW w:w="3118" w:type="dxa"/>
            <w:tcPrChange w:id="423" w:author="Quan Tran Duc (CV Phat trien Core Cap 2 - TT Phat trien - Khoi CNTT)" w:date="2026-09-22T10:22:00Z" w16du:dateUtc="2026-09-22T03:22:00Z">
              <w:tcPr>
                <w:tcW w:w="3119" w:type="dxa"/>
              </w:tcPr>
            </w:tcPrChange>
          </w:tcPr>
          <w:p w14:paraId="281CB825" w14:textId="77777777" w:rsidR="00B65A4A" w:rsidRDefault="00EF5E16">
            <w:pPr>
              <w:spacing w:before="0" w:after="0"/>
              <w:ind w:firstLine="0"/>
              <w:jc w:val="left"/>
              <w:textAlignment w:val="top"/>
            </w:pPr>
            <w:r>
              <w:t>DELETION_DATE</w:t>
            </w:r>
          </w:p>
        </w:tc>
        <w:tc>
          <w:tcPr>
            <w:tcW w:w="3115" w:type="dxa"/>
            <w:tcPrChange w:id="424" w:author="Quan Tran Duc (CV Phat trien Core Cap 2 - TT Phat trien - Khoi CNTT)" w:date="2026-09-22T10:22:00Z" w16du:dateUtc="2026-09-22T03:22:00Z">
              <w:tcPr>
                <w:tcW w:w="3119" w:type="dxa"/>
              </w:tcPr>
            </w:tcPrChange>
          </w:tcPr>
          <w:p w14:paraId="70D11F75" w14:textId="77777777" w:rsidR="00B65A4A" w:rsidRDefault="00EF5E16">
            <w:pPr>
              <w:spacing w:before="0" w:after="0"/>
              <w:ind w:firstLine="0"/>
              <w:jc w:val="left"/>
              <w:textAlignment w:val="top"/>
            </w:pPr>
            <w:r>
              <w:t>TIMESTAMP WITH TIME ZONE</w:t>
            </w:r>
          </w:p>
        </w:tc>
        <w:tc>
          <w:tcPr>
            <w:tcW w:w="3114" w:type="dxa"/>
            <w:tcPrChange w:id="425" w:author="Quan Tran Duc (CV Phat trien Core Cap 2 - TT Phat trien - Khoi CNTT)" w:date="2026-09-22T10:22:00Z" w16du:dateUtc="2026-09-22T03:22:00Z">
              <w:tcPr>
                <w:tcW w:w="3119" w:type="dxa"/>
              </w:tcPr>
            </w:tcPrChange>
          </w:tcPr>
          <w:p w14:paraId="21B0B84D" w14:textId="77777777" w:rsidR="00B65A4A" w:rsidRDefault="00EF5E16">
            <w:pPr>
              <w:spacing w:before="0" w:after="0"/>
              <w:ind w:firstLine="0"/>
              <w:jc w:val="left"/>
              <w:textAlignment w:val="top"/>
            </w:pPr>
            <w:r>
              <w:t>Ngày xóa token</w:t>
            </w:r>
          </w:p>
        </w:tc>
      </w:tr>
      <w:tr w:rsidR="00B65A4A" w14:paraId="0E31C6CE" w14:textId="77777777" w:rsidTr="00084531">
        <w:trPr>
          <w:cantSplit/>
          <w:trPrChange w:id="426" w:author="Quan Tran Duc (CV Phat trien Core Cap 2 - TT Phat trien - Khoi CNTT)" w:date="2026-09-22T10:22:00Z" w16du:dateUtc="2026-09-22T03:22:00Z">
            <w:trPr>
              <w:cantSplit/>
            </w:trPr>
          </w:trPrChange>
        </w:trPr>
        <w:tc>
          <w:tcPr>
            <w:tcW w:w="3118" w:type="dxa"/>
            <w:tcPrChange w:id="427" w:author="Quan Tran Duc (CV Phat trien Core Cap 2 - TT Phat trien - Khoi CNTT)" w:date="2026-09-22T10:22:00Z" w16du:dateUtc="2026-09-22T03:22:00Z">
              <w:tcPr>
                <w:tcW w:w="3119" w:type="dxa"/>
              </w:tcPr>
            </w:tcPrChange>
          </w:tcPr>
          <w:p w14:paraId="43D6FD4E" w14:textId="77777777" w:rsidR="00B65A4A" w:rsidRDefault="00EF5E16">
            <w:pPr>
              <w:spacing w:before="0" w:after="0"/>
              <w:ind w:firstLine="0"/>
              <w:jc w:val="left"/>
              <w:textAlignment w:val="top"/>
            </w:pPr>
            <w:r>
              <w:t>QUALIFIER</w:t>
            </w:r>
          </w:p>
        </w:tc>
        <w:tc>
          <w:tcPr>
            <w:tcW w:w="3115" w:type="dxa"/>
            <w:tcPrChange w:id="428" w:author="Quan Tran Duc (CV Phat trien Core Cap 2 - TT Phat trien - Khoi CNTT)" w:date="2026-09-22T10:22:00Z" w16du:dateUtc="2026-09-22T03:22:00Z">
              <w:tcPr>
                <w:tcW w:w="3119" w:type="dxa"/>
              </w:tcPr>
            </w:tcPrChange>
          </w:tcPr>
          <w:p w14:paraId="29C0799F" w14:textId="77777777" w:rsidR="00B65A4A" w:rsidRDefault="00EF5E16">
            <w:pPr>
              <w:spacing w:before="0" w:after="0"/>
              <w:ind w:firstLine="0"/>
              <w:jc w:val="left"/>
              <w:textAlignment w:val="top"/>
            </w:pPr>
            <w:r>
              <w:t>VARCHAR2(16)</w:t>
            </w:r>
          </w:p>
        </w:tc>
        <w:tc>
          <w:tcPr>
            <w:tcW w:w="3114" w:type="dxa"/>
            <w:tcPrChange w:id="429" w:author="Quan Tran Duc (CV Phat trien Core Cap 2 - TT Phat trien - Khoi CNTT)" w:date="2026-09-22T10:22:00Z" w16du:dateUtc="2026-09-22T03:22:00Z">
              <w:tcPr>
                <w:tcW w:w="3119" w:type="dxa"/>
              </w:tcPr>
            </w:tcPrChange>
          </w:tcPr>
          <w:p w14:paraId="58068BE5" w14:textId="77777777" w:rsidR="00B65A4A" w:rsidRDefault="00EF5E16">
            <w:pPr>
              <w:spacing w:before="0" w:after="0"/>
              <w:ind w:firstLine="0"/>
              <w:jc w:val="left"/>
              <w:textAlignment w:val="top"/>
            </w:pPr>
            <w:r>
              <w:t>Định danh phân loại</w:t>
            </w:r>
          </w:p>
        </w:tc>
      </w:tr>
      <w:tr w:rsidR="00B65A4A" w14:paraId="288C64ED" w14:textId="77777777" w:rsidTr="00084531">
        <w:trPr>
          <w:cantSplit/>
          <w:trPrChange w:id="430" w:author="Quan Tran Duc (CV Phat trien Core Cap 2 - TT Phat trien - Khoi CNTT)" w:date="2026-09-22T10:22:00Z" w16du:dateUtc="2026-09-22T03:22:00Z">
            <w:trPr>
              <w:cantSplit/>
            </w:trPr>
          </w:trPrChange>
        </w:trPr>
        <w:tc>
          <w:tcPr>
            <w:tcW w:w="3118" w:type="dxa"/>
            <w:tcPrChange w:id="431" w:author="Quan Tran Duc (CV Phat trien Core Cap 2 - TT Phat trien - Khoi CNTT)" w:date="2026-09-22T10:22:00Z" w16du:dateUtc="2026-09-22T03:22:00Z">
              <w:tcPr>
                <w:tcW w:w="3119" w:type="dxa"/>
              </w:tcPr>
            </w:tcPrChange>
          </w:tcPr>
          <w:p w14:paraId="26A494EB" w14:textId="77777777" w:rsidR="00B65A4A" w:rsidRDefault="00EF5E16">
            <w:pPr>
              <w:spacing w:before="0" w:after="0"/>
              <w:ind w:firstLine="0"/>
              <w:jc w:val="left"/>
              <w:textAlignment w:val="top"/>
            </w:pPr>
            <w:r>
              <w:t>CREATED_AT</w:t>
            </w:r>
          </w:p>
        </w:tc>
        <w:tc>
          <w:tcPr>
            <w:tcW w:w="3115" w:type="dxa"/>
            <w:tcPrChange w:id="432" w:author="Quan Tran Duc (CV Phat trien Core Cap 2 - TT Phat trien - Khoi CNTT)" w:date="2026-09-22T10:22:00Z" w16du:dateUtc="2026-09-22T03:22:00Z">
              <w:tcPr>
                <w:tcW w:w="3119" w:type="dxa"/>
              </w:tcPr>
            </w:tcPrChange>
          </w:tcPr>
          <w:p w14:paraId="12F1CB2C" w14:textId="77777777" w:rsidR="00B65A4A" w:rsidRDefault="00EF5E16">
            <w:pPr>
              <w:spacing w:before="0" w:after="0"/>
              <w:ind w:firstLine="0"/>
              <w:jc w:val="left"/>
              <w:textAlignment w:val="top"/>
            </w:pPr>
            <w:r>
              <w:t>TIMESTAMP WITH TIME ZONE</w:t>
            </w:r>
          </w:p>
        </w:tc>
        <w:tc>
          <w:tcPr>
            <w:tcW w:w="3114" w:type="dxa"/>
            <w:tcPrChange w:id="433" w:author="Quan Tran Duc (CV Phat trien Core Cap 2 - TT Phat trien - Khoi CNTT)" w:date="2026-09-22T10:22:00Z" w16du:dateUtc="2026-09-22T03:22:00Z">
              <w:tcPr>
                <w:tcW w:w="3119" w:type="dxa"/>
              </w:tcPr>
            </w:tcPrChange>
          </w:tcPr>
          <w:p w14:paraId="610C1B9E" w14:textId="77777777" w:rsidR="00B65A4A" w:rsidRDefault="00EF5E16">
            <w:pPr>
              <w:spacing w:before="0" w:after="0"/>
              <w:ind w:firstLine="0"/>
              <w:jc w:val="left"/>
              <w:textAlignment w:val="top"/>
            </w:pPr>
            <w:r>
              <w:t>Ngày tạo bản ghi</w:t>
            </w:r>
          </w:p>
        </w:tc>
      </w:tr>
      <w:tr w:rsidR="00B65A4A" w14:paraId="62DE25D2" w14:textId="77777777" w:rsidTr="00084531">
        <w:trPr>
          <w:cantSplit/>
          <w:trPrChange w:id="434" w:author="Quan Tran Duc (CV Phat trien Core Cap 2 - TT Phat trien - Khoi CNTT)" w:date="2026-09-22T10:22:00Z" w16du:dateUtc="2026-09-22T03:22:00Z">
            <w:trPr>
              <w:cantSplit/>
            </w:trPr>
          </w:trPrChange>
        </w:trPr>
        <w:tc>
          <w:tcPr>
            <w:tcW w:w="3118" w:type="dxa"/>
            <w:tcPrChange w:id="435" w:author="Quan Tran Duc (CV Phat trien Core Cap 2 - TT Phat trien - Khoi CNTT)" w:date="2026-09-22T10:22:00Z" w16du:dateUtc="2026-09-22T03:22:00Z">
              <w:tcPr>
                <w:tcW w:w="3119" w:type="dxa"/>
              </w:tcPr>
            </w:tcPrChange>
          </w:tcPr>
          <w:p w14:paraId="2D089A7C" w14:textId="77777777" w:rsidR="00B65A4A" w:rsidRDefault="00EF5E16">
            <w:pPr>
              <w:spacing w:before="0" w:after="0"/>
              <w:ind w:firstLine="0"/>
              <w:jc w:val="left"/>
              <w:textAlignment w:val="top"/>
            </w:pPr>
            <w:r>
              <w:t>UPDATED_AT</w:t>
            </w:r>
          </w:p>
        </w:tc>
        <w:tc>
          <w:tcPr>
            <w:tcW w:w="3115" w:type="dxa"/>
            <w:tcPrChange w:id="436" w:author="Quan Tran Duc (CV Phat trien Core Cap 2 - TT Phat trien - Khoi CNTT)" w:date="2026-09-22T10:22:00Z" w16du:dateUtc="2026-09-22T03:22:00Z">
              <w:tcPr>
                <w:tcW w:w="3119" w:type="dxa"/>
              </w:tcPr>
            </w:tcPrChange>
          </w:tcPr>
          <w:p w14:paraId="3E1B5E57" w14:textId="77777777" w:rsidR="00B65A4A" w:rsidRDefault="00EF5E16">
            <w:pPr>
              <w:spacing w:before="0" w:after="0"/>
              <w:ind w:firstLine="0"/>
              <w:jc w:val="left"/>
              <w:textAlignment w:val="top"/>
            </w:pPr>
            <w:r>
              <w:t>TIMESTAMP WITH TIME ZONE</w:t>
            </w:r>
          </w:p>
        </w:tc>
        <w:tc>
          <w:tcPr>
            <w:tcW w:w="3114" w:type="dxa"/>
            <w:tcPrChange w:id="437" w:author="Quan Tran Duc (CV Phat trien Core Cap 2 - TT Phat trien - Khoi CNTT)" w:date="2026-09-22T10:22:00Z" w16du:dateUtc="2026-09-22T03:22:00Z">
              <w:tcPr>
                <w:tcW w:w="3119" w:type="dxa"/>
              </w:tcPr>
            </w:tcPrChange>
          </w:tcPr>
          <w:p w14:paraId="3AFEFA89" w14:textId="77777777" w:rsidR="00B65A4A" w:rsidRDefault="00EF5E16">
            <w:pPr>
              <w:spacing w:before="0" w:after="0"/>
              <w:ind w:firstLine="0"/>
              <w:jc w:val="left"/>
              <w:textAlignment w:val="top"/>
            </w:pPr>
            <w:r>
              <w:t>Ngày cập nhật bản ghi</w:t>
            </w:r>
          </w:p>
        </w:tc>
      </w:tr>
      <w:tr w:rsidR="00B65A4A" w14:paraId="5C684908" w14:textId="77777777" w:rsidTr="00084531">
        <w:trPr>
          <w:cantSplit/>
          <w:trPrChange w:id="438" w:author="Quan Tran Duc (CV Phat trien Core Cap 2 - TT Phat trien - Khoi CNTT)" w:date="2026-09-22T10:22:00Z" w16du:dateUtc="2026-09-22T03:22:00Z">
            <w:trPr>
              <w:cantSplit/>
            </w:trPr>
          </w:trPrChange>
        </w:trPr>
        <w:tc>
          <w:tcPr>
            <w:tcW w:w="3118" w:type="dxa"/>
            <w:tcPrChange w:id="439" w:author="Quan Tran Duc (CV Phat trien Core Cap 2 - TT Phat trien - Khoi CNTT)" w:date="2026-09-22T10:22:00Z" w16du:dateUtc="2026-09-22T03:22:00Z">
              <w:tcPr>
                <w:tcW w:w="3119" w:type="dxa"/>
              </w:tcPr>
            </w:tcPrChange>
          </w:tcPr>
          <w:p w14:paraId="7F5DD123" w14:textId="77777777" w:rsidR="00B65A4A" w:rsidRDefault="00EF5E16">
            <w:pPr>
              <w:spacing w:before="0" w:after="0"/>
              <w:ind w:firstLine="0"/>
              <w:jc w:val="left"/>
              <w:textAlignment w:val="top"/>
            </w:pPr>
            <w:r>
              <w:t>LATEST_UPDATED_HIS_ID</w:t>
            </w:r>
          </w:p>
        </w:tc>
        <w:tc>
          <w:tcPr>
            <w:tcW w:w="3115" w:type="dxa"/>
            <w:tcPrChange w:id="440" w:author="Quan Tran Duc (CV Phat trien Core Cap 2 - TT Phat trien - Khoi CNTT)" w:date="2026-09-22T10:22:00Z" w16du:dateUtc="2026-09-22T03:22:00Z">
              <w:tcPr>
                <w:tcW w:w="3119" w:type="dxa"/>
              </w:tcPr>
            </w:tcPrChange>
          </w:tcPr>
          <w:p w14:paraId="4D2D227A" w14:textId="77777777" w:rsidR="00B65A4A" w:rsidRDefault="00EF5E16">
            <w:pPr>
              <w:spacing w:before="0" w:after="0"/>
              <w:ind w:firstLine="0"/>
              <w:jc w:val="left"/>
              <w:textAlignment w:val="top"/>
            </w:pPr>
            <w:r>
              <w:t>VARCHAR2(100)</w:t>
            </w:r>
          </w:p>
        </w:tc>
        <w:tc>
          <w:tcPr>
            <w:tcW w:w="3114" w:type="dxa"/>
            <w:tcPrChange w:id="441" w:author="Quan Tran Duc (CV Phat trien Core Cap 2 - TT Phat trien - Khoi CNTT)" w:date="2026-09-22T10:22:00Z" w16du:dateUtc="2026-09-22T03:22:00Z">
              <w:tcPr>
                <w:tcW w:w="3119" w:type="dxa"/>
              </w:tcPr>
            </w:tcPrChange>
          </w:tcPr>
          <w:p w14:paraId="57907869" w14:textId="77777777" w:rsidR="00B65A4A" w:rsidRDefault="00EF5E16">
            <w:pPr>
              <w:spacing w:before="0" w:after="0"/>
              <w:ind w:firstLine="0"/>
              <w:jc w:val="left"/>
              <w:textAlignment w:val="top"/>
            </w:pPr>
            <w:r>
              <w:t>Id lịch sử cập nhật gần nhất</w:t>
            </w:r>
          </w:p>
        </w:tc>
      </w:tr>
      <w:tr w:rsidR="00B65A4A" w14:paraId="3231F1A4" w14:textId="77777777" w:rsidTr="00084531">
        <w:trPr>
          <w:cantSplit/>
          <w:trPrChange w:id="442" w:author="Quan Tran Duc (CV Phat trien Core Cap 2 - TT Phat trien - Khoi CNTT)" w:date="2026-09-22T10:22:00Z" w16du:dateUtc="2026-09-22T03:22:00Z">
            <w:trPr>
              <w:cantSplit/>
            </w:trPr>
          </w:trPrChange>
        </w:trPr>
        <w:tc>
          <w:tcPr>
            <w:tcW w:w="3118" w:type="dxa"/>
            <w:tcPrChange w:id="443" w:author="Quan Tran Duc (CV Phat trien Core Cap 2 - TT Phat trien - Khoi CNTT)" w:date="2026-09-22T10:22:00Z" w16du:dateUtc="2026-09-22T03:22:00Z">
              <w:tcPr>
                <w:tcW w:w="3119" w:type="dxa"/>
              </w:tcPr>
            </w:tcPrChange>
          </w:tcPr>
          <w:p w14:paraId="27C69F89" w14:textId="77777777" w:rsidR="00B65A4A" w:rsidRDefault="00EF5E16">
            <w:pPr>
              <w:spacing w:before="0" w:after="0"/>
              <w:ind w:firstLine="0"/>
              <w:jc w:val="left"/>
              <w:textAlignment w:val="top"/>
            </w:pPr>
            <w:r>
              <w:t>VERSION</w:t>
            </w:r>
          </w:p>
        </w:tc>
        <w:tc>
          <w:tcPr>
            <w:tcW w:w="3115" w:type="dxa"/>
            <w:tcPrChange w:id="444" w:author="Quan Tran Duc (CV Phat trien Core Cap 2 - TT Phat trien - Khoi CNTT)" w:date="2026-09-22T10:22:00Z" w16du:dateUtc="2026-09-22T03:22:00Z">
              <w:tcPr>
                <w:tcW w:w="3119" w:type="dxa"/>
              </w:tcPr>
            </w:tcPrChange>
          </w:tcPr>
          <w:p w14:paraId="09E30644" w14:textId="77777777" w:rsidR="00B65A4A" w:rsidRDefault="00EF5E16">
            <w:pPr>
              <w:spacing w:before="0" w:after="0"/>
              <w:ind w:firstLine="0"/>
              <w:jc w:val="left"/>
              <w:textAlignment w:val="top"/>
            </w:pPr>
            <w:r>
              <w:t>NUMBER(19)</w:t>
            </w:r>
          </w:p>
        </w:tc>
        <w:tc>
          <w:tcPr>
            <w:tcW w:w="3114" w:type="dxa"/>
            <w:tcPrChange w:id="445" w:author="Quan Tran Duc (CV Phat trien Core Cap 2 - TT Phat trien - Khoi CNTT)" w:date="2026-09-22T10:22:00Z" w16du:dateUtc="2026-09-22T03:22:00Z">
              <w:tcPr>
                <w:tcW w:w="3119" w:type="dxa"/>
              </w:tcPr>
            </w:tcPrChange>
          </w:tcPr>
          <w:p w14:paraId="65741AB8" w14:textId="77777777" w:rsidR="00B65A4A" w:rsidRDefault="00EF5E16">
            <w:pPr>
              <w:spacing w:before="0" w:after="0"/>
              <w:ind w:firstLine="0"/>
              <w:jc w:val="left"/>
              <w:textAlignment w:val="top"/>
            </w:pPr>
            <w:r>
              <w:t>Phiên bản bản ghi (optimistic lock)</w:t>
            </w:r>
          </w:p>
        </w:tc>
      </w:tr>
      <w:tr w:rsidR="00084531" w14:paraId="6855E130" w14:textId="77777777" w:rsidTr="00084531">
        <w:trPr>
          <w:cantSplit/>
          <w:ins w:id="446" w:author="Quan Tran Duc (CV Phat trien Core Cap 2 - TT Phat trien - Khoi CNTT)" w:date="2026-09-22T10:22:00Z"/>
          <w:trPrChange w:id="447" w:author="Quan Tran Duc (CV Phat trien Core Cap 2 - TT Phat trien - Khoi CNTT)" w:date="2026-09-22T10:22:00Z" w16du:dateUtc="2026-09-22T03:22:00Z">
            <w:trPr>
              <w:cantSplit/>
            </w:trPr>
          </w:trPrChange>
        </w:trPr>
        <w:tc>
          <w:tcPr>
            <w:tcW w:w="3118" w:type="dxa"/>
            <w:tcPrChange w:id="448" w:author="Quan Tran Duc (CV Phat trien Core Cap 2 - TT Phat trien - Khoi CNTT)" w:date="2026-09-22T10:22:00Z" w16du:dateUtc="2026-09-22T03:22:00Z">
              <w:tcPr>
                <w:tcW w:w="3119" w:type="dxa"/>
              </w:tcPr>
            </w:tcPrChange>
          </w:tcPr>
          <w:p w14:paraId="3DA10B12" w14:textId="4E042093" w:rsidR="00084531" w:rsidRDefault="00084531">
            <w:pPr>
              <w:spacing w:after="0"/>
              <w:ind w:firstLine="0"/>
              <w:jc w:val="left"/>
              <w:textAlignment w:val="top"/>
              <w:rPr>
                <w:ins w:id="449" w:author="Quan Tran Duc (CV Phat trien Core Cap 2 - TT Phat trien - Khoi CNTT)" w:date="2026-09-22T10:22:00Z" w16du:dateUtc="2026-09-22T03:22:00Z"/>
              </w:rPr>
            </w:pPr>
            <w:ins w:id="450" w:author="Quan Tran Duc (CV Phat trien Core Cap 2 - TT Phat trien - Khoi CNTT)" w:date="2026-09-22T10:23:00Z" w16du:dateUtc="2026-09-22T03:23:00Z">
              <w:r w:rsidRPr="00084531">
                <w:t>EMAIL_ADDRESS_HASH</w:t>
              </w:r>
            </w:ins>
            <w:ins w:id="451" w:author="Quan Tran Duc (CV Phat trien Core Cap 2 - TT Phat trien - Khoi CNTT)" w:date="2026-09-22T10:31:00Z" w16du:dateUtc="2026-09-22T03:31:00Z">
              <w:r w:rsidR="007B24D5">
                <w:t xml:space="preserve"> </w:t>
              </w:r>
            </w:ins>
            <w:ins w:id="452" w:author="Quan Tran Duc (CV Phat trien Core Cap 2 - TT Phat trien - Khoi CNTT)" w:date="2026-09-22T10:32:00Z" w16du:dateUtc="2026-09-22T03:32:00Z">
              <w:r w:rsidR="007B24D5">
                <w:t>(v1.1)</w:t>
              </w:r>
            </w:ins>
          </w:p>
        </w:tc>
        <w:tc>
          <w:tcPr>
            <w:tcW w:w="3115" w:type="dxa"/>
            <w:tcPrChange w:id="453" w:author="Quan Tran Duc (CV Phat trien Core Cap 2 - TT Phat trien - Khoi CNTT)" w:date="2026-09-22T10:22:00Z" w16du:dateUtc="2026-09-22T03:22:00Z">
              <w:tcPr>
                <w:tcW w:w="3119" w:type="dxa"/>
              </w:tcPr>
            </w:tcPrChange>
          </w:tcPr>
          <w:p w14:paraId="66328887" w14:textId="6336C36A" w:rsidR="00084531" w:rsidRDefault="00084531">
            <w:pPr>
              <w:spacing w:after="0"/>
              <w:ind w:firstLine="0"/>
              <w:jc w:val="left"/>
              <w:textAlignment w:val="top"/>
              <w:rPr>
                <w:ins w:id="454" w:author="Quan Tran Duc (CV Phat trien Core Cap 2 - TT Phat trien - Khoi CNTT)" w:date="2026-09-22T10:22:00Z" w16du:dateUtc="2026-09-22T03:22:00Z"/>
              </w:rPr>
            </w:pPr>
            <w:ins w:id="455" w:author="Quan Tran Duc (CV Phat trien Core Cap 2 - TT Phat trien - Khoi CNTT)" w:date="2026-09-22T10:27:00Z" w16du:dateUtc="2026-09-22T03:27:00Z">
              <w:r w:rsidRPr="00084531">
                <w:t>VARCHAR2(255)</w:t>
              </w:r>
            </w:ins>
          </w:p>
        </w:tc>
        <w:tc>
          <w:tcPr>
            <w:tcW w:w="3114" w:type="dxa"/>
            <w:tcPrChange w:id="456" w:author="Quan Tran Duc (CV Phat trien Core Cap 2 - TT Phat trien - Khoi CNTT)" w:date="2026-09-22T10:22:00Z" w16du:dateUtc="2026-09-22T03:22:00Z">
              <w:tcPr>
                <w:tcW w:w="3119" w:type="dxa"/>
              </w:tcPr>
            </w:tcPrChange>
          </w:tcPr>
          <w:p w14:paraId="3BAC9ED3" w14:textId="08E83086" w:rsidR="00084531" w:rsidRDefault="00084531">
            <w:pPr>
              <w:spacing w:after="0"/>
              <w:ind w:firstLine="0"/>
              <w:jc w:val="left"/>
              <w:textAlignment w:val="top"/>
              <w:rPr>
                <w:ins w:id="457" w:author="Quan Tran Duc (CV Phat trien Core Cap 2 - TT Phat trien - Khoi CNTT)" w:date="2026-09-22T10:22:00Z" w16du:dateUtc="2026-09-22T03:22:00Z"/>
              </w:rPr>
            </w:pPr>
            <w:ins w:id="458" w:author="Quan Tran Duc (CV Phat trien Core Cap 2 - TT Phat trien - Khoi CNTT)" w:date="2026-09-22T10:31:00Z" w16du:dateUtc="2026-09-22T03:31:00Z">
              <w:r>
                <w:t>Email hash</w:t>
              </w:r>
              <w:r w:rsidR="007B24D5">
                <w:t xml:space="preserve"> </w:t>
              </w:r>
            </w:ins>
          </w:p>
        </w:tc>
      </w:tr>
      <w:tr w:rsidR="00084531" w14:paraId="69F1473E" w14:textId="77777777" w:rsidTr="00084531">
        <w:trPr>
          <w:cantSplit/>
          <w:ins w:id="459" w:author="Quan Tran Duc (CV Phat trien Core Cap 2 - TT Phat trien - Khoi CNTT)" w:date="2026-09-22T10:22:00Z"/>
        </w:trPr>
        <w:tc>
          <w:tcPr>
            <w:tcW w:w="3118" w:type="dxa"/>
          </w:tcPr>
          <w:p w14:paraId="1CE9A509" w14:textId="1BA2567E" w:rsidR="00084531" w:rsidRDefault="00084531">
            <w:pPr>
              <w:spacing w:after="0"/>
              <w:ind w:firstLine="0"/>
              <w:jc w:val="left"/>
              <w:textAlignment w:val="top"/>
              <w:rPr>
                <w:ins w:id="460" w:author="Quan Tran Duc (CV Phat trien Core Cap 2 - TT Phat trien - Khoi CNTT)" w:date="2026-09-22T10:22:00Z" w16du:dateUtc="2026-09-22T03:22:00Z"/>
              </w:rPr>
            </w:pPr>
            <w:ins w:id="461" w:author="Quan Tran Duc (CV Phat trien Core Cap 2 - TT Phat trien - Khoi CNTT)" w:date="2026-09-22T10:25:00Z" w16du:dateUtc="2026-09-22T03:25:00Z">
              <w:r w:rsidRPr="00084531">
                <w:t>WALLET_PROVIDER_ID</w:t>
              </w:r>
            </w:ins>
            <w:ins w:id="462" w:author="Quan Tran Duc (CV Phat trien Core Cap 2 - TT Phat trien - Khoi CNTT)" w:date="2026-09-22T10:32:00Z" w16du:dateUtc="2026-09-22T03:32:00Z">
              <w:r w:rsidR="007B24D5">
                <w:t xml:space="preserve"> (v1.1)</w:t>
              </w:r>
            </w:ins>
          </w:p>
        </w:tc>
        <w:tc>
          <w:tcPr>
            <w:tcW w:w="3115" w:type="dxa"/>
          </w:tcPr>
          <w:p w14:paraId="4A6D1CFD" w14:textId="17E3A531" w:rsidR="00084531" w:rsidRDefault="00084531">
            <w:pPr>
              <w:spacing w:after="0"/>
              <w:ind w:firstLine="0"/>
              <w:jc w:val="left"/>
              <w:textAlignment w:val="top"/>
              <w:rPr>
                <w:ins w:id="463" w:author="Quan Tran Duc (CV Phat trien Core Cap 2 - TT Phat trien - Khoi CNTT)" w:date="2026-09-22T10:22:00Z" w16du:dateUtc="2026-09-22T03:22:00Z"/>
              </w:rPr>
            </w:pPr>
            <w:ins w:id="464" w:author="Quan Tran Duc (CV Phat trien Core Cap 2 - TT Phat trien - Khoi CNTT)" w:date="2026-09-22T10:27:00Z" w16du:dateUtc="2026-09-22T03:27:00Z">
              <w:r w:rsidRPr="00084531">
                <w:t>VARCHAR2(128)</w:t>
              </w:r>
            </w:ins>
          </w:p>
        </w:tc>
        <w:tc>
          <w:tcPr>
            <w:tcW w:w="3114" w:type="dxa"/>
          </w:tcPr>
          <w:p w14:paraId="56FE0421" w14:textId="3BB7F300" w:rsidR="00084531" w:rsidRDefault="00084531">
            <w:pPr>
              <w:spacing w:after="0"/>
              <w:ind w:firstLine="0"/>
              <w:jc w:val="left"/>
              <w:textAlignment w:val="top"/>
              <w:rPr>
                <w:ins w:id="465" w:author="Quan Tran Duc (CV Phat trien Core Cap 2 - TT Phat trien - Khoi CNTT)" w:date="2026-09-22T10:22:00Z" w16du:dateUtc="2026-09-22T03:22:00Z"/>
              </w:rPr>
            </w:pPr>
            <w:ins w:id="466" w:author="Quan Tran Duc (CV Phat trien Core Cap 2 - TT Phat trien - Khoi CNTT)" w:date="2026-09-22T10:31:00Z" w16du:dateUtc="2026-09-22T03:31:00Z">
              <w:r>
                <w:t>Id ví</w:t>
              </w:r>
            </w:ins>
          </w:p>
        </w:tc>
      </w:tr>
      <w:tr w:rsidR="00084531" w14:paraId="28FAFE9B" w14:textId="77777777" w:rsidTr="00084531">
        <w:trPr>
          <w:cantSplit/>
          <w:ins w:id="467" w:author="Quan Tran Duc (CV Phat trien Core Cap 2 - TT Phat trien - Khoi CNTT)" w:date="2026-09-22T10:22:00Z"/>
        </w:trPr>
        <w:tc>
          <w:tcPr>
            <w:tcW w:w="3118" w:type="dxa"/>
          </w:tcPr>
          <w:p w14:paraId="29138F82" w14:textId="6F84973F" w:rsidR="00084531" w:rsidRDefault="00084531">
            <w:pPr>
              <w:spacing w:after="0"/>
              <w:ind w:firstLine="0"/>
              <w:jc w:val="left"/>
              <w:textAlignment w:val="top"/>
              <w:rPr>
                <w:ins w:id="468" w:author="Quan Tran Duc (CV Phat trien Core Cap 2 - TT Phat trien - Khoi CNTT)" w:date="2026-09-22T10:22:00Z" w16du:dateUtc="2026-09-22T03:22:00Z"/>
              </w:rPr>
            </w:pPr>
            <w:ins w:id="469" w:author="Quan Tran Duc (CV Phat trien Core Cap 2 - TT Phat trien - Khoi CNTT)" w:date="2026-09-22T10:26:00Z" w16du:dateUtc="2026-09-22T03:26:00Z">
              <w:r w:rsidRPr="00084531">
                <w:lastRenderedPageBreak/>
                <w:t>CVX2_VERIFICATION_RESULT</w:t>
              </w:r>
            </w:ins>
            <w:ins w:id="470" w:author="Quan Tran Duc (CV Phat trien Core Cap 2 - TT Phat trien - Khoi CNTT)" w:date="2026-09-22T10:32:00Z" w16du:dateUtc="2026-09-22T03:32:00Z">
              <w:r w:rsidR="007B24D5">
                <w:t xml:space="preserve"> (v1.1)</w:t>
              </w:r>
            </w:ins>
          </w:p>
        </w:tc>
        <w:tc>
          <w:tcPr>
            <w:tcW w:w="3115" w:type="dxa"/>
          </w:tcPr>
          <w:p w14:paraId="6E7527B2" w14:textId="4F491D61" w:rsidR="00084531" w:rsidRDefault="00084531">
            <w:pPr>
              <w:spacing w:after="0"/>
              <w:ind w:firstLine="0"/>
              <w:jc w:val="left"/>
              <w:textAlignment w:val="top"/>
              <w:rPr>
                <w:ins w:id="471" w:author="Quan Tran Duc (CV Phat trien Core Cap 2 - TT Phat trien - Khoi CNTT)" w:date="2026-09-22T10:22:00Z" w16du:dateUtc="2026-09-22T03:22:00Z"/>
              </w:rPr>
            </w:pPr>
            <w:ins w:id="472" w:author="Quan Tran Duc (CV Phat trien Core Cap 2 - TT Phat trien - Khoi CNTT)" w:date="2026-09-22T10:27:00Z" w16du:dateUtc="2026-09-22T03:27:00Z">
              <w:r w:rsidRPr="00084531">
                <w:t>VARCHAR2(32)</w:t>
              </w:r>
            </w:ins>
          </w:p>
        </w:tc>
        <w:tc>
          <w:tcPr>
            <w:tcW w:w="3114" w:type="dxa"/>
          </w:tcPr>
          <w:p w14:paraId="1F80BDB8" w14:textId="09660384" w:rsidR="00084531" w:rsidRDefault="00084531">
            <w:pPr>
              <w:spacing w:after="0"/>
              <w:ind w:firstLine="0"/>
              <w:jc w:val="left"/>
              <w:textAlignment w:val="top"/>
              <w:rPr>
                <w:ins w:id="473" w:author="Quan Tran Duc (CV Phat trien Core Cap 2 - TT Phat trien - Khoi CNTT)" w:date="2026-09-22T10:22:00Z" w16du:dateUtc="2026-09-22T03:22:00Z"/>
              </w:rPr>
            </w:pPr>
            <w:ins w:id="474" w:author="Quan Tran Duc (CV Phat trien Core Cap 2 - TT Phat trien - Khoi CNTT)" w:date="2026-09-22T10:31:00Z" w16du:dateUtc="2026-09-22T03:31:00Z">
              <w:r>
                <w:t>Kết quả verify cvv2</w:t>
              </w:r>
            </w:ins>
          </w:p>
        </w:tc>
      </w:tr>
      <w:tr w:rsidR="00084531" w14:paraId="16E74DEC" w14:textId="77777777" w:rsidTr="00084531">
        <w:trPr>
          <w:cantSplit/>
          <w:ins w:id="475" w:author="Quan Tran Duc (CV Phat trien Core Cap 2 - TT Phat trien - Khoi CNTT)" w:date="2026-09-22T10:22:00Z"/>
        </w:trPr>
        <w:tc>
          <w:tcPr>
            <w:tcW w:w="3118" w:type="dxa"/>
          </w:tcPr>
          <w:p w14:paraId="40065414" w14:textId="78609A57" w:rsidR="00084531" w:rsidRDefault="00084531">
            <w:pPr>
              <w:spacing w:after="0"/>
              <w:ind w:firstLine="0"/>
              <w:jc w:val="left"/>
              <w:textAlignment w:val="top"/>
              <w:rPr>
                <w:ins w:id="476" w:author="Quan Tran Duc (CV Phat trien Core Cap 2 - TT Phat trien - Khoi CNTT)" w:date="2026-09-22T10:22:00Z" w16du:dateUtc="2026-09-22T03:22:00Z"/>
              </w:rPr>
            </w:pPr>
            <w:ins w:id="477" w:author="Quan Tran Duc (CV Phat trien Core Cap 2 - TT Phat trien - Khoi CNTT)" w:date="2026-09-22T10:26:00Z" w16du:dateUtc="2026-09-22T03:26:00Z">
              <w:r w:rsidRPr="00084531">
                <w:t>PAN_SOURCE</w:t>
              </w:r>
            </w:ins>
            <w:ins w:id="478" w:author="Quan Tran Duc (CV Phat trien Core Cap 2 - TT Phat trien - Khoi CNTT)" w:date="2026-09-22T10:32:00Z" w16du:dateUtc="2026-09-22T03:32:00Z">
              <w:r w:rsidR="007B24D5">
                <w:t xml:space="preserve"> (v1.1)</w:t>
              </w:r>
            </w:ins>
          </w:p>
        </w:tc>
        <w:tc>
          <w:tcPr>
            <w:tcW w:w="3115" w:type="dxa"/>
          </w:tcPr>
          <w:p w14:paraId="4DD45FF4" w14:textId="2DBA5B21" w:rsidR="00084531" w:rsidRDefault="00084531">
            <w:pPr>
              <w:spacing w:after="0"/>
              <w:ind w:firstLine="0"/>
              <w:jc w:val="left"/>
              <w:textAlignment w:val="top"/>
              <w:rPr>
                <w:ins w:id="479" w:author="Quan Tran Duc (CV Phat trien Core Cap 2 - TT Phat trien - Khoi CNTT)" w:date="2026-09-22T10:22:00Z" w16du:dateUtc="2026-09-22T03:22:00Z"/>
              </w:rPr>
            </w:pPr>
            <w:ins w:id="480" w:author="Quan Tran Duc (CV Phat trien Core Cap 2 - TT Phat trien - Khoi CNTT)" w:date="2026-09-22T10:27:00Z" w16du:dateUtc="2026-09-22T03:27:00Z">
              <w:r w:rsidRPr="00084531">
                <w:t>VARCHAR2(32)</w:t>
              </w:r>
            </w:ins>
          </w:p>
        </w:tc>
        <w:tc>
          <w:tcPr>
            <w:tcW w:w="3114" w:type="dxa"/>
          </w:tcPr>
          <w:p w14:paraId="6771E190" w14:textId="02676104" w:rsidR="00084531" w:rsidRDefault="00084531">
            <w:pPr>
              <w:spacing w:after="0"/>
              <w:ind w:firstLine="0"/>
              <w:jc w:val="left"/>
              <w:textAlignment w:val="top"/>
              <w:rPr>
                <w:ins w:id="481" w:author="Quan Tran Duc (CV Phat trien Core Cap 2 - TT Phat trien - Khoi CNTT)" w:date="2026-09-22T10:22:00Z" w16du:dateUtc="2026-09-22T03:22:00Z"/>
              </w:rPr>
            </w:pPr>
            <w:ins w:id="482" w:author="Quan Tran Duc (CV Phat trien Core Cap 2 - TT Phat trien - Khoi CNTT)" w:date="2026-09-22T10:28:00Z" w16du:dateUtc="2026-09-22T03:28:00Z">
              <w:r>
                <w:t>Nguồn add token</w:t>
              </w:r>
            </w:ins>
          </w:p>
        </w:tc>
      </w:tr>
      <w:tr w:rsidR="00084531" w14:paraId="24B51727" w14:textId="77777777" w:rsidTr="00084531">
        <w:trPr>
          <w:cantSplit/>
          <w:ins w:id="483" w:author="Quan Tran Duc (CV Phat trien Core Cap 2 - TT Phat trien - Khoi CNTT)" w:date="2026-09-22T10:22:00Z"/>
        </w:trPr>
        <w:tc>
          <w:tcPr>
            <w:tcW w:w="3118" w:type="dxa"/>
          </w:tcPr>
          <w:p w14:paraId="386B9D40" w14:textId="2633230D" w:rsidR="00084531" w:rsidRDefault="00084531">
            <w:pPr>
              <w:tabs>
                <w:tab w:val="left" w:pos="930"/>
              </w:tabs>
              <w:spacing w:after="0"/>
              <w:ind w:firstLine="0"/>
              <w:jc w:val="left"/>
              <w:textAlignment w:val="top"/>
              <w:rPr>
                <w:ins w:id="484" w:author="Quan Tran Duc (CV Phat trien Core Cap 2 - TT Phat trien - Khoi CNTT)" w:date="2026-09-22T10:22:00Z" w16du:dateUtc="2026-09-22T03:22:00Z"/>
              </w:rPr>
              <w:pPrChange w:id="485" w:author="Quan Tran Duc (CV Phat trien Core Cap 2 - TT Phat trien - Khoi CNTT)" w:date="2026-09-22T10:26:00Z" w16du:dateUtc="2026-09-22T03:26:00Z">
                <w:pPr>
                  <w:spacing w:after="0"/>
                  <w:ind w:firstLine="0"/>
                  <w:jc w:val="left"/>
                  <w:textAlignment w:val="top"/>
                </w:pPr>
              </w:pPrChange>
            </w:pPr>
            <w:ins w:id="486" w:author="Quan Tran Duc (CV Phat trien Core Cap 2 - TT Phat trien - Khoi CNTT)" w:date="2026-09-22T10:26:00Z" w16du:dateUtc="2026-09-22T03:26:00Z">
              <w:r w:rsidRPr="00084531">
                <w:t>TOKEN_PAN_BASE64</w:t>
              </w:r>
            </w:ins>
            <w:ins w:id="487" w:author="Quan Tran Duc (CV Phat trien Core Cap 2 - TT Phat trien - Khoi CNTT)" w:date="2026-09-22T10:32:00Z" w16du:dateUtc="2026-09-22T03:32:00Z">
              <w:r w:rsidR="007B24D5">
                <w:t xml:space="preserve"> (v1.1)</w:t>
              </w:r>
            </w:ins>
          </w:p>
        </w:tc>
        <w:tc>
          <w:tcPr>
            <w:tcW w:w="3115" w:type="dxa"/>
          </w:tcPr>
          <w:p w14:paraId="137C7526" w14:textId="6E170947" w:rsidR="00084531" w:rsidRDefault="00084531">
            <w:pPr>
              <w:spacing w:after="0"/>
              <w:ind w:firstLine="0"/>
              <w:jc w:val="left"/>
              <w:textAlignment w:val="top"/>
              <w:rPr>
                <w:ins w:id="488" w:author="Quan Tran Duc (CV Phat trien Core Cap 2 - TT Phat trien - Khoi CNTT)" w:date="2026-09-22T10:22:00Z" w16du:dateUtc="2026-09-22T03:22:00Z"/>
              </w:rPr>
            </w:pPr>
            <w:ins w:id="489" w:author="Quan Tran Duc (CV Phat trien Core Cap 2 - TT Phat trien - Khoi CNTT)" w:date="2026-09-22T10:27:00Z" w16du:dateUtc="2026-09-22T03:27:00Z">
              <w:r w:rsidRPr="00084531">
                <w:t>VARCHAR2(64 CHAR)</w:t>
              </w:r>
            </w:ins>
          </w:p>
        </w:tc>
        <w:tc>
          <w:tcPr>
            <w:tcW w:w="3114" w:type="dxa"/>
          </w:tcPr>
          <w:p w14:paraId="28A6DE91" w14:textId="26AD76E8" w:rsidR="00084531" w:rsidRDefault="00084531">
            <w:pPr>
              <w:spacing w:after="0"/>
              <w:ind w:firstLine="0"/>
              <w:jc w:val="left"/>
              <w:textAlignment w:val="top"/>
              <w:rPr>
                <w:ins w:id="490" w:author="Quan Tran Duc (CV Phat trien Core Cap 2 - TT Phat trien - Khoi CNTT)" w:date="2026-09-22T10:22:00Z" w16du:dateUtc="2026-09-22T03:22:00Z"/>
              </w:rPr>
            </w:pPr>
            <w:ins w:id="491" w:author="Quan Tran Duc (CV Phat trien Core Cap 2 - TT Phat trien - Khoi CNTT)" w:date="2026-09-22T10:29:00Z" w16du:dateUtc="2026-09-22T03:29:00Z">
              <w:r>
                <w:t>Token number</w:t>
              </w:r>
            </w:ins>
          </w:p>
        </w:tc>
      </w:tr>
      <w:tr w:rsidR="00084531" w14:paraId="3CC71A4C" w14:textId="77777777" w:rsidTr="00084531">
        <w:trPr>
          <w:cantSplit/>
          <w:ins w:id="492" w:author="Quan Tran Duc (CV Phat trien Core Cap 2 - TT Phat trien - Khoi CNTT)" w:date="2026-09-22T10:22:00Z"/>
        </w:trPr>
        <w:tc>
          <w:tcPr>
            <w:tcW w:w="3118" w:type="dxa"/>
          </w:tcPr>
          <w:p w14:paraId="5245E8AA" w14:textId="6B30D189" w:rsidR="00084531" w:rsidRDefault="00084531">
            <w:pPr>
              <w:spacing w:after="0"/>
              <w:ind w:firstLine="0"/>
              <w:jc w:val="left"/>
              <w:textAlignment w:val="top"/>
              <w:rPr>
                <w:ins w:id="493" w:author="Quan Tran Duc (CV Phat trien Core Cap 2 - TT Phat trien - Khoi CNTT)" w:date="2026-09-22T10:22:00Z" w16du:dateUtc="2026-09-22T03:22:00Z"/>
              </w:rPr>
            </w:pPr>
            <w:ins w:id="494" w:author="Quan Tran Duc (CV Phat trien Core Cap 2 - TT Phat trien - Khoi CNTT)" w:date="2026-09-22T10:26:00Z" w16du:dateUtc="2026-09-22T03:26:00Z">
              <w:r w:rsidRPr="00084531">
                <w:t>DECISION_RULE_ID</w:t>
              </w:r>
            </w:ins>
            <w:ins w:id="495" w:author="Quan Tran Duc (CV Phat trien Core Cap 2 - TT Phat trien - Khoi CNTT)" w:date="2026-09-22T10:32:00Z" w16du:dateUtc="2026-09-22T03:32:00Z">
              <w:r w:rsidR="007B24D5">
                <w:t xml:space="preserve"> (v1.1)</w:t>
              </w:r>
            </w:ins>
          </w:p>
        </w:tc>
        <w:tc>
          <w:tcPr>
            <w:tcW w:w="3115" w:type="dxa"/>
          </w:tcPr>
          <w:p w14:paraId="5EFBB61F" w14:textId="5287A1DC" w:rsidR="00084531" w:rsidRDefault="00084531">
            <w:pPr>
              <w:spacing w:after="0"/>
              <w:ind w:firstLine="0"/>
              <w:jc w:val="left"/>
              <w:textAlignment w:val="top"/>
              <w:rPr>
                <w:ins w:id="496" w:author="Quan Tran Duc (CV Phat trien Core Cap 2 - TT Phat trien - Khoi CNTT)" w:date="2026-09-22T10:22:00Z" w16du:dateUtc="2026-09-22T03:22:00Z"/>
              </w:rPr>
            </w:pPr>
            <w:ins w:id="497" w:author="Quan Tran Duc (CV Phat trien Core Cap 2 - TT Phat trien - Khoi CNTT)" w:date="2026-09-22T10:27:00Z" w16du:dateUtc="2026-09-22T03:27:00Z">
              <w:r w:rsidRPr="00084531">
                <w:t>NUMBER</w:t>
              </w:r>
            </w:ins>
          </w:p>
        </w:tc>
        <w:tc>
          <w:tcPr>
            <w:tcW w:w="3114" w:type="dxa"/>
          </w:tcPr>
          <w:p w14:paraId="7986A078" w14:textId="481B43D2" w:rsidR="00084531" w:rsidRDefault="00084531">
            <w:pPr>
              <w:spacing w:after="0"/>
              <w:ind w:firstLine="0"/>
              <w:jc w:val="left"/>
              <w:textAlignment w:val="top"/>
              <w:rPr>
                <w:ins w:id="498" w:author="Quan Tran Duc (CV Phat trien Core Cap 2 - TT Phat trien - Khoi CNTT)" w:date="2026-09-22T10:22:00Z" w16du:dateUtc="2026-09-22T03:22:00Z"/>
              </w:rPr>
            </w:pPr>
            <w:ins w:id="499" w:author="Quan Tran Duc (CV Phat trien Core Cap 2 - TT Phat trien - Khoi CNTT)" w:date="2026-09-22T10:28:00Z" w16du:dateUtc="2026-09-22T03:28:00Z">
              <w:r>
                <w:t>Rule áp dụng</w:t>
              </w:r>
            </w:ins>
          </w:p>
        </w:tc>
      </w:tr>
      <w:tr w:rsidR="00084531" w14:paraId="1B050F5F" w14:textId="77777777" w:rsidTr="00084531">
        <w:trPr>
          <w:cantSplit/>
          <w:ins w:id="500" w:author="Quan Tran Duc (CV Phat trien Core Cap 2 - TT Phat trien - Khoi CNTT)" w:date="2026-09-22T10:22:00Z"/>
        </w:trPr>
        <w:tc>
          <w:tcPr>
            <w:tcW w:w="3118" w:type="dxa"/>
          </w:tcPr>
          <w:p w14:paraId="6DF069AB" w14:textId="54B7EC72" w:rsidR="00084531" w:rsidRDefault="00084531">
            <w:pPr>
              <w:spacing w:after="0"/>
              <w:ind w:firstLine="0"/>
              <w:jc w:val="left"/>
              <w:textAlignment w:val="top"/>
              <w:rPr>
                <w:ins w:id="501" w:author="Quan Tran Duc (CV Phat trien Core Cap 2 - TT Phat trien - Khoi CNTT)" w:date="2026-09-22T10:22:00Z" w16du:dateUtc="2026-09-22T03:22:00Z"/>
              </w:rPr>
            </w:pPr>
            <w:ins w:id="502" w:author="Quan Tran Duc (CV Phat trien Core Cap 2 - TT Phat trien - Khoi CNTT)" w:date="2026-09-22T10:26:00Z" w16du:dateUtc="2026-09-22T03:26:00Z">
              <w:r w:rsidRPr="00084531">
                <w:t>DECISION_RULE_SNAPSHOT</w:t>
              </w:r>
            </w:ins>
            <w:ins w:id="503" w:author="Quan Tran Duc (CV Phat trien Core Cap 2 - TT Phat trien - Khoi CNTT)" w:date="2026-09-22T10:32:00Z" w16du:dateUtc="2026-09-22T03:32:00Z">
              <w:r w:rsidR="007B24D5">
                <w:t xml:space="preserve"> (v1.1)</w:t>
              </w:r>
            </w:ins>
          </w:p>
        </w:tc>
        <w:tc>
          <w:tcPr>
            <w:tcW w:w="3115" w:type="dxa"/>
          </w:tcPr>
          <w:p w14:paraId="3B12AE65" w14:textId="2781B4C6" w:rsidR="00084531" w:rsidRDefault="00084531">
            <w:pPr>
              <w:spacing w:after="0"/>
              <w:ind w:firstLine="0"/>
              <w:textAlignment w:val="top"/>
              <w:rPr>
                <w:ins w:id="504" w:author="Quan Tran Duc (CV Phat trien Core Cap 2 - TT Phat trien - Khoi CNTT)" w:date="2026-09-22T10:22:00Z" w16du:dateUtc="2026-09-22T03:22:00Z"/>
              </w:rPr>
              <w:pPrChange w:id="505" w:author="Quan Tran Duc (CV Phat trien Core Cap 2 - TT Phat trien - Khoi CNTT)" w:date="2026-09-22T10:28:00Z" w16du:dateUtc="2026-09-22T03:28:00Z">
                <w:pPr>
                  <w:spacing w:after="0"/>
                  <w:ind w:firstLine="0"/>
                  <w:jc w:val="left"/>
                  <w:textAlignment w:val="top"/>
                </w:pPr>
              </w:pPrChange>
            </w:pPr>
            <w:ins w:id="506" w:author="Quan Tran Duc (CV Phat trien Core Cap 2 - TT Phat trien - Khoi CNTT)" w:date="2026-09-22T10:27:00Z" w16du:dateUtc="2026-09-22T03:27:00Z">
              <w:r w:rsidRPr="00084531">
                <w:t>VARCHAR2(4000)</w:t>
              </w:r>
            </w:ins>
          </w:p>
        </w:tc>
        <w:tc>
          <w:tcPr>
            <w:tcW w:w="3114" w:type="dxa"/>
          </w:tcPr>
          <w:p w14:paraId="56B93A79" w14:textId="42DEE049" w:rsidR="00084531" w:rsidRDefault="00084531">
            <w:pPr>
              <w:spacing w:after="0"/>
              <w:ind w:firstLine="0"/>
              <w:jc w:val="left"/>
              <w:textAlignment w:val="top"/>
              <w:rPr>
                <w:ins w:id="507" w:author="Quan Tran Duc (CV Phat trien Core Cap 2 - TT Phat trien - Khoi CNTT)" w:date="2026-09-22T10:22:00Z" w16du:dateUtc="2026-09-22T03:22:00Z"/>
              </w:rPr>
            </w:pPr>
            <w:ins w:id="508" w:author="Quan Tran Duc (CV Phat trien Core Cap 2 - TT Phat trien - Khoi CNTT)" w:date="2026-09-22T10:29:00Z" w16du:dateUtc="2026-09-22T03:29:00Z">
              <w:r>
                <w:t>Rule snapshot ở thời điểm áp dụng</w:t>
              </w:r>
            </w:ins>
          </w:p>
        </w:tc>
      </w:tr>
    </w:tbl>
    <w:p w14:paraId="410FF087" w14:textId="77777777" w:rsidR="00B65A4A" w:rsidRDefault="00B65A4A"/>
    <w:p w14:paraId="1B8B3D9E" w14:textId="77777777" w:rsidR="00B65A4A" w:rsidRDefault="00EF5E16">
      <w:pPr>
        <w:pStyle w:val="Heading4"/>
      </w:pPr>
      <w:r>
        <w:rPr>
          <w:rFonts w:eastAsia="Times New Roman" w:cs="Times New Roman"/>
        </w:rPr>
        <w:t>CTM_TOKEN_BOUND_DEVICE</w:t>
      </w:r>
    </w:p>
    <w:p w14:paraId="47C79051" w14:textId="77777777" w:rsidR="00B65A4A" w:rsidRDefault="00EF5E16">
      <w:r>
        <w:t>Bảng lưu thiết bị được gắn (bind) với token</w:t>
      </w:r>
    </w:p>
    <w:tbl>
      <w:tblPr>
        <w:tblStyle w:val="TableGrid"/>
        <w:tblW w:w="0" w:type="auto"/>
        <w:tblLook w:val="04A0" w:firstRow="1" w:lastRow="0" w:firstColumn="1" w:lastColumn="0" w:noHBand="0" w:noVBand="1"/>
      </w:tblPr>
      <w:tblGrid>
        <w:gridCol w:w="3116"/>
        <w:gridCol w:w="3116"/>
        <w:gridCol w:w="3115"/>
      </w:tblGrid>
      <w:tr w:rsidR="00B65A4A" w14:paraId="68BD584E"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4DF85CED" w14:textId="77777777" w:rsidR="00B65A4A" w:rsidRDefault="00EF5E16">
            <w:pPr>
              <w:spacing w:before="0" w:after="0"/>
              <w:ind w:firstLine="0"/>
              <w:jc w:val="left"/>
              <w:textAlignment w:val="top"/>
            </w:pPr>
            <w:r>
              <w:t>Column</w:t>
            </w:r>
          </w:p>
        </w:tc>
        <w:tc>
          <w:tcPr>
            <w:tcW w:w="3119" w:type="dxa"/>
            <w:shd w:val="clear" w:color="auto" w:fill="D9EAF7"/>
            <w:vAlign w:val="top"/>
          </w:tcPr>
          <w:p w14:paraId="4C11C058" w14:textId="77777777" w:rsidR="00B65A4A" w:rsidRDefault="00EF5E16">
            <w:pPr>
              <w:spacing w:before="0" w:after="0"/>
              <w:ind w:firstLine="0"/>
              <w:jc w:val="left"/>
              <w:textAlignment w:val="top"/>
            </w:pPr>
            <w:r>
              <w:t>Data type</w:t>
            </w:r>
          </w:p>
        </w:tc>
        <w:tc>
          <w:tcPr>
            <w:tcW w:w="3119" w:type="dxa"/>
            <w:shd w:val="clear" w:color="auto" w:fill="D9EAF7"/>
            <w:vAlign w:val="top"/>
          </w:tcPr>
          <w:p w14:paraId="600CDE69" w14:textId="77777777" w:rsidR="00B65A4A" w:rsidRDefault="00EF5E16">
            <w:pPr>
              <w:spacing w:before="0" w:after="0"/>
              <w:ind w:firstLine="0"/>
              <w:jc w:val="left"/>
              <w:textAlignment w:val="top"/>
            </w:pPr>
            <w:r>
              <w:t>Field Description</w:t>
            </w:r>
          </w:p>
        </w:tc>
      </w:tr>
      <w:tr w:rsidR="00B65A4A" w14:paraId="2CF2ACEA" w14:textId="77777777" w:rsidTr="00B65A4A">
        <w:trPr>
          <w:cantSplit/>
        </w:trPr>
        <w:tc>
          <w:tcPr>
            <w:tcW w:w="3119" w:type="dxa"/>
          </w:tcPr>
          <w:p w14:paraId="42F19355" w14:textId="77777777" w:rsidR="00B65A4A" w:rsidRDefault="00EF5E16">
            <w:pPr>
              <w:spacing w:before="0" w:after="0"/>
              <w:ind w:firstLine="0"/>
              <w:jc w:val="left"/>
              <w:textAlignment w:val="top"/>
            </w:pPr>
            <w:r>
              <w:t>ID</w:t>
            </w:r>
          </w:p>
        </w:tc>
        <w:tc>
          <w:tcPr>
            <w:tcW w:w="3119" w:type="dxa"/>
          </w:tcPr>
          <w:p w14:paraId="48AE0C67" w14:textId="77777777" w:rsidR="00B65A4A" w:rsidRDefault="00EF5E16">
            <w:pPr>
              <w:spacing w:before="0" w:after="0"/>
              <w:ind w:firstLine="0"/>
              <w:jc w:val="left"/>
              <w:textAlignment w:val="top"/>
            </w:pPr>
            <w:r>
              <w:t>NUMBER(19)</w:t>
            </w:r>
          </w:p>
        </w:tc>
        <w:tc>
          <w:tcPr>
            <w:tcW w:w="3119" w:type="dxa"/>
          </w:tcPr>
          <w:p w14:paraId="581EB42B" w14:textId="77777777" w:rsidR="00B65A4A" w:rsidRDefault="00EF5E16">
            <w:pPr>
              <w:spacing w:before="0" w:after="0"/>
              <w:ind w:firstLine="0"/>
              <w:jc w:val="left"/>
              <w:textAlignment w:val="top"/>
            </w:pPr>
            <w:r>
              <w:t>Id tự tăng</w:t>
            </w:r>
          </w:p>
        </w:tc>
      </w:tr>
      <w:tr w:rsidR="00B65A4A" w14:paraId="4F744D5C" w14:textId="77777777" w:rsidTr="00B65A4A">
        <w:trPr>
          <w:cantSplit/>
        </w:trPr>
        <w:tc>
          <w:tcPr>
            <w:tcW w:w="3119" w:type="dxa"/>
          </w:tcPr>
          <w:p w14:paraId="74E057EF" w14:textId="77777777" w:rsidR="00B65A4A" w:rsidRDefault="00EF5E16">
            <w:pPr>
              <w:spacing w:before="0" w:after="0"/>
              <w:ind w:firstLine="0"/>
              <w:jc w:val="left"/>
              <w:textAlignment w:val="top"/>
            </w:pPr>
            <w:r>
              <w:t>TOKEN_ID</w:t>
            </w:r>
          </w:p>
        </w:tc>
        <w:tc>
          <w:tcPr>
            <w:tcW w:w="3119" w:type="dxa"/>
          </w:tcPr>
          <w:p w14:paraId="5D9A5E3D" w14:textId="77777777" w:rsidR="00B65A4A" w:rsidRDefault="00EF5E16">
            <w:pPr>
              <w:spacing w:before="0" w:after="0"/>
              <w:ind w:firstLine="0"/>
              <w:jc w:val="left"/>
              <w:textAlignment w:val="top"/>
            </w:pPr>
            <w:r>
              <w:t>NUMBER(19)</w:t>
            </w:r>
          </w:p>
        </w:tc>
        <w:tc>
          <w:tcPr>
            <w:tcW w:w="3119" w:type="dxa"/>
          </w:tcPr>
          <w:p w14:paraId="061E3217" w14:textId="77777777" w:rsidR="00B65A4A" w:rsidRDefault="00EF5E16">
            <w:pPr>
              <w:spacing w:before="0" w:after="0"/>
              <w:ind w:firstLine="0"/>
              <w:jc w:val="left"/>
              <w:textAlignment w:val="top"/>
            </w:pPr>
            <w:r>
              <w:t>Id token</w:t>
            </w:r>
          </w:p>
        </w:tc>
      </w:tr>
      <w:tr w:rsidR="00B65A4A" w14:paraId="4CCC6B6A" w14:textId="77777777" w:rsidTr="00B65A4A">
        <w:trPr>
          <w:cantSplit/>
        </w:trPr>
        <w:tc>
          <w:tcPr>
            <w:tcW w:w="3119" w:type="dxa"/>
          </w:tcPr>
          <w:p w14:paraId="3BC89452" w14:textId="77777777" w:rsidR="00B65A4A" w:rsidRDefault="00EF5E16">
            <w:pPr>
              <w:spacing w:before="0" w:after="0"/>
              <w:ind w:firstLine="0"/>
              <w:jc w:val="left"/>
              <w:textAlignment w:val="top"/>
            </w:pPr>
            <w:r>
              <w:t>TSP_BINDING_ID</w:t>
            </w:r>
          </w:p>
        </w:tc>
        <w:tc>
          <w:tcPr>
            <w:tcW w:w="3119" w:type="dxa"/>
          </w:tcPr>
          <w:p w14:paraId="18EED5B9" w14:textId="77777777" w:rsidR="00B65A4A" w:rsidRDefault="00EF5E16">
            <w:pPr>
              <w:spacing w:before="0" w:after="0"/>
              <w:ind w:firstLine="0"/>
              <w:jc w:val="left"/>
              <w:textAlignment w:val="top"/>
            </w:pPr>
            <w:r>
              <w:t>VARCHAR2(128)</w:t>
            </w:r>
          </w:p>
        </w:tc>
        <w:tc>
          <w:tcPr>
            <w:tcW w:w="3119" w:type="dxa"/>
          </w:tcPr>
          <w:p w14:paraId="1D89DC12" w14:textId="77777777" w:rsidR="00B65A4A" w:rsidRDefault="00EF5E16">
            <w:pPr>
              <w:spacing w:before="0" w:after="0"/>
              <w:ind w:firstLine="0"/>
              <w:jc w:val="left"/>
              <w:textAlignment w:val="top"/>
            </w:pPr>
            <w:r>
              <w:t>Id binding phía TSP</w:t>
            </w:r>
          </w:p>
        </w:tc>
      </w:tr>
      <w:tr w:rsidR="00B65A4A" w14:paraId="71A0120D" w14:textId="77777777" w:rsidTr="00B65A4A">
        <w:trPr>
          <w:cantSplit/>
        </w:trPr>
        <w:tc>
          <w:tcPr>
            <w:tcW w:w="3119" w:type="dxa"/>
          </w:tcPr>
          <w:p w14:paraId="5941A948" w14:textId="77777777" w:rsidR="00B65A4A" w:rsidRDefault="00EF5E16">
            <w:pPr>
              <w:spacing w:before="0" w:after="0"/>
              <w:ind w:firstLine="0"/>
              <w:jc w:val="left"/>
              <w:textAlignment w:val="top"/>
            </w:pPr>
            <w:r>
              <w:t>DEVICE_ID</w:t>
            </w:r>
          </w:p>
        </w:tc>
        <w:tc>
          <w:tcPr>
            <w:tcW w:w="3119" w:type="dxa"/>
          </w:tcPr>
          <w:p w14:paraId="47081EF3" w14:textId="77777777" w:rsidR="00B65A4A" w:rsidRDefault="00EF5E16">
            <w:pPr>
              <w:spacing w:before="0" w:after="0"/>
              <w:ind w:firstLine="0"/>
              <w:jc w:val="left"/>
              <w:textAlignment w:val="top"/>
            </w:pPr>
            <w:r>
              <w:t>VARCHAR2(128)</w:t>
            </w:r>
          </w:p>
        </w:tc>
        <w:tc>
          <w:tcPr>
            <w:tcW w:w="3119" w:type="dxa"/>
          </w:tcPr>
          <w:p w14:paraId="1D982A6B" w14:textId="77777777" w:rsidR="00B65A4A" w:rsidRDefault="00EF5E16">
            <w:pPr>
              <w:spacing w:before="0" w:after="0"/>
              <w:ind w:firstLine="0"/>
              <w:jc w:val="left"/>
              <w:textAlignment w:val="top"/>
            </w:pPr>
            <w:r>
              <w:t>Id thiết bị</w:t>
            </w:r>
          </w:p>
        </w:tc>
      </w:tr>
      <w:tr w:rsidR="00B65A4A" w14:paraId="506C704B" w14:textId="77777777" w:rsidTr="00B65A4A">
        <w:trPr>
          <w:cantSplit/>
        </w:trPr>
        <w:tc>
          <w:tcPr>
            <w:tcW w:w="3119" w:type="dxa"/>
          </w:tcPr>
          <w:p w14:paraId="24E16BFE" w14:textId="77777777" w:rsidR="00B65A4A" w:rsidRDefault="00EF5E16">
            <w:pPr>
              <w:spacing w:before="0" w:after="0"/>
              <w:ind w:firstLine="0"/>
              <w:jc w:val="left"/>
              <w:textAlignment w:val="top"/>
            </w:pPr>
            <w:r>
              <w:t>STATUS</w:t>
            </w:r>
          </w:p>
        </w:tc>
        <w:tc>
          <w:tcPr>
            <w:tcW w:w="3119" w:type="dxa"/>
          </w:tcPr>
          <w:p w14:paraId="76F8BF12" w14:textId="77777777" w:rsidR="00B65A4A" w:rsidRDefault="00EF5E16">
            <w:pPr>
              <w:spacing w:before="0" w:after="0"/>
              <w:ind w:firstLine="0"/>
              <w:jc w:val="left"/>
              <w:textAlignment w:val="top"/>
            </w:pPr>
            <w:r>
              <w:t>VARCHAR2(32)</w:t>
            </w:r>
          </w:p>
        </w:tc>
        <w:tc>
          <w:tcPr>
            <w:tcW w:w="3119" w:type="dxa"/>
          </w:tcPr>
          <w:p w14:paraId="3FC70089" w14:textId="77777777" w:rsidR="00B65A4A" w:rsidRDefault="00EF5E16">
            <w:pPr>
              <w:spacing w:before="0" w:after="0"/>
              <w:ind w:firstLine="0"/>
              <w:jc w:val="left"/>
              <w:textAlignment w:val="top"/>
            </w:pPr>
            <w:r>
              <w:t>Trạng thái binding</w:t>
            </w:r>
          </w:p>
        </w:tc>
      </w:tr>
      <w:tr w:rsidR="00B65A4A" w14:paraId="18BD8741" w14:textId="77777777" w:rsidTr="00B65A4A">
        <w:trPr>
          <w:cantSplit/>
        </w:trPr>
        <w:tc>
          <w:tcPr>
            <w:tcW w:w="3119" w:type="dxa"/>
          </w:tcPr>
          <w:p w14:paraId="6B1CD5FE" w14:textId="77777777" w:rsidR="00B65A4A" w:rsidRDefault="00EF5E16">
            <w:pPr>
              <w:spacing w:before="0" w:after="0"/>
              <w:ind w:firstLine="0"/>
              <w:jc w:val="left"/>
              <w:textAlignment w:val="top"/>
            </w:pPr>
            <w:r>
              <w:t>DECLINE_MESSAGE</w:t>
            </w:r>
          </w:p>
        </w:tc>
        <w:tc>
          <w:tcPr>
            <w:tcW w:w="3119" w:type="dxa"/>
          </w:tcPr>
          <w:p w14:paraId="4C4A6EEE" w14:textId="77777777" w:rsidR="00B65A4A" w:rsidRDefault="00EF5E16">
            <w:pPr>
              <w:spacing w:before="0" w:after="0"/>
              <w:ind w:firstLine="0"/>
              <w:jc w:val="left"/>
              <w:textAlignment w:val="top"/>
            </w:pPr>
            <w:r>
              <w:t>VARCHAR2(512)</w:t>
            </w:r>
          </w:p>
        </w:tc>
        <w:tc>
          <w:tcPr>
            <w:tcW w:w="3119" w:type="dxa"/>
          </w:tcPr>
          <w:p w14:paraId="5E8E6B76" w14:textId="77777777" w:rsidR="00B65A4A" w:rsidRDefault="00EF5E16">
            <w:pPr>
              <w:spacing w:before="0" w:after="0"/>
              <w:ind w:firstLine="0"/>
              <w:jc w:val="left"/>
              <w:textAlignment w:val="top"/>
            </w:pPr>
            <w:r>
              <w:t>Nội dung từ chối</w:t>
            </w:r>
          </w:p>
        </w:tc>
      </w:tr>
      <w:tr w:rsidR="00B65A4A" w14:paraId="3751FAD1" w14:textId="77777777" w:rsidTr="00B65A4A">
        <w:trPr>
          <w:cantSplit/>
        </w:trPr>
        <w:tc>
          <w:tcPr>
            <w:tcW w:w="3119" w:type="dxa"/>
          </w:tcPr>
          <w:p w14:paraId="39FA85FB" w14:textId="77777777" w:rsidR="00B65A4A" w:rsidRDefault="00EF5E16">
            <w:pPr>
              <w:spacing w:before="0" w:after="0"/>
              <w:ind w:firstLine="0"/>
              <w:jc w:val="left"/>
              <w:textAlignment w:val="top"/>
            </w:pPr>
            <w:r>
              <w:t>OS_NAME</w:t>
            </w:r>
          </w:p>
        </w:tc>
        <w:tc>
          <w:tcPr>
            <w:tcW w:w="3119" w:type="dxa"/>
          </w:tcPr>
          <w:p w14:paraId="5AF2BEF4" w14:textId="77777777" w:rsidR="00B65A4A" w:rsidRDefault="00EF5E16">
            <w:pPr>
              <w:spacing w:before="0" w:after="0"/>
              <w:ind w:firstLine="0"/>
              <w:jc w:val="left"/>
              <w:textAlignment w:val="top"/>
            </w:pPr>
            <w:r>
              <w:t>VARCHAR2(32)</w:t>
            </w:r>
          </w:p>
        </w:tc>
        <w:tc>
          <w:tcPr>
            <w:tcW w:w="3119" w:type="dxa"/>
          </w:tcPr>
          <w:p w14:paraId="2D948F80" w14:textId="77777777" w:rsidR="00B65A4A" w:rsidRDefault="00EF5E16">
            <w:pPr>
              <w:spacing w:before="0" w:after="0"/>
              <w:ind w:firstLine="0"/>
              <w:jc w:val="left"/>
              <w:textAlignment w:val="top"/>
            </w:pPr>
            <w:r>
              <w:t>Tên hệ điều hành</w:t>
            </w:r>
          </w:p>
        </w:tc>
      </w:tr>
      <w:tr w:rsidR="00B65A4A" w14:paraId="565C9E24" w14:textId="77777777" w:rsidTr="00B65A4A">
        <w:trPr>
          <w:cantSplit/>
        </w:trPr>
        <w:tc>
          <w:tcPr>
            <w:tcW w:w="3119" w:type="dxa"/>
          </w:tcPr>
          <w:p w14:paraId="5F0FEB2E" w14:textId="77777777" w:rsidR="00B65A4A" w:rsidRDefault="00EF5E16">
            <w:pPr>
              <w:spacing w:before="0" w:after="0"/>
              <w:ind w:firstLine="0"/>
              <w:jc w:val="left"/>
              <w:textAlignment w:val="top"/>
            </w:pPr>
            <w:r>
              <w:t>FORM_FACTOR</w:t>
            </w:r>
          </w:p>
        </w:tc>
        <w:tc>
          <w:tcPr>
            <w:tcW w:w="3119" w:type="dxa"/>
          </w:tcPr>
          <w:p w14:paraId="00BE39F4" w14:textId="77777777" w:rsidR="00B65A4A" w:rsidRDefault="00EF5E16">
            <w:pPr>
              <w:spacing w:before="0" w:after="0"/>
              <w:ind w:firstLine="0"/>
              <w:jc w:val="left"/>
              <w:textAlignment w:val="top"/>
            </w:pPr>
            <w:r>
              <w:t>VARCHAR2(32)</w:t>
            </w:r>
          </w:p>
        </w:tc>
        <w:tc>
          <w:tcPr>
            <w:tcW w:w="3119" w:type="dxa"/>
          </w:tcPr>
          <w:p w14:paraId="1CC1EAE2" w14:textId="77777777" w:rsidR="00B65A4A" w:rsidRDefault="00EF5E16">
            <w:pPr>
              <w:spacing w:before="0" w:after="0"/>
              <w:ind w:firstLine="0"/>
              <w:jc w:val="left"/>
              <w:textAlignment w:val="top"/>
            </w:pPr>
            <w:r>
              <w:t>Loại thiết bị (điện thoại/đồng hồ)</w:t>
            </w:r>
          </w:p>
        </w:tc>
      </w:tr>
      <w:tr w:rsidR="00B65A4A" w14:paraId="15C541A1" w14:textId="77777777" w:rsidTr="00B65A4A">
        <w:trPr>
          <w:cantSplit/>
        </w:trPr>
        <w:tc>
          <w:tcPr>
            <w:tcW w:w="3119" w:type="dxa"/>
          </w:tcPr>
          <w:p w14:paraId="3A2BBFB4" w14:textId="77777777" w:rsidR="00B65A4A" w:rsidRDefault="00EF5E16">
            <w:pPr>
              <w:spacing w:before="0" w:after="0"/>
              <w:ind w:firstLine="0"/>
              <w:jc w:val="left"/>
              <w:textAlignment w:val="top"/>
            </w:pPr>
            <w:r>
              <w:t>TOKEN_STORAGE</w:t>
            </w:r>
          </w:p>
        </w:tc>
        <w:tc>
          <w:tcPr>
            <w:tcW w:w="3119" w:type="dxa"/>
          </w:tcPr>
          <w:p w14:paraId="3B663ED9" w14:textId="77777777" w:rsidR="00B65A4A" w:rsidRDefault="00EF5E16">
            <w:pPr>
              <w:spacing w:before="0" w:after="0"/>
              <w:ind w:firstLine="0"/>
              <w:jc w:val="left"/>
              <w:textAlignment w:val="top"/>
            </w:pPr>
            <w:r>
              <w:t>VARCHAR2(32)</w:t>
            </w:r>
          </w:p>
        </w:tc>
        <w:tc>
          <w:tcPr>
            <w:tcW w:w="3119" w:type="dxa"/>
          </w:tcPr>
          <w:p w14:paraId="5C85D83B" w14:textId="77777777" w:rsidR="00B65A4A" w:rsidRDefault="00EF5E16">
            <w:pPr>
              <w:spacing w:before="0" w:after="0"/>
              <w:ind w:firstLine="0"/>
              <w:jc w:val="left"/>
              <w:textAlignment w:val="top"/>
            </w:pPr>
            <w:r>
              <w:t>Nơi lưu token</w:t>
            </w:r>
          </w:p>
        </w:tc>
      </w:tr>
      <w:tr w:rsidR="00B65A4A" w14:paraId="7FD795C4" w14:textId="77777777" w:rsidTr="00B65A4A">
        <w:trPr>
          <w:cantSplit/>
        </w:trPr>
        <w:tc>
          <w:tcPr>
            <w:tcW w:w="3119" w:type="dxa"/>
          </w:tcPr>
          <w:p w14:paraId="4B736A12" w14:textId="77777777" w:rsidR="00B65A4A" w:rsidRDefault="00EF5E16">
            <w:pPr>
              <w:spacing w:before="0" w:after="0"/>
              <w:ind w:firstLine="0"/>
              <w:jc w:val="left"/>
              <w:textAlignment w:val="top"/>
            </w:pPr>
            <w:r>
              <w:t>DEVICE_NAME</w:t>
            </w:r>
          </w:p>
        </w:tc>
        <w:tc>
          <w:tcPr>
            <w:tcW w:w="3119" w:type="dxa"/>
          </w:tcPr>
          <w:p w14:paraId="25B9114D" w14:textId="77777777" w:rsidR="00B65A4A" w:rsidRDefault="00EF5E16">
            <w:pPr>
              <w:spacing w:before="0" w:after="0"/>
              <w:ind w:firstLine="0"/>
              <w:jc w:val="left"/>
              <w:textAlignment w:val="top"/>
            </w:pPr>
            <w:r>
              <w:t>VARCHAR2(256)</w:t>
            </w:r>
          </w:p>
        </w:tc>
        <w:tc>
          <w:tcPr>
            <w:tcW w:w="3119" w:type="dxa"/>
          </w:tcPr>
          <w:p w14:paraId="47D98BDE" w14:textId="77777777" w:rsidR="00B65A4A" w:rsidRDefault="00EF5E16">
            <w:pPr>
              <w:spacing w:before="0" w:after="0"/>
              <w:ind w:firstLine="0"/>
              <w:jc w:val="left"/>
              <w:textAlignment w:val="top"/>
            </w:pPr>
            <w:r>
              <w:t>Tên thiết bị</w:t>
            </w:r>
          </w:p>
        </w:tc>
      </w:tr>
      <w:tr w:rsidR="00B65A4A" w14:paraId="2968EFC9" w14:textId="77777777" w:rsidTr="00B65A4A">
        <w:trPr>
          <w:cantSplit/>
        </w:trPr>
        <w:tc>
          <w:tcPr>
            <w:tcW w:w="3119" w:type="dxa"/>
          </w:tcPr>
          <w:p w14:paraId="0C998368" w14:textId="77777777" w:rsidR="00B65A4A" w:rsidRDefault="00EF5E16">
            <w:pPr>
              <w:spacing w:before="0" w:after="0"/>
              <w:ind w:firstLine="0"/>
              <w:jc w:val="left"/>
              <w:textAlignment w:val="top"/>
            </w:pPr>
            <w:r>
              <w:t>PHONE_NUMBER_SUFFIX</w:t>
            </w:r>
          </w:p>
        </w:tc>
        <w:tc>
          <w:tcPr>
            <w:tcW w:w="3119" w:type="dxa"/>
          </w:tcPr>
          <w:p w14:paraId="7852E25A" w14:textId="77777777" w:rsidR="00B65A4A" w:rsidRDefault="00EF5E16">
            <w:pPr>
              <w:spacing w:before="0" w:after="0"/>
              <w:ind w:firstLine="0"/>
              <w:jc w:val="left"/>
              <w:textAlignment w:val="top"/>
            </w:pPr>
            <w:r>
              <w:t>VARCHAR2(8)</w:t>
            </w:r>
          </w:p>
        </w:tc>
        <w:tc>
          <w:tcPr>
            <w:tcW w:w="3119" w:type="dxa"/>
          </w:tcPr>
          <w:p w14:paraId="1EC29208" w14:textId="77777777" w:rsidR="00B65A4A" w:rsidRDefault="00EF5E16">
            <w:pPr>
              <w:spacing w:before="0" w:after="0"/>
              <w:ind w:firstLine="0"/>
              <w:jc w:val="left"/>
              <w:textAlignment w:val="top"/>
            </w:pPr>
            <w:r>
              <w:t>Đuôi số điện thoại</w:t>
            </w:r>
          </w:p>
        </w:tc>
      </w:tr>
      <w:tr w:rsidR="00B65A4A" w14:paraId="5FF141C1" w14:textId="77777777" w:rsidTr="00B65A4A">
        <w:trPr>
          <w:cantSplit/>
        </w:trPr>
        <w:tc>
          <w:tcPr>
            <w:tcW w:w="3119" w:type="dxa"/>
          </w:tcPr>
          <w:p w14:paraId="39C3B24F" w14:textId="77777777" w:rsidR="00B65A4A" w:rsidRDefault="00EF5E16">
            <w:pPr>
              <w:spacing w:before="0" w:after="0"/>
              <w:ind w:firstLine="0"/>
              <w:jc w:val="left"/>
              <w:textAlignment w:val="top"/>
            </w:pPr>
            <w:r>
              <w:lastRenderedPageBreak/>
              <w:t>CREATION_DATE</w:t>
            </w:r>
          </w:p>
        </w:tc>
        <w:tc>
          <w:tcPr>
            <w:tcW w:w="3119" w:type="dxa"/>
          </w:tcPr>
          <w:p w14:paraId="239C54B2" w14:textId="77777777" w:rsidR="00B65A4A" w:rsidRDefault="00EF5E16">
            <w:pPr>
              <w:spacing w:before="0" w:after="0"/>
              <w:ind w:firstLine="0"/>
              <w:jc w:val="left"/>
              <w:textAlignment w:val="top"/>
            </w:pPr>
            <w:r>
              <w:t>TIMESTAMP WITH TIME ZONE</w:t>
            </w:r>
          </w:p>
        </w:tc>
        <w:tc>
          <w:tcPr>
            <w:tcW w:w="3119" w:type="dxa"/>
          </w:tcPr>
          <w:p w14:paraId="3F69FBE4" w14:textId="77777777" w:rsidR="00B65A4A" w:rsidRDefault="00EF5E16">
            <w:pPr>
              <w:spacing w:before="0" w:after="0"/>
              <w:ind w:firstLine="0"/>
              <w:jc w:val="left"/>
              <w:textAlignment w:val="top"/>
            </w:pPr>
            <w:r>
              <w:t>Ngày tạo</w:t>
            </w:r>
          </w:p>
        </w:tc>
      </w:tr>
      <w:tr w:rsidR="00B65A4A" w14:paraId="310773AD" w14:textId="77777777" w:rsidTr="00B65A4A">
        <w:trPr>
          <w:cantSplit/>
        </w:trPr>
        <w:tc>
          <w:tcPr>
            <w:tcW w:w="3119" w:type="dxa"/>
          </w:tcPr>
          <w:p w14:paraId="4574607B" w14:textId="77777777" w:rsidR="00B65A4A" w:rsidRDefault="00EF5E16">
            <w:pPr>
              <w:spacing w:before="0" w:after="0"/>
              <w:ind w:firstLine="0"/>
              <w:jc w:val="left"/>
              <w:textAlignment w:val="top"/>
            </w:pPr>
            <w:r>
              <w:t>DELETION_DATE</w:t>
            </w:r>
          </w:p>
        </w:tc>
        <w:tc>
          <w:tcPr>
            <w:tcW w:w="3119" w:type="dxa"/>
          </w:tcPr>
          <w:p w14:paraId="1CA62095" w14:textId="77777777" w:rsidR="00B65A4A" w:rsidRDefault="00EF5E16">
            <w:pPr>
              <w:spacing w:before="0" w:after="0"/>
              <w:ind w:firstLine="0"/>
              <w:jc w:val="left"/>
              <w:textAlignment w:val="top"/>
            </w:pPr>
            <w:r>
              <w:t>TIMESTAMP WITH TIME ZONE</w:t>
            </w:r>
          </w:p>
        </w:tc>
        <w:tc>
          <w:tcPr>
            <w:tcW w:w="3119" w:type="dxa"/>
          </w:tcPr>
          <w:p w14:paraId="2C3CBC10" w14:textId="77777777" w:rsidR="00B65A4A" w:rsidRDefault="00EF5E16">
            <w:pPr>
              <w:spacing w:before="0" w:after="0"/>
              <w:ind w:firstLine="0"/>
              <w:jc w:val="left"/>
              <w:textAlignment w:val="top"/>
            </w:pPr>
            <w:r>
              <w:t>Ngày xóa</w:t>
            </w:r>
          </w:p>
        </w:tc>
      </w:tr>
    </w:tbl>
    <w:p w14:paraId="05ED80BA" w14:textId="77777777" w:rsidR="00B65A4A" w:rsidRDefault="00B65A4A"/>
    <w:p w14:paraId="037020FD" w14:textId="77777777" w:rsidR="00B65A4A" w:rsidRDefault="00EF5E16">
      <w:pPr>
        <w:pStyle w:val="Heading4"/>
      </w:pPr>
      <w:r>
        <w:rPr>
          <w:rFonts w:eastAsia="Times New Roman" w:cs="Times New Roman"/>
        </w:rPr>
        <w:t>CTM_TOKEN_ELIGIBLE_CONFIG</w:t>
      </w:r>
    </w:p>
    <w:p w14:paraId="7FAE2CF9" w14:textId="77777777" w:rsidR="00B65A4A" w:rsidRDefault="00EF5E16">
      <w:r>
        <w:t>Bảng cấu hình điều kiện thẻ đủ điều kiện tokenization theo BIN/sản phẩm</w:t>
      </w:r>
    </w:p>
    <w:tbl>
      <w:tblPr>
        <w:tblStyle w:val="TableGrid"/>
        <w:tblW w:w="0" w:type="auto"/>
        <w:tblLook w:val="04A0" w:firstRow="1" w:lastRow="0" w:firstColumn="1" w:lastColumn="0" w:noHBand="0" w:noVBand="1"/>
      </w:tblPr>
      <w:tblGrid>
        <w:gridCol w:w="3117"/>
        <w:gridCol w:w="3116"/>
        <w:gridCol w:w="3114"/>
      </w:tblGrid>
      <w:tr w:rsidR="00B65A4A" w14:paraId="60D56D9A"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58004CF5" w14:textId="77777777" w:rsidR="00B65A4A" w:rsidRDefault="00EF5E16">
            <w:pPr>
              <w:spacing w:before="0" w:after="0"/>
              <w:ind w:firstLine="0"/>
              <w:jc w:val="left"/>
              <w:textAlignment w:val="top"/>
            </w:pPr>
            <w:r>
              <w:t>Column</w:t>
            </w:r>
          </w:p>
        </w:tc>
        <w:tc>
          <w:tcPr>
            <w:tcW w:w="3119" w:type="dxa"/>
            <w:shd w:val="clear" w:color="auto" w:fill="D9EAF7"/>
            <w:vAlign w:val="top"/>
          </w:tcPr>
          <w:p w14:paraId="1E9540A0" w14:textId="77777777" w:rsidR="00B65A4A" w:rsidRDefault="00EF5E16">
            <w:pPr>
              <w:spacing w:before="0" w:after="0"/>
              <w:ind w:firstLine="0"/>
              <w:jc w:val="left"/>
              <w:textAlignment w:val="top"/>
            </w:pPr>
            <w:r>
              <w:t>Data type</w:t>
            </w:r>
          </w:p>
        </w:tc>
        <w:tc>
          <w:tcPr>
            <w:tcW w:w="3119" w:type="dxa"/>
            <w:shd w:val="clear" w:color="auto" w:fill="D9EAF7"/>
            <w:vAlign w:val="top"/>
          </w:tcPr>
          <w:p w14:paraId="5EDD09FF" w14:textId="77777777" w:rsidR="00B65A4A" w:rsidRDefault="00EF5E16">
            <w:pPr>
              <w:spacing w:before="0" w:after="0"/>
              <w:ind w:firstLine="0"/>
              <w:jc w:val="left"/>
              <w:textAlignment w:val="top"/>
            </w:pPr>
            <w:r>
              <w:t>Field Description</w:t>
            </w:r>
          </w:p>
        </w:tc>
      </w:tr>
      <w:tr w:rsidR="00B65A4A" w14:paraId="3674F1FD" w14:textId="77777777" w:rsidTr="00B65A4A">
        <w:trPr>
          <w:cantSplit/>
        </w:trPr>
        <w:tc>
          <w:tcPr>
            <w:tcW w:w="3119" w:type="dxa"/>
          </w:tcPr>
          <w:p w14:paraId="76DA9159" w14:textId="77777777" w:rsidR="00B65A4A" w:rsidRDefault="00EF5E16">
            <w:pPr>
              <w:spacing w:before="0" w:after="0"/>
              <w:ind w:firstLine="0"/>
              <w:jc w:val="left"/>
              <w:textAlignment w:val="top"/>
            </w:pPr>
            <w:r>
              <w:t>ID</w:t>
            </w:r>
          </w:p>
        </w:tc>
        <w:tc>
          <w:tcPr>
            <w:tcW w:w="3119" w:type="dxa"/>
          </w:tcPr>
          <w:p w14:paraId="3A06EC75" w14:textId="77777777" w:rsidR="00B65A4A" w:rsidRDefault="00EF5E16">
            <w:pPr>
              <w:spacing w:before="0" w:after="0"/>
              <w:ind w:firstLine="0"/>
              <w:jc w:val="left"/>
              <w:textAlignment w:val="top"/>
            </w:pPr>
            <w:r>
              <w:t>NUMBER(19)</w:t>
            </w:r>
          </w:p>
        </w:tc>
        <w:tc>
          <w:tcPr>
            <w:tcW w:w="3119" w:type="dxa"/>
          </w:tcPr>
          <w:p w14:paraId="36AA1859" w14:textId="77777777" w:rsidR="00B65A4A" w:rsidRDefault="00EF5E16">
            <w:pPr>
              <w:spacing w:before="0" w:after="0"/>
              <w:ind w:firstLine="0"/>
              <w:jc w:val="left"/>
              <w:textAlignment w:val="top"/>
            </w:pPr>
            <w:r>
              <w:t>Id tự tăng</w:t>
            </w:r>
          </w:p>
        </w:tc>
      </w:tr>
      <w:tr w:rsidR="00B65A4A" w14:paraId="3EFDC3F5" w14:textId="77777777" w:rsidTr="00B65A4A">
        <w:trPr>
          <w:cantSplit/>
        </w:trPr>
        <w:tc>
          <w:tcPr>
            <w:tcW w:w="3119" w:type="dxa"/>
          </w:tcPr>
          <w:p w14:paraId="3F7440B7" w14:textId="77777777" w:rsidR="00B65A4A" w:rsidRDefault="00EF5E16">
            <w:pPr>
              <w:spacing w:before="0" w:after="0"/>
              <w:ind w:firstLine="0"/>
              <w:jc w:val="left"/>
              <w:textAlignment w:val="top"/>
            </w:pPr>
            <w:r>
              <w:t>BIN</w:t>
            </w:r>
          </w:p>
        </w:tc>
        <w:tc>
          <w:tcPr>
            <w:tcW w:w="3119" w:type="dxa"/>
          </w:tcPr>
          <w:p w14:paraId="69E38318" w14:textId="77777777" w:rsidR="00B65A4A" w:rsidRDefault="00EF5E16">
            <w:pPr>
              <w:spacing w:before="0" w:after="0"/>
              <w:ind w:firstLine="0"/>
              <w:jc w:val="left"/>
              <w:textAlignment w:val="top"/>
            </w:pPr>
            <w:r>
              <w:t>VARCHAR2(6)</w:t>
            </w:r>
          </w:p>
        </w:tc>
        <w:tc>
          <w:tcPr>
            <w:tcW w:w="3119" w:type="dxa"/>
          </w:tcPr>
          <w:p w14:paraId="58292F05" w14:textId="77777777" w:rsidR="00B65A4A" w:rsidRDefault="00EF5E16">
            <w:pPr>
              <w:spacing w:before="0" w:after="0"/>
              <w:ind w:firstLine="0"/>
              <w:jc w:val="left"/>
              <w:textAlignment w:val="top"/>
            </w:pPr>
            <w:r>
              <w:t>BIN thẻ</w:t>
            </w:r>
          </w:p>
        </w:tc>
      </w:tr>
      <w:tr w:rsidR="00B65A4A" w14:paraId="544B7F9C" w14:textId="77777777" w:rsidTr="00B65A4A">
        <w:trPr>
          <w:cantSplit/>
        </w:trPr>
        <w:tc>
          <w:tcPr>
            <w:tcW w:w="3119" w:type="dxa"/>
          </w:tcPr>
          <w:p w14:paraId="2853727C" w14:textId="77777777" w:rsidR="00B65A4A" w:rsidRDefault="00EF5E16">
            <w:pPr>
              <w:spacing w:before="0" w:after="0"/>
              <w:ind w:firstLine="0"/>
              <w:jc w:val="left"/>
              <w:textAlignment w:val="top"/>
            </w:pPr>
            <w:r>
              <w:t>PRODUCT_CODE</w:t>
            </w:r>
          </w:p>
        </w:tc>
        <w:tc>
          <w:tcPr>
            <w:tcW w:w="3119" w:type="dxa"/>
          </w:tcPr>
          <w:p w14:paraId="245BC8C7" w14:textId="77777777" w:rsidR="00B65A4A" w:rsidRDefault="00EF5E16">
            <w:pPr>
              <w:spacing w:before="0" w:after="0"/>
              <w:ind w:firstLine="0"/>
              <w:jc w:val="left"/>
              <w:textAlignment w:val="top"/>
            </w:pPr>
            <w:r>
              <w:t>VARCHAR2(10)</w:t>
            </w:r>
          </w:p>
        </w:tc>
        <w:tc>
          <w:tcPr>
            <w:tcW w:w="3119" w:type="dxa"/>
          </w:tcPr>
          <w:p w14:paraId="703249F0" w14:textId="77777777" w:rsidR="00B65A4A" w:rsidRDefault="00EF5E16">
            <w:pPr>
              <w:spacing w:before="0" w:after="0"/>
              <w:ind w:firstLine="0"/>
              <w:jc w:val="left"/>
              <w:textAlignment w:val="top"/>
            </w:pPr>
            <w:r>
              <w:t>Mã sản phẩm</w:t>
            </w:r>
          </w:p>
        </w:tc>
      </w:tr>
      <w:tr w:rsidR="00B65A4A" w14:paraId="1323A55B" w14:textId="77777777" w:rsidTr="00B65A4A">
        <w:trPr>
          <w:cantSplit/>
        </w:trPr>
        <w:tc>
          <w:tcPr>
            <w:tcW w:w="3119" w:type="dxa"/>
          </w:tcPr>
          <w:p w14:paraId="6F6B7496" w14:textId="77777777" w:rsidR="00B65A4A" w:rsidRDefault="00EF5E16">
            <w:pPr>
              <w:spacing w:before="0" w:after="0"/>
              <w:ind w:firstLine="0"/>
              <w:jc w:val="left"/>
              <w:textAlignment w:val="top"/>
            </w:pPr>
            <w:r>
              <w:t>PRODUCT_NAME</w:t>
            </w:r>
          </w:p>
        </w:tc>
        <w:tc>
          <w:tcPr>
            <w:tcW w:w="3119" w:type="dxa"/>
          </w:tcPr>
          <w:p w14:paraId="0864946F" w14:textId="77777777" w:rsidR="00B65A4A" w:rsidRDefault="00EF5E16">
            <w:pPr>
              <w:spacing w:before="0" w:after="0"/>
              <w:ind w:firstLine="0"/>
              <w:jc w:val="left"/>
              <w:textAlignment w:val="top"/>
            </w:pPr>
            <w:r>
              <w:t>VARCHAR2(256)</w:t>
            </w:r>
          </w:p>
        </w:tc>
        <w:tc>
          <w:tcPr>
            <w:tcW w:w="3119" w:type="dxa"/>
          </w:tcPr>
          <w:p w14:paraId="159F1635" w14:textId="77777777" w:rsidR="00B65A4A" w:rsidRDefault="00EF5E16">
            <w:pPr>
              <w:spacing w:before="0" w:after="0"/>
              <w:ind w:firstLine="0"/>
              <w:jc w:val="left"/>
              <w:textAlignment w:val="top"/>
            </w:pPr>
            <w:r>
              <w:t>Tên sản phẩm</w:t>
            </w:r>
          </w:p>
        </w:tc>
      </w:tr>
      <w:tr w:rsidR="00B65A4A" w14:paraId="3BC2D848" w14:textId="77777777" w:rsidTr="00B65A4A">
        <w:trPr>
          <w:cantSplit/>
        </w:trPr>
        <w:tc>
          <w:tcPr>
            <w:tcW w:w="3119" w:type="dxa"/>
          </w:tcPr>
          <w:p w14:paraId="598B4D14" w14:textId="77777777" w:rsidR="00B65A4A" w:rsidRDefault="00EF5E16">
            <w:pPr>
              <w:spacing w:before="0" w:after="0"/>
              <w:ind w:firstLine="0"/>
              <w:jc w:val="left"/>
              <w:textAlignment w:val="top"/>
            </w:pPr>
            <w:r>
              <w:t>TOKENIZATION_ENABLED</w:t>
            </w:r>
          </w:p>
        </w:tc>
        <w:tc>
          <w:tcPr>
            <w:tcW w:w="3119" w:type="dxa"/>
          </w:tcPr>
          <w:p w14:paraId="5018DADF" w14:textId="77777777" w:rsidR="00B65A4A" w:rsidRDefault="00EF5E16">
            <w:pPr>
              <w:spacing w:before="0" w:after="0"/>
              <w:ind w:firstLine="0"/>
              <w:jc w:val="left"/>
              <w:textAlignment w:val="top"/>
            </w:pPr>
            <w:r>
              <w:t>NUMBER(1)</w:t>
            </w:r>
          </w:p>
        </w:tc>
        <w:tc>
          <w:tcPr>
            <w:tcW w:w="3119" w:type="dxa"/>
          </w:tcPr>
          <w:p w14:paraId="64917859" w14:textId="77777777" w:rsidR="00B65A4A" w:rsidRDefault="00EF5E16">
            <w:pPr>
              <w:spacing w:before="0" w:after="0"/>
              <w:ind w:firstLine="0"/>
              <w:jc w:val="left"/>
              <w:textAlignment w:val="top"/>
            </w:pPr>
            <w:r>
              <w:t>Cờ cho phép tokenization</w:t>
            </w:r>
          </w:p>
        </w:tc>
      </w:tr>
      <w:tr w:rsidR="00B65A4A" w14:paraId="15784EF5" w14:textId="77777777" w:rsidTr="00B65A4A">
        <w:trPr>
          <w:cantSplit/>
        </w:trPr>
        <w:tc>
          <w:tcPr>
            <w:tcW w:w="3119" w:type="dxa"/>
          </w:tcPr>
          <w:p w14:paraId="3CF015DA" w14:textId="77777777" w:rsidR="00B65A4A" w:rsidRDefault="00EF5E16">
            <w:pPr>
              <w:spacing w:before="0" w:after="0"/>
              <w:ind w:firstLine="0"/>
              <w:jc w:val="left"/>
              <w:textAlignment w:val="top"/>
            </w:pPr>
            <w:r>
              <w:t>GOOGLE_PAY</w:t>
            </w:r>
          </w:p>
        </w:tc>
        <w:tc>
          <w:tcPr>
            <w:tcW w:w="3119" w:type="dxa"/>
          </w:tcPr>
          <w:p w14:paraId="618321E9" w14:textId="77777777" w:rsidR="00B65A4A" w:rsidRDefault="00EF5E16">
            <w:pPr>
              <w:spacing w:before="0" w:after="0"/>
              <w:ind w:firstLine="0"/>
              <w:jc w:val="left"/>
              <w:textAlignment w:val="top"/>
            </w:pPr>
            <w:r>
              <w:t>NUMBER(1)</w:t>
            </w:r>
          </w:p>
        </w:tc>
        <w:tc>
          <w:tcPr>
            <w:tcW w:w="3119" w:type="dxa"/>
          </w:tcPr>
          <w:p w14:paraId="7EB8E00D" w14:textId="77777777" w:rsidR="00B65A4A" w:rsidRDefault="00EF5E16">
            <w:pPr>
              <w:spacing w:before="0" w:after="0"/>
              <w:ind w:firstLine="0"/>
              <w:jc w:val="left"/>
              <w:textAlignment w:val="top"/>
            </w:pPr>
            <w:r>
              <w:t>Cờ hỗ trợ Google Pay</w:t>
            </w:r>
          </w:p>
        </w:tc>
      </w:tr>
      <w:tr w:rsidR="00B65A4A" w14:paraId="44596709" w14:textId="77777777" w:rsidTr="00B65A4A">
        <w:trPr>
          <w:cantSplit/>
        </w:trPr>
        <w:tc>
          <w:tcPr>
            <w:tcW w:w="3119" w:type="dxa"/>
          </w:tcPr>
          <w:p w14:paraId="4379C6C6" w14:textId="77777777" w:rsidR="00B65A4A" w:rsidRDefault="00EF5E16">
            <w:pPr>
              <w:spacing w:before="0" w:after="0"/>
              <w:ind w:firstLine="0"/>
              <w:jc w:val="left"/>
              <w:textAlignment w:val="top"/>
            </w:pPr>
            <w:r>
              <w:t>APPLE_PAY</w:t>
            </w:r>
          </w:p>
        </w:tc>
        <w:tc>
          <w:tcPr>
            <w:tcW w:w="3119" w:type="dxa"/>
          </w:tcPr>
          <w:p w14:paraId="31CB757E" w14:textId="77777777" w:rsidR="00B65A4A" w:rsidRDefault="00EF5E16">
            <w:pPr>
              <w:spacing w:before="0" w:after="0"/>
              <w:ind w:firstLine="0"/>
              <w:jc w:val="left"/>
              <w:textAlignment w:val="top"/>
            </w:pPr>
            <w:r>
              <w:t>NUMBER(1)</w:t>
            </w:r>
          </w:p>
        </w:tc>
        <w:tc>
          <w:tcPr>
            <w:tcW w:w="3119" w:type="dxa"/>
          </w:tcPr>
          <w:p w14:paraId="65673B43" w14:textId="77777777" w:rsidR="00B65A4A" w:rsidRDefault="00EF5E16">
            <w:pPr>
              <w:spacing w:before="0" w:after="0"/>
              <w:ind w:firstLine="0"/>
              <w:jc w:val="left"/>
              <w:textAlignment w:val="top"/>
            </w:pPr>
            <w:r>
              <w:t>Cờ hỗ trợ Apple Pay</w:t>
            </w:r>
          </w:p>
        </w:tc>
      </w:tr>
      <w:tr w:rsidR="00B65A4A" w14:paraId="06F7AA0A" w14:textId="77777777" w:rsidTr="00B65A4A">
        <w:trPr>
          <w:cantSplit/>
        </w:trPr>
        <w:tc>
          <w:tcPr>
            <w:tcW w:w="3119" w:type="dxa"/>
          </w:tcPr>
          <w:p w14:paraId="34D29B1D" w14:textId="77777777" w:rsidR="00B65A4A" w:rsidRDefault="00EF5E16">
            <w:pPr>
              <w:spacing w:before="0" w:after="0"/>
              <w:ind w:firstLine="0"/>
              <w:jc w:val="left"/>
              <w:textAlignment w:val="top"/>
            </w:pPr>
            <w:r>
              <w:t>CLICK_TO_PAY</w:t>
            </w:r>
          </w:p>
        </w:tc>
        <w:tc>
          <w:tcPr>
            <w:tcW w:w="3119" w:type="dxa"/>
          </w:tcPr>
          <w:p w14:paraId="0E956F05" w14:textId="77777777" w:rsidR="00B65A4A" w:rsidRDefault="00EF5E16">
            <w:pPr>
              <w:spacing w:before="0" w:after="0"/>
              <w:ind w:firstLine="0"/>
              <w:jc w:val="left"/>
              <w:textAlignment w:val="top"/>
            </w:pPr>
            <w:r>
              <w:t>NUMBER(1)</w:t>
            </w:r>
          </w:p>
        </w:tc>
        <w:tc>
          <w:tcPr>
            <w:tcW w:w="3119" w:type="dxa"/>
          </w:tcPr>
          <w:p w14:paraId="15D0D13C" w14:textId="77777777" w:rsidR="00B65A4A" w:rsidRDefault="00EF5E16">
            <w:pPr>
              <w:spacing w:before="0" w:after="0"/>
              <w:ind w:firstLine="0"/>
              <w:jc w:val="left"/>
              <w:textAlignment w:val="top"/>
            </w:pPr>
            <w:r>
              <w:t>Cờ hỗ trợ Click to Pay</w:t>
            </w:r>
          </w:p>
        </w:tc>
      </w:tr>
      <w:tr w:rsidR="00B65A4A" w14:paraId="7D8EC4C6" w14:textId="77777777" w:rsidTr="00B65A4A">
        <w:trPr>
          <w:cantSplit/>
        </w:trPr>
        <w:tc>
          <w:tcPr>
            <w:tcW w:w="3119" w:type="dxa"/>
          </w:tcPr>
          <w:p w14:paraId="664300CC" w14:textId="77777777" w:rsidR="00B65A4A" w:rsidRDefault="00EF5E16">
            <w:pPr>
              <w:spacing w:before="0" w:after="0"/>
              <w:ind w:firstLine="0"/>
              <w:jc w:val="left"/>
              <w:textAlignment w:val="top"/>
            </w:pPr>
            <w:r>
              <w:t>CREATED_AT</w:t>
            </w:r>
          </w:p>
        </w:tc>
        <w:tc>
          <w:tcPr>
            <w:tcW w:w="3119" w:type="dxa"/>
          </w:tcPr>
          <w:p w14:paraId="338270AC" w14:textId="77777777" w:rsidR="00B65A4A" w:rsidRDefault="00EF5E16">
            <w:pPr>
              <w:spacing w:before="0" w:after="0"/>
              <w:ind w:firstLine="0"/>
              <w:jc w:val="left"/>
              <w:textAlignment w:val="top"/>
            </w:pPr>
            <w:r>
              <w:t>TIMESTAMP WITH TIME ZONE</w:t>
            </w:r>
          </w:p>
        </w:tc>
        <w:tc>
          <w:tcPr>
            <w:tcW w:w="3119" w:type="dxa"/>
          </w:tcPr>
          <w:p w14:paraId="2E2932CE" w14:textId="77777777" w:rsidR="00B65A4A" w:rsidRDefault="00EF5E16">
            <w:pPr>
              <w:spacing w:before="0" w:after="0"/>
              <w:ind w:firstLine="0"/>
              <w:jc w:val="left"/>
              <w:textAlignment w:val="top"/>
            </w:pPr>
            <w:r>
              <w:t>Ngày tạo</w:t>
            </w:r>
          </w:p>
        </w:tc>
      </w:tr>
      <w:tr w:rsidR="00B65A4A" w14:paraId="1CE5B69A" w14:textId="77777777" w:rsidTr="00B65A4A">
        <w:trPr>
          <w:cantSplit/>
        </w:trPr>
        <w:tc>
          <w:tcPr>
            <w:tcW w:w="3119" w:type="dxa"/>
          </w:tcPr>
          <w:p w14:paraId="691FEC1E" w14:textId="77777777" w:rsidR="00B65A4A" w:rsidRDefault="00EF5E16">
            <w:pPr>
              <w:spacing w:before="0" w:after="0"/>
              <w:ind w:firstLine="0"/>
              <w:jc w:val="left"/>
              <w:textAlignment w:val="top"/>
            </w:pPr>
            <w:r>
              <w:t>UPDATED_AT</w:t>
            </w:r>
          </w:p>
        </w:tc>
        <w:tc>
          <w:tcPr>
            <w:tcW w:w="3119" w:type="dxa"/>
          </w:tcPr>
          <w:p w14:paraId="08B23569" w14:textId="77777777" w:rsidR="00B65A4A" w:rsidRDefault="00EF5E16">
            <w:pPr>
              <w:spacing w:before="0" w:after="0"/>
              <w:ind w:firstLine="0"/>
              <w:jc w:val="left"/>
              <w:textAlignment w:val="top"/>
            </w:pPr>
            <w:r>
              <w:t>TIMESTAMP WITH TIME ZONE</w:t>
            </w:r>
          </w:p>
        </w:tc>
        <w:tc>
          <w:tcPr>
            <w:tcW w:w="3119" w:type="dxa"/>
          </w:tcPr>
          <w:p w14:paraId="37B7AFF2" w14:textId="77777777" w:rsidR="00B65A4A" w:rsidRDefault="00EF5E16">
            <w:pPr>
              <w:spacing w:before="0" w:after="0"/>
              <w:ind w:firstLine="0"/>
              <w:jc w:val="left"/>
              <w:textAlignment w:val="top"/>
            </w:pPr>
            <w:r>
              <w:t>Ngày cập nhật</w:t>
            </w:r>
          </w:p>
        </w:tc>
      </w:tr>
      <w:tr w:rsidR="00B65A4A" w14:paraId="3798E20C" w14:textId="77777777" w:rsidTr="00B65A4A">
        <w:trPr>
          <w:cantSplit/>
        </w:trPr>
        <w:tc>
          <w:tcPr>
            <w:tcW w:w="3119" w:type="dxa"/>
          </w:tcPr>
          <w:p w14:paraId="339AE3B3" w14:textId="77777777" w:rsidR="00B65A4A" w:rsidRDefault="00EF5E16">
            <w:pPr>
              <w:spacing w:before="0" w:after="0"/>
              <w:ind w:firstLine="0"/>
              <w:jc w:val="left"/>
              <w:textAlignment w:val="top"/>
            </w:pPr>
            <w:r>
              <w:t>BIN_RANGE_FROM</w:t>
            </w:r>
          </w:p>
        </w:tc>
        <w:tc>
          <w:tcPr>
            <w:tcW w:w="3119" w:type="dxa"/>
          </w:tcPr>
          <w:p w14:paraId="581E14E1" w14:textId="77777777" w:rsidR="00B65A4A" w:rsidRDefault="00EF5E16">
            <w:pPr>
              <w:spacing w:before="0" w:after="0"/>
              <w:ind w:firstLine="0"/>
              <w:jc w:val="left"/>
              <w:textAlignment w:val="top"/>
            </w:pPr>
            <w:r>
              <w:t>VARCHAR2(20)</w:t>
            </w:r>
          </w:p>
        </w:tc>
        <w:tc>
          <w:tcPr>
            <w:tcW w:w="3119" w:type="dxa"/>
          </w:tcPr>
          <w:p w14:paraId="1513E730" w14:textId="77777777" w:rsidR="00B65A4A" w:rsidRDefault="00EF5E16">
            <w:pPr>
              <w:spacing w:before="0" w:after="0"/>
              <w:ind w:firstLine="0"/>
              <w:jc w:val="left"/>
              <w:textAlignment w:val="top"/>
            </w:pPr>
            <w:r>
              <w:t>BIN bắt đầu</w:t>
            </w:r>
          </w:p>
        </w:tc>
      </w:tr>
      <w:tr w:rsidR="00B65A4A" w14:paraId="260BA9E8" w14:textId="77777777" w:rsidTr="00B65A4A">
        <w:trPr>
          <w:cantSplit/>
        </w:trPr>
        <w:tc>
          <w:tcPr>
            <w:tcW w:w="3119" w:type="dxa"/>
          </w:tcPr>
          <w:p w14:paraId="7F24B661" w14:textId="77777777" w:rsidR="00B65A4A" w:rsidRDefault="00EF5E16">
            <w:pPr>
              <w:spacing w:before="0" w:after="0"/>
              <w:ind w:firstLine="0"/>
              <w:jc w:val="left"/>
              <w:textAlignment w:val="top"/>
            </w:pPr>
            <w:r>
              <w:t>BIN_RANGE_TO</w:t>
            </w:r>
          </w:p>
        </w:tc>
        <w:tc>
          <w:tcPr>
            <w:tcW w:w="3119" w:type="dxa"/>
          </w:tcPr>
          <w:p w14:paraId="3E75A724" w14:textId="77777777" w:rsidR="00B65A4A" w:rsidRDefault="00EF5E16">
            <w:pPr>
              <w:spacing w:before="0" w:after="0"/>
              <w:ind w:firstLine="0"/>
              <w:jc w:val="left"/>
              <w:textAlignment w:val="top"/>
            </w:pPr>
            <w:r>
              <w:t>VARCHAR2(20)</w:t>
            </w:r>
          </w:p>
        </w:tc>
        <w:tc>
          <w:tcPr>
            <w:tcW w:w="3119" w:type="dxa"/>
          </w:tcPr>
          <w:p w14:paraId="4299EC51" w14:textId="77777777" w:rsidR="00B65A4A" w:rsidRDefault="00EF5E16">
            <w:pPr>
              <w:spacing w:before="0" w:after="0"/>
              <w:ind w:firstLine="0"/>
              <w:jc w:val="left"/>
              <w:textAlignment w:val="top"/>
            </w:pPr>
            <w:r>
              <w:t>BIN kết thúc</w:t>
            </w:r>
          </w:p>
        </w:tc>
      </w:tr>
      <w:tr w:rsidR="00B65A4A" w14:paraId="43247492" w14:textId="77777777" w:rsidTr="00B65A4A">
        <w:trPr>
          <w:cantSplit/>
        </w:trPr>
        <w:tc>
          <w:tcPr>
            <w:tcW w:w="3119" w:type="dxa"/>
          </w:tcPr>
          <w:p w14:paraId="2881F1E3" w14:textId="77777777" w:rsidR="00B65A4A" w:rsidRDefault="00EF5E16">
            <w:pPr>
              <w:spacing w:before="0" w:after="0"/>
              <w:ind w:firstLine="0"/>
              <w:jc w:val="left"/>
              <w:textAlignment w:val="top"/>
            </w:pPr>
            <w:r>
              <w:t>TSP_CONFIGURATION_ID</w:t>
            </w:r>
          </w:p>
        </w:tc>
        <w:tc>
          <w:tcPr>
            <w:tcW w:w="3119" w:type="dxa"/>
          </w:tcPr>
          <w:p w14:paraId="1C296BAE" w14:textId="77777777" w:rsidR="00B65A4A" w:rsidRDefault="00EF5E16">
            <w:pPr>
              <w:spacing w:before="0" w:after="0"/>
              <w:ind w:firstLine="0"/>
              <w:jc w:val="left"/>
              <w:textAlignment w:val="top"/>
            </w:pPr>
            <w:r>
              <w:t>VARCHAR2(100)</w:t>
            </w:r>
          </w:p>
        </w:tc>
        <w:tc>
          <w:tcPr>
            <w:tcW w:w="3119" w:type="dxa"/>
          </w:tcPr>
          <w:p w14:paraId="7C14C05C" w14:textId="77777777" w:rsidR="00B65A4A" w:rsidRDefault="00EF5E16">
            <w:pPr>
              <w:spacing w:before="0" w:after="0"/>
              <w:ind w:firstLine="0"/>
              <w:jc w:val="left"/>
              <w:textAlignment w:val="top"/>
            </w:pPr>
            <w:r>
              <w:t>Id cấu hình phía TSP</w:t>
            </w:r>
          </w:p>
        </w:tc>
      </w:tr>
    </w:tbl>
    <w:p w14:paraId="6898D549" w14:textId="77777777" w:rsidR="00B65A4A" w:rsidRDefault="00B65A4A"/>
    <w:p w14:paraId="4A3B3FF7" w14:textId="77777777" w:rsidR="00B65A4A" w:rsidRDefault="00EF5E16">
      <w:pPr>
        <w:pStyle w:val="Heading4"/>
      </w:pPr>
      <w:r>
        <w:rPr>
          <w:rFonts w:eastAsia="Times New Roman" w:cs="Times New Roman"/>
        </w:rPr>
        <w:lastRenderedPageBreak/>
        <w:t>CTM_TOKEN_RISK_INFO</w:t>
      </w:r>
    </w:p>
    <w:p w14:paraId="5E11B687" w14:textId="77777777" w:rsidR="00B65A4A" w:rsidRDefault="00EF5E16">
      <w:r>
        <w:t>Bảng lưu thông tin điểm rủi ro phục vụ quyết định tokenization</w:t>
      </w:r>
    </w:p>
    <w:tbl>
      <w:tblPr>
        <w:tblStyle w:val="TableGrid"/>
        <w:tblW w:w="0" w:type="auto"/>
        <w:tblLook w:val="04A0" w:firstRow="1" w:lastRow="0" w:firstColumn="1" w:lastColumn="0" w:noHBand="0" w:noVBand="1"/>
      </w:tblPr>
      <w:tblGrid>
        <w:gridCol w:w="3116"/>
        <w:gridCol w:w="3116"/>
        <w:gridCol w:w="3115"/>
      </w:tblGrid>
      <w:tr w:rsidR="00B65A4A" w14:paraId="245C8873"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6894440A" w14:textId="77777777" w:rsidR="00B65A4A" w:rsidRDefault="00EF5E16">
            <w:pPr>
              <w:spacing w:before="0" w:after="0"/>
              <w:ind w:firstLine="0"/>
              <w:jc w:val="left"/>
              <w:textAlignment w:val="top"/>
            </w:pPr>
            <w:r>
              <w:t>Column</w:t>
            </w:r>
          </w:p>
        </w:tc>
        <w:tc>
          <w:tcPr>
            <w:tcW w:w="3119" w:type="dxa"/>
            <w:shd w:val="clear" w:color="auto" w:fill="D9EAF7"/>
            <w:vAlign w:val="top"/>
          </w:tcPr>
          <w:p w14:paraId="1B031C29" w14:textId="77777777" w:rsidR="00B65A4A" w:rsidRDefault="00EF5E16">
            <w:pPr>
              <w:spacing w:before="0" w:after="0"/>
              <w:ind w:firstLine="0"/>
              <w:jc w:val="left"/>
              <w:textAlignment w:val="top"/>
            </w:pPr>
            <w:r>
              <w:t>Data type</w:t>
            </w:r>
          </w:p>
        </w:tc>
        <w:tc>
          <w:tcPr>
            <w:tcW w:w="3119" w:type="dxa"/>
            <w:shd w:val="clear" w:color="auto" w:fill="D9EAF7"/>
            <w:vAlign w:val="top"/>
          </w:tcPr>
          <w:p w14:paraId="615C1347" w14:textId="77777777" w:rsidR="00B65A4A" w:rsidRDefault="00EF5E16">
            <w:pPr>
              <w:spacing w:before="0" w:after="0"/>
              <w:ind w:firstLine="0"/>
              <w:jc w:val="left"/>
              <w:textAlignment w:val="top"/>
            </w:pPr>
            <w:r>
              <w:t>Field Description</w:t>
            </w:r>
          </w:p>
        </w:tc>
      </w:tr>
      <w:tr w:rsidR="00B65A4A" w14:paraId="71D1C755" w14:textId="77777777" w:rsidTr="00B65A4A">
        <w:trPr>
          <w:cantSplit/>
        </w:trPr>
        <w:tc>
          <w:tcPr>
            <w:tcW w:w="3119" w:type="dxa"/>
          </w:tcPr>
          <w:p w14:paraId="0CEB6EB6" w14:textId="77777777" w:rsidR="00B65A4A" w:rsidRDefault="00EF5E16">
            <w:pPr>
              <w:spacing w:before="0" w:after="0"/>
              <w:ind w:firstLine="0"/>
              <w:jc w:val="left"/>
              <w:textAlignment w:val="top"/>
            </w:pPr>
            <w:r>
              <w:t>TOKEN_ID</w:t>
            </w:r>
          </w:p>
        </w:tc>
        <w:tc>
          <w:tcPr>
            <w:tcW w:w="3119" w:type="dxa"/>
          </w:tcPr>
          <w:p w14:paraId="3F02E1CE" w14:textId="77777777" w:rsidR="00B65A4A" w:rsidRDefault="00EF5E16">
            <w:pPr>
              <w:spacing w:before="0" w:after="0"/>
              <w:ind w:firstLine="0"/>
              <w:jc w:val="left"/>
              <w:textAlignment w:val="top"/>
            </w:pPr>
            <w:r>
              <w:t>NUMBER(19)</w:t>
            </w:r>
          </w:p>
        </w:tc>
        <w:tc>
          <w:tcPr>
            <w:tcW w:w="3119" w:type="dxa"/>
          </w:tcPr>
          <w:p w14:paraId="6C9D83AF" w14:textId="77777777" w:rsidR="00B65A4A" w:rsidRDefault="00EF5E16">
            <w:pPr>
              <w:spacing w:before="0" w:after="0"/>
              <w:ind w:firstLine="0"/>
              <w:jc w:val="left"/>
              <w:textAlignment w:val="top"/>
            </w:pPr>
            <w:r>
              <w:t>Id token</w:t>
            </w:r>
          </w:p>
        </w:tc>
      </w:tr>
      <w:tr w:rsidR="00B65A4A" w14:paraId="4A688BC3" w14:textId="77777777" w:rsidTr="00B65A4A">
        <w:trPr>
          <w:cantSplit/>
        </w:trPr>
        <w:tc>
          <w:tcPr>
            <w:tcW w:w="3119" w:type="dxa"/>
          </w:tcPr>
          <w:p w14:paraId="17D90456" w14:textId="77777777" w:rsidR="00B65A4A" w:rsidRDefault="00EF5E16">
            <w:pPr>
              <w:spacing w:before="0" w:after="0"/>
              <w:ind w:firstLine="0"/>
              <w:jc w:val="left"/>
              <w:textAlignment w:val="top"/>
            </w:pPr>
            <w:r>
              <w:t>DEVICE_SCORE</w:t>
            </w:r>
          </w:p>
        </w:tc>
        <w:tc>
          <w:tcPr>
            <w:tcW w:w="3119" w:type="dxa"/>
          </w:tcPr>
          <w:p w14:paraId="7B8825D7" w14:textId="77777777" w:rsidR="00B65A4A" w:rsidRDefault="00EF5E16">
            <w:pPr>
              <w:spacing w:before="0" w:after="0"/>
              <w:ind w:firstLine="0"/>
              <w:jc w:val="left"/>
              <w:textAlignment w:val="top"/>
            </w:pPr>
            <w:r>
              <w:t>VARCHAR2(4)</w:t>
            </w:r>
          </w:p>
        </w:tc>
        <w:tc>
          <w:tcPr>
            <w:tcW w:w="3119" w:type="dxa"/>
          </w:tcPr>
          <w:p w14:paraId="312097B3" w14:textId="77777777" w:rsidR="00B65A4A" w:rsidRDefault="00EF5E16">
            <w:pPr>
              <w:spacing w:before="0" w:after="0"/>
              <w:ind w:firstLine="0"/>
              <w:jc w:val="left"/>
              <w:textAlignment w:val="top"/>
            </w:pPr>
            <w:r>
              <w:t>Điểm rủi ro thiết bị</w:t>
            </w:r>
          </w:p>
        </w:tc>
      </w:tr>
      <w:tr w:rsidR="00B65A4A" w14:paraId="01C14C22" w14:textId="77777777" w:rsidTr="00B65A4A">
        <w:trPr>
          <w:cantSplit/>
        </w:trPr>
        <w:tc>
          <w:tcPr>
            <w:tcW w:w="3119" w:type="dxa"/>
          </w:tcPr>
          <w:p w14:paraId="27C69A99" w14:textId="77777777" w:rsidR="00B65A4A" w:rsidRDefault="00EF5E16">
            <w:pPr>
              <w:spacing w:before="0" w:after="0"/>
              <w:ind w:firstLine="0"/>
              <w:jc w:val="left"/>
              <w:textAlignment w:val="top"/>
            </w:pPr>
            <w:r>
              <w:t>ACCOUNT_SCORE</w:t>
            </w:r>
          </w:p>
        </w:tc>
        <w:tc>
          <w:tcPr>
            <w:tcW w:w="3119" w:type="dxa"/>
          </w:tcPr>
          <w:p w14:paraId="0925A27F" w14:textId="77777777" w:rsidR="00B65A4A" w:rsidRDefault="00EF5E16">
            <w:pPr>
              <w:spacing w:before="0" w:after="0"/>
              <w:ind w:firstLine="0"/>
              <w:jc w:val="left"/>
              <w:textAlignment w:val="top"/>
            </w:pPr>
            <w:r>
              <w:t>VARCHAR2(4)</w:t>
            </w:r>
          </w:p>
        </w:tc>
        <w:tc>
          <w:tcPr>
            <w:tcW w:w="3119" w:type="dxa"/>
          </w:tcPr>
          <w:p w14:paraId="03D79D7C" w14:textId="77777777" w:rsidR="00B65A4A" w:rsidRDefault="00EF5E16">
            <w:pPr>
              <w:spacing w:before="0" w:after="0"/>
              <w:ind w:firstLine="0"/>
              <w:jc w:val="left"/>
              <w:textAlignment w:val="top"/>
            </w:pPr>
            <w:r>
              <w:t>Điểm rủi ro tài khoản</w:t>
            </w:r>
          </w:p>
        </w:tc>
      </w:tr>
      <w:tr w:rsidR="00B65A4A" w14:paraId="00EAACD4" w14:textId="77777777" w:rsidTr="00B65A4A">
        <w:trPr>
          <w:cantSplit/>
        </w:trPr>
        <w:tc>
          <w:tcPr>
            <w:tcW w:w="3119" w:type="dxa"/>
          </w:tcPr>
          <w:p w14:paraId="6F925CA9" w14:textId="77777777" w:rsidR="00B65A4A" w:rsidRDefault="00EF5E16">
            <w:pPr>
              <w:spacing w:before="0" w:after="0"/>
              <w:ind w:firstLine="0"/>
              <w:jc w:val="left"/>
              <w:textAlignment w:val="top"/>
            </w:pPr>
            <w:r>
              <w:t>PHONE_NUMBER_SCORE</w:t>
            </w:r>
          </w:p>
        </w:tc>
        <w:tc>
          <w:tcPr>
            <w:tcW w:w="3119" w:type="dxa"/>
          </w:tcPr>
          <w:p w14:paraId="5CF9B4F5" w14:textId="77777777" w:rsidR="00B65A4A" w:rsidRDefault="00EF5E16">
            <w:pPr>
              <w:spacing w:before="0" w:after="0"/>
              <w:ind w:firstLine="0"/>
              <w:jc w:val="left"/>
              <w:textAlignment w:val="top"/>
            </w:pPr>
            <w:r>
              <w:t>VARCHAR2(4)</w:t>
            </w:r>
          </w:p>
        </w:tc>
        <w:tc>
          <w:tcPr>
            <w:tcW w:w="3119" w:type="dxa"/>
          </w:tcPr>
          <w:p w14:paraId="72A00B9E" w14:textId="77777777" w:rsidR="00B65A4A" w:rsidRDefault="00EF5E16">
            <w:pPr>
              <w:spacing w:before="0" w:after="0"/>
              <w:ind w:firstLine="0"/>
              <w:jc w:val="left"/>
              <w:textAlignment w:val="top"/>
            </w:pPr>
            <w:r>
              <w:t>Điểm rủi ro số điện thoại</w:t>
            </w:r>
          </w:p>
        </w:tc>
      </w:tr>
    </w:tbl>
    <w:p w14:paraId="45F50161" w14:textId="77777777" w:rsidR="00B65A4A" w:rsidRDefault="00B65A4A"/>
    <w:p w14:paraId="6342C133" w14:textId="77777777" w:rsidR="00B65A4A" w:rsidRDefault="00B453A4">
      <w:pPr>
        <w:pStyle w:val="Heading4"/>
      </w:pPr>
      <w:r>
        <w:rPr>
          <w:rFonts w:eastAsia="Times New Roman" w:cs="Times New Roman"/>
        </w:rPr>
        <w:t xml:space="preserve"> </w:t>
      </w:r>
      <w:r w:rsidR="00EF5E16">
        <w:rPr>
          <w:rFonts w:eastAsia="Times New Roman" w:cs="Times New Roman"/>
        </w:rPr>
        <w:t>CTM_TOKEN_STIP</w:t>
      </w:r>
    </w:p>
    <w:p w14:paraId="12FABA77" w14:textId="77777777" w:rsidR="00B65A4A" w:rsidRDefault="00EF5E16">
      <w:r>
        <w:t>Bảng lưu quyết định STIP (Stand-In Processing) của token</w:t>
      </w:r>
    </w:p>
    <w:tbl>
      <w:tblPr>
        <w:tblStyle w:val="TableGrid"/>
        <w:tblW w:w="0" w:type="auto"/>
        <w:tblLook w:val="04A0" w:firstRow="1" w:lastRow="0" w:firstColumn="1" w:lastColumn="0" w:noHBand="0" w:noVBand="1"/>
      </w:tblPr>
      <w:tblGrid>
        <w:gridCol w:w="3116"/>
        <w:gridCol w:w="3116"/>
        <w:gridCol w:w="3115"/>
      </w:tblGrid>
      <w:tr w:rsidR="00B65A4A" w14:paraId="1CED1A93"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37D02127" w14:textId="77777777" w:rsidR="00B65A4A" w:rsidRDefault="00EF5E16">
            <w:pPr>
              <w:spacing w:before="0" w:after="0"/>
              <w:ind w:firstLine="0"/>
              <w:jc w:val="left"/>
              <w:textAlignment w:val="top"/>
            </w:pPr>
            <w:r>
              <w:t>Column</w:t>
            </w:r>
          </w:p>
        </w:tc>
        <w:tc>
          <w:tcPr>
            <w:tcW w:w="3119" w:type="dxa"/>
            <w:shd w:val="clear" w:color="auto" w:fill="D9EAF7"/>
            <w:vAlign w:val="top"/>
          </w:tcPr>
          <w:p w14:paraId="4694984E" w14:textId="77777777" w:rsidR="00B65A4A" w:rsidRDefault="00EF5E16">
            <w:pPr>
              <w:spacing w:before="0" w:after="0"/>
              <w:ind w:firstLine="0"/>
              <w:jc w:val="left"/>
              <w:textAlignment w:val="top"/>
            </w:pPr>
            <w:r>
              <w:t>Data type</w:t>
            </w:r>
          </w:p>
        </w:tc>
        <w:tc>
          <w:tcPr>
            <w:tcW w:w="3119" w:type="dxa"/>
            <w:shd w:val="clear" w:color="auto" w:fill="D9EAF7"/>
            <w:vAlign w:val="top"/>
          </w:tcPr>
          <w:p w14:paraId="4DA3B895" w14:textId="77777777" w:rsidR="00B65A4A" w:rsidRDefault="00EF5E16">
            <w:pPr>
              <w:spacing w:before="0" w:after="0"/>
              <w:ind w:firstLine="0"/>
              <w:jc w:val="left"/>
              <w:textAlignment w:val="top"/>
            </w:pPr>
            <w:r>
              <w:t>Field Description</w:t>
            </w:r>
          </w:p>
        </w:tc>
      </w:tr>
      <w:tr w:rsidR="00B65A4A" w14:paraId="350450A4" w14:textId="77777777" w:rsidTr="00B65A4A">
        <w:trPr>
          <w:cantSplit/>
        </w:trPr>
        <w:tc>
          <w:tcPr>
            <w:tcW w:w="3119" w:type="dxa"/>
          </w:tcPr>
          <w:p w14:paraId="4F214933" w14:textId="77777777" w:rsidR="00B65A4A" w:rsidRDefault="00EF5E16">
            <w:pPr>
              <w:spacing w:before="0" w:after="0"/>
              <w:ind w:firstLine="0"/>
              <w:jc w:val="left"/>
              <w:textAlignment w:val="top"/>
            </w:pPr>
            <w:r>
              <w:t>TOKEN_ID</w:t>
            </w:r>
          </w:p>
        </w:tc>
        <w:tc>
          <w:tcPr>
            <w:tcW w:w="3119" w:type="dxa"/>
          </w:tcPr>
          <w:p w14:paraId="4B021486" w14:textId="77777777" w:rsidR="00B65A4A" w:rsidRDefault="00EF5E16">
            <w:pPr>
              <w:spacing w:before="0" w:after="0"/>
              <w:ind w:firstLine="0"/>
              <w:jc w:val="left"/>
              <w:textAlignment w:val="top"/>
            </w:pPr>
            <w:r>
              <w:t>NUMBER(19)</w:t>
            </w:r>
          </w:p>
        </w:tc>
        <w:tc>
          <w:tcPr>
            <w:tcW w:w="3119" w:type="dxa"/>
          </w:tcPr>
          <w:p w14:paraId="29DA4135" w14:textId="77777777" w:rsidR="00B65A4A" w:rsidRDefault="00EF5E16">
            <w:pPr>
              <w:spacing w:before="0" w:after="0"/>
              <w:ind w:firstLine="0"/>
              <w:jc w:val="left"/>
              <w:textAlignment w:val="top"/>
            </w:pPr>
            <w:r>
              <w:t>Id token</w:t>
            </w:r>
          </w:p>
        </w:tc>
      </w:tr>
      <w:tr w:rsidR="00B65A4A" w14:paraId="6327AB4A" w14:textId="77777777" w:rsidTr="00B65A4A">
        <w:trPr>
          <w:cantSplit/>
        </w:trPr>
        <w:tc>
          <w:tcPr>
            <w:tcW w:w="3119" w:type="dxa"/>
          </w:tcPr>
          <w:p w14:paraId="01967AE0" w14:textId="77777777" w:rsidR="00B65A4A" w:rsidRDefault="00EF5E16">
            <w:pPr>
              <w:spacing w:before="0" w:after="0"/>
              <w:ind w:firstLine="0"/>
              <w:jc w:val="left"/>
              <w:textAlignment w:val="top"/>
            </w:pPr>
            <w:r>
              <w:t>SOURCE</w:t>
            </w:r>
          </w:p>
        </w:tc>
        <w:tc>
          <w:tcPr>
            <w:tcW w:w="3119" w:type="dxa"/>
          </w:tcPr>
          <w:p w14:paraId="04F487F2" w14:textId="77777777" w:rsidR="00B65A4A" w:rsidRDefault="00EF5E16">
            <w:pPr>
              <w:spacing w:before="0" w:after="0"/>
              <w:ind w:firstLine="0"/>
              <w:jc w:val="left"/>
              <w:textAlignment w:val="top"/>
            </w:pPr>
            <w:r>
              <w:t>VARCHAR2(16)</w:t>
            </w:r>
          </w:p>
        </w:tc>
        <w:tc>
          <w:tcPr>
            <w:tcW w:w="3119" w:type="dxa"/>
          </w:tcPr>
          <w:p w14:paraId="340FF49B" w14:textId="77777777" w:rsidR="00B65A4A" w:rsidRDefault="00EF5E16">
            <w:pPr>
              <w:spacing w:before="0" w:after="0"/>
              <w:ind w:firstLine="0"/>
              <w:jc w:val="left"/>
              <w:textAlignment w:val="top"/>
            </w:pPr>
            <w:r>
              <w:t>Nguồn quyết định STIP</w:t>
            </w:r>
          </w:p>
        </w:tc>
      </w:tr>
      <w:tr w:rsidR="00B65A4A" w14:paraId="13F38063" w14:textId="77777777" w:rsidTr="00B65A4A">
        <w:trPr>
          <w:cantSplit/>
        </w:trPr>
        <w:tc>
          <w:tcPr>
            <w:tcW w:w="3119" w:type="dxa"/>
          </w:tcPr>
          <w:p w14:paraId="03E333A7" w14:textId="77777777" w:rsidR="00B65A4A" w:rsidRDefault="00EF5E16">
            <w:pPr>
              <w:spacing w:before="0" w:after="0"/>
              <w:ind w:firstLine="0"/>
              <w:jc w:val="left"/>
              <w:textAlignment w:val="top"/>
            </w:pPr>
            <w:r>
              <w:t>DECISION_DATE</w:t>
            </w:r>
          </w:p>
        </w:tc>
        <w:tc>
          <w:tcPr>
            <w:tcW w:w="3119" w:type="dxa"/>
          </w:tcPr>
          <w:p w14:paraId="3E414FE8" w14:textId="77777777" w:rsidR="00B65A4A" w:rsidRDefault="00EF5E16">
            <w:pPr>
              <w:spacing w:before="0" w:after="0"/>
              <w:ind w:firstLine="0"/>
              <w:jc w:val="left"/>
              <w:textAlignment w:val="top"/>
            </w:pPr>
            <w:r>
              <w:t>TIMESTAMP WITH TIME ZONE</w:t>
            </w:r>
          </w:p>
        </w:tc>
        <w:tc>
          <w:tcPr>
            <w:tcW w:w="3119" w:type="dxa"/>
          </w:tcPr>
          <w:p w14:paraId="6AA340A2" w14:textId="77777777" w:rsidR="00B65A4A" w:rsidRDefault="00EF5E16">
            <w:pPr>
              <w:spacing w:before="0" w:after="0"/>
              <w:ind w:firstLine="0"/>
              <w:jc w:val="left"/>
              <w:textAlignment w:val="top"/>
            </w:pPr>
            <w:r>
              <w:t>Ngày quyết định</w:t>
            </w:r>
          </w:p>
        </w:tc>
      </w:tr>
      <w:tr w:rsidR="00B65A4A" w14:paraId="5051535C" w14:textId="77777777" w:rsidTr="00B65A4A">
        <w:trPr>
          <w:cantSplit/>
        </w:trPr>
        <w:tc>
          <w:tcPr>
            <w:tcW w:w="3119" w:type="dxa"/>
          </w:tcPr>
          <w:p w14:paraId="7F912144" w14:textId="77777777" w:rsidR="00B65A4A" w:rsidRDefault="00EF5E16">
            <w:pPr>
              <w:spacing w:before="0" w:after="0"/>
              <w:ind w:firstLine="0"/>
              <w:jc w:val="left"/>
              <w:textAlignment w:val="top"/>
            </w:pPr>
            <w:r>
              <w:t>CREATED_AT</w:t>
            </w:r>
          </w:p>
        </w:tc>
        <w:tc>
          <w:tcPr>
            <w:tcW w:w="3119" w:type="dxa"/>
          </w:tcPr>
          <w:p w14:paraId="7DB61C98" w14:textId="77777777" w:rsidR="00B65A4A" w:rsidRDefault="00EF5E16">
            <w:pPr>
              <w:spacing w:before="0" w:after="0"/>
              <w:ind w:firstLine="0"/>
              <w:jc w:val="left"/>
              <w:textAlignment w:val="top"/>
            </w:pPr>
            <w:r>
              <w:t>TIMESTAMP WITH TIME ZONE</w:t>
            </w:r>
          </w:p>
        </w:tc>
        <w:tc>
          <w:tcPr>
            <w:tcW w:w="3119" w:type="dxa"/>
          </w:tcPr>
          <w:p w14:paraId="4E73ECD4" w14:textId="77777777" w:rsidR="00B65A4A" w:rsidRDefault="00EF5E16">
            <w:pPr>
              <w:spacing w:before="0" w:after="0"/>
              <w:ind w:firstLine="0"/>
              <w:jc w:val="left"/>
              <w:textAlignment w:val="top"/>
            </w:pPr>
            <w:r>
              <w:t>Ngày tạo</w:t>
            </w:r>
          </w:p>
        </w:tc>
      </w:tr>
      <w:tr w:rsidR="00B65A4A" w14:paraId="28597798" w14:textId="77777777" w:rsidTr="00B65A4A">
        <w:trPr>
          <w:cantSplit/>
        </w:trPr>
        <w:tc>
          <w:tcPr>
            <w:tcW w:w="3119" w:type="dxa"/>
          </w:tcPr>
          <w:p w14:paraId="5AF7E229" w14:textId="77777777" w:rsidR="00B65A4A" w:rsidRDefault="00EF5E16">
            <w:pPr>
              <w:spacing w:before="0" w:after="0"/>
              <w:ind w:firstLine="0"/>
              <w:jc w:val="left"/>
              <w:textAlignment w:val="top"/>
            </w:pPr>
            <w:r>
              <w:t>UPDATED_AT</w:t>
            </w:r>
          </w:p>
        </w:tc>
        <w:tc>
          <w:tcPr>
            <w:tcW w:w="3119" w:type="dxa"/>
          </w:tcPr>
          <w:p w14:paraId="72AC34C1" w14:textId="77777777" w:rsidR="00B65A4A" w:rsidRDefault="00EF5E16">
            <w:pPr>
              <w:spacing w:before="0" w:after="0"/>
              <w:ind w:firstLine="0"/>
              <w:jc w:val="left"/>
              <w:textAlignment w:val="top"/>
            </w:pPr>
            <w:r>
              <w:t>TIMESTAMP WITH TIME ZONE</w:t>
            </w:r>
          </w:p>
        </w:tc>
        <w:tc>
          <w:tcPr>
            <w:tcW w:w="3119" w:type="dxa"/>
          </w:tcPr>
          <w:p w14:paraId="5370C59A" w14:textId="77777777" w:rsidR="00B65A4A" w:rsidRDefault="00EF5E16">
            <w:pPr>
              <w:spacing w:before="0" w:after="0"/>
              <w:ind w:firstLine="0"/>
              <w:jc w:val="left"/>
              <w:textAlignment w:val="top"/>
            </w:pPr>
            <w:r>
              <w:t>Ngày cập nhật</w:t>
            </w:r>
          </w:p>
        </w:tc>
      </w:tr>
    </w:tbl>
    <w:p w14:paraId="0B4DC31C" w14:textId="77777777" w:rsidR="00B65A4A" w:rsidRDefault="00B65A4A"/>
    <w:p w14:paraId="4142C830" w14:textId="77777777" w:rsidR="00B65A4A" w:rsidRDefault="00B453A4">
      <w:pPr>
        <w:pStyle w:val="Heading4"/>
      </w:pPr>
      <w:r>
        <w:rPr>
          <w:rFonts w:eastAsia="Times New Roman" w:cs="Times New Roman"/>
        </w:rPr>
        <w:t xml:space="preserve"> </w:t>
      </w:r>
      <w:r w:rsidR="00EF5E16">
        <w:rPr>
          <w:rFonts w:eastAsia="Times New Roman" w:cs="Times New Roman"/>
        </w:rPr>
        <w:t>CTM_TOKEN_TR_DECISION_CODE</w:t>
      </w:r>
    </w:p>
    <w:p w14:paraId="3A06AA10" w14:textId="77777777" w:rsidR="00B65A4A" w:rsidRDefault="00EF5E16">
      <w:r>
        <w:t>Bảng lưu mã quyết định của token requestor gắn với token</w:t>
      </w:r>
    </w:p>
    <w:tbl>
      <w:tblPr>
        <w:tblStyle w:val="TableGrid"/>
        <w:tblW w:w="0" w:type="auto"/>
        <w:tblLook w:val="04A0" w:firstRow="1" w:lastRow="0" w:firstColumn="1" w:lastColumn="0" w:noHBand="0" w:noVBand="1"/>
      </w:tblPr>
      <w:tblGrid>
        <w:gridCol w:w="3116"/>
        <w:gridCol w:w="3116"/>
        <w:gridCol w:w="3115"/>
      </w:tblGrid>
      <w:tr w:rsidR="00B65A4A" w14:paraId="3706C247"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2CB6EC60" w14:textId="77777777" w:rsidR="00B65A4A" w:rsidRDefault="00EF5E16">
            <w:pPr>
              <w:spacing w:before="0" w:after="0"/>
              <w:ind w:firstLine="0"/>
              <w:jc w:val="left"/>
              <w:textAlignment w:val="top"/>
            </w:pPr>
            <w:r>
              <w:t>Column</w:t>
            </w:r>
          </w:p>
        </w:tc>
        <w:tc>
          <w:tcPr>
            <w:tcW w:w="3119" w:type="dxa"/>
            <w:shd w:val="clear" w:color="auto" w:fill="D9EAF7"/>
            <w:vAlign w:val="top"/>
          </w:tcPr>
          <w:p w14:paraId="0096DA13" w14:textId="77777777" w:rsidR="00B65A4A" w:rsidRDefault="00EF5E16">
            <w:pPr>
              <w:spacing w:before="0" w:after="0"/>
              <w:ind w:firstLine="0"/>
              <w:jc w:val="left"/>
              <w:textAlignment w:val="top"/>
            </w:pPr>
            <w:r>
              <w:t>Data type</w:t>
            </w:r>
          </w:p>
        </w:tc>
        <w:tc>
          <w:tcPr>
            <w:tcW w:w="3119" w:type="dxa"/>
            <w:shd w:val="clear" w:color="auto" w:fill="D9EAF7"/>
            <w:vAlign w:val="top"/>
          </w:tcPr>
          <w:p w14:paraId="3638AB0C" w14:textId="77777777" w:rsidR="00B65A4A" w:rsidRDefault="00EF5E16">
            <w:pPr>
              <w:spacing w:before="0" w:after="0"/>
              <w:ind w:firstLine="0"/>
              <w:jc w:val="left"/>
              <w:textAlignment w:val="top"/>
            </w:pPr>
            <w:r>
              <w:t>Field Description</w:t>
            </w:r>
          </w:p>
        </w:tc>
      </w:tr>
      <w:tr w:rsidR="00B65A4A" w14:paraId="442DF1F8" w14:textId="77777777" w:rsidTr="00B65A4A">
        <w:trPr>
          <w:cantSplit/>
        </w:trPr>
        <w:tc>
          <w:tcPr>
            <w:tcW w:w="3119" w:type="dxa"/>
          </w:tcPr>
          <w:p w14:paraId="1957F7B6" w14:textId="77777777" w:rsidR="00B65A4A" w:rsidRDefault="00EF5E16">
            <w:pPr>
              <w:spacing w:before="0" w:after="0"/>
              <w:ind w:firstLine="0"/>
              <w:jc w:val="left"/>
              <w:textAlignment w:val="top"/>
            </w:pPr>
            <w:r>
              <w:t>ID</w:t>
            </w:r>
          </w:p>
        </w:tc>
        <w:tc>
          <w:tcPr>
            <w:tcW w:w="3119" w:type="dxa"/>
          </w:tcPr>
          <w:p w14:paraId="5EC6B364" w14:textId="77777777" w:rsidR="00B65A4A" w:rsidRDefault="00EF5E16">
            <w:pPr>
              <w:spacing w:before="0" w:after="0"/>
              <w:ind w:firstLine="0"/>
              <w:jc w:val="left"/>
              <w:textAlignment w:val="top"/>
            </w:pPr>
            <w:r>
              <w:t>NUMBER(19)</w:t>
            </w:r>
          </w:p>
        </w:tc>
        <w:tc>
          <w:tcPr>
            <w:tcW w:w="3119" w:type="dxa"/>
          </w:tcPr>
          <w:p w14:paraId="07DCFEF7" w14:textId="77777777" w:rsidR="00B65A4A" w:rsidRDefault="00EF5E16">
            <w:pPr>
              <w:spacing w:before="0" w:after="0"/>
              <w:ind w:firstLine="0"/>
              <w:jc w:val="left"/>
              <w:textAlignment w:val="top"/>
            </w:pPr>
            <w:r>
              <w:t>Id tự tăng</w:t>
            </w:r>
          </w:p>
        </w:tc>
      </w:tr>
      <w:tr w:rsidR="00B65A4A" w14:paraId="21A2289F" w14:textId="77777777" w:rsidTr="00B65A4A">
        <w:trPr>
          <w:cantSplit/>
        </w:trPr>
        <w:tc>
          <w:tcPr>
            <w:tcW w:w="3119" w:type="dxa"/>
          </w:tcPr>
          <w:p w14:paraId="31A87F53" w14:textId="77777777" w:rsidR="00B65A4A" w:rsidRDefault="00EF5E16">
            <w:pPr>
              <w:spacing w:before="0" w:after="0"/>
              <w:ind w:firstLine="0"/>
              <w:jc w:val="left"/>
              <w:textAlignment w:val="top"/>
            </w:pPr>
            <w:r>
              <w:t>TOKEN_ID</w:t>
            </w:r>
          </w:p>
        </w:tc>
        <w:tc>
          <w:tcPr>
            <w:tcW w:w="3119" w:type="dxa"/>
          </w:tcPr>
          <w:p w14:paraId="282970E4" w14:textId="77777777" w:rsidR="00B65A4A" w:rsidRDefault="00EF5E16">
            <w:pPr>
              <w:spacing w:before="0" w:after="0"/>
              <w:ind w:firstLine="0"/>
              <w:jc w:val="left"/>
              <w:textAlignment w:val="top"/>
            </w:pPr>
            <w:r>
              <w:t>NUMBER(19)</w:t>
            </w:r>
          </w:p>
        </w:tc>
        <w:tc>
          <w:tcPr>
            <w:tcW w:w="3119" w:type="dxa"/>
          </w:tcPr>
          <w:p w14:paraId="58DC9738" w14:textId="77777777" w:rsidR="00B65A4A" w:rsidRDefault="00EF5E16">
            <w:pPr>
              <w:spacing w:before="0" w:after="0"/>
              <w:ind w:firstLine="0"/>
              <w:jc w:val="left"/>
              <w:textAlignment w:val="top"/>
            </w:pPr>
            <w:r>
              <w:t>Id token</w:t>
            </w:r>
          </w:p>
        </w:tc>
      </w:tr>
      <w:tr w:rsidR="00B65A4A" w14:paraId="489A1515" w14:textId="77777777" w:rsidTr="00B65A4A">
        <w:trPr>
          <w:cantSplit/>
        </w:trPr>
        <w:tc>
          <w:tcPr>
            <w:tcW w:w="3119" w:type="dxa"/>
          </w:tcPr>
          <w:p w14:paraId="64FD171A" w14:textId="77777777" w:rsidR="00B65A4A" w:rsidRDefault="00EF5E16">
            <w:pPr>
              <w:spacing w:before="0" w:after="0"/>
              <w:ind w:firstLine="0"/>
              <w:jc w:val="left"/>
              <w:textAlignment w:val="top"/>
            </w:pPr>
            <w:r>
              <w:lastRenderedPageBreak/>
              <w:t>CODE</w:t>
            </w:r>
          </w:p>
        </w:tc>
        <w:tc>
          <w:tcPr>
            <w:tcW w:w="3119" w:type="dxa"/>
          </w:tcPr>
          <w:p w14:paraId="5C6C3B40" w14:textId="77777777" w:rsidR="00B65A4A" w:rsidRDefault="00EF5E16">
            <w:pPr>
              <w:spacing w:before="0" w:after="0"/>
              <w:ind w:firstLine="0"/>
              <w:jc w:val="left"/>
              <w:textAlignment w:val="top"/>
            </w:pPr>
            <w:r>
              <w:t>VARCHAR2(100)</w:t>
            </w:r>
          </w:p>
        </w:tc>
        <w:tc>
          <w:tcPr>
            <w:tcW w:w="3119" w:type="dxa"/>
          </w:tcPr>
          <w:p w14:paraId="3F29FB4A" w14:textId="77777777" w:rsidR="00B65A4A" w:rsidRDefault="00EF5E16">
            <w:pPr>
              <w:spacing w:before="0" w:after="0"/>
              <w:ind w:firstLine="0"/>
              <w:jc w:val="left"/>
              <w:textAlignment w:val="top"/>
            </w:pPr>
            <w:r>
              <w:t>Mã quyết định của token requestor</w:t>
            </w:r>
          </w:p>
        </w:tc>
      </w:tr>
    </w:tbl>
    <w:p w14:paraId="5A27A03E" w14:textId="77777777" w:rsidR="00B65A4A" w:rsidRDefault="00B65A4A"/>
    <w:p w14:paraId="3D3B4DA7" w14:textId="77777777" w:rsidR="00B65A4A" w:rsidRDefault="00B453A4">
      <w:pPr>
        <w:pStyle w:val="Heading4"/>
      </w:pPr>
      <w:r>
        <w:rPr>
          <w:rFonts w:eastAsia="Times New Roman" w:cs="Times New Roman"/>
        </w:rPr>
        <w:t xml:space="preserve"> </w:t>
      </w:r>
      <w:r w:rsidR="00EF5E16">
        <w:rPr>
          <w:rFonts w:eastAsia="Times New Roman" w:cs="Times New Roman"/>
        </w:rPr>
        <w:t>CTM_TOKEN_TSP_WALLET</w:t>
      </w:r>
    </w:p>
    <w:p w14:paraId="271EE56C" w14:textId="77777777" w:rsidR="00B65A4A" w:rsidRDefault="00EF5E16">
      <w:r>
        <w:t>Bảng cấu hình ví của TSP (token requestor - wallet)</w:t>
      </w:r>
    </w:p>
    <w:tbl>
      <w:tblPr>
        <w:tblStyle w:val="TableGrid"/>
        <w:tblW w:w="0" w:type="auto"/>
        <w:tblLook w:val="04A0" w:firstRow="1" w:lastRow="0" w:firstColumn="1" w:lastColumn="0" w:noHBand="0" w:noVBand="1"/>
        <w:tblPrChange w:id="509" w:author="Quan Tran Duc (CV Phat trien Core Cap 2 - TT Phat trien - Khoi CNTT)" w:date="2026-09-22T10:32:00Z" w16du:dateUtc="2026-09-22T03:32:00Z">
          <w:tblPr>
            <w:tblStyle w:val="TableGrid"/>
            <w:tblW w:w="0" w:type="auto"/>
            <w:tblLook w:val="04A0" w:firstRow="1" w:lastRow="0" w:firstColumn="1" w:lastColumn="0" w:noHBand="0" w:noVBand="1"/>
          </w:tblPr>
        </w:tblPrChange>
      </w:tblPr>
      <w:tblGrid>
        <w:gridCol w:w="3116"/>
        <w:gridCol w:w="3116"/>
        <w:gridCol w:w="3115"/>
        <w:tblGridChange w:id="510">
          <w:tblGrid>
            <w:gridCol w:w="3116"/>
            <w:gridCol w:w="3116"/>
            <w:gridCol w:w="3115"/>
          </w:tblGrid>
        </w:tblGridChange>
      </w:tblGrid>
      <w:tr w:rsidR="00B65A4A" w14:paraId="392CF380" w14:textId="77777777" w:rsidTr="00AF76D5">
        <w:trPr>
          <w:cnfStyle w:val="100000000000" w:firstRow="1" w:lastRow="0" w:firstColumn="0" w:lastColumn="0" w:oddVBand="0" w:evenVBand="0" w:oddHBand="0" w:evenHBand="0" w:firstRowFirstColumn="0" w:firstRowLastColumn="0" w:lastRowFirstColumn="0" w:lastRowLastColumn="0"/>
        </w:trPr>
        <w:tc>
          <w:tcPr>
            <w:tcW w:w="3116" w:type="dxa"/>
            <w:shd w:val="clear" w:color="auto" w:fill="D9EAF7"/>
            <w:vAlign w:val="top"/>
            <w:tcPrChange w:id="511" w:author="Quan Tran Duc (CV Phat trien Core Cap 2 - TT Phat trien - Khoi CNTT)" w:date="2026-09-22T10:32:00Z" w16du:dateUtc="2026-09-22T03:32:00Z">
              <w:tcPr>
                <w:tcW w:w="3119" w:type="dxa"/>
                <w:shd w:val="clear" w:color="auto" w:fill="D9EAF7"/>
                <w:vAlign w:val="top"/>
              </w:tcPr>
            </w:tcPrChange>
          </w:tcPr>
          <w:p w14:paraId="67542D55" w14:textId="77777777" w:rsidR="00B65A4A" w:rsidRDefault="00EF5E16">
            <w:pPr>
              <w:spacing w:before="0" w:after="0"/>
              <w:ind w:firstLine="0"/>
              <w:jc w:val="left"/>
              <w:textAlignment w:val="top"/>
              <w:cnfStyle w:val="100000000000" w:firstRow="1" w:lastRow="0" w:firstColumn="0" w:lastColumn="0" w:oddVBand="0" w:evenVBand="0" w:oddHBand="0" w:evenHBand="0" w:firstRowFirstColumn="0" w:firstRowLastColumn="0" w:lastRowFirstColumn="0" w:lastRowLastColumn="0"/>
            </w:pPr>
            <w:r>
              <w:t>Column</w:t>
            </w:r>
          </w:p>
        </w:tc>
        <w:tc>
          <w:tcPr>
            <w:tcW w:w="3116" w:type="dxa"/>
            <w:shd w:val="clear" w:color="auto" w:fill="D9EAF7"/>
            <w:vAlign w:val="top"/>
            <w:tcPrChange w:id="512" w:author="Quan Tran Duc (CV Phat trien Core Cap 2 - TT Phat trien - Khoi CNTT)" w:date="2026-09-22T10:32:00Z" w16du:dateUtc="2026-09-22T03:32:00Z">
              <w:tcPr>
                <w:tcW w:w="3119" w:type="dxa"/>
                <w:shd w:val="clear" w:color="auto" w:fill="D9EAF7"/>
                <w:vAlign w:val="top"/>
              </w:tcPr>
            </w:tcPrChange>
          </w:tcPr>
          <w:p w14:paraId="235C1290" w14:textId="77777777" w:rsidR="00B65A4A" w:rsidRDefault="00EF5E16">
            <w:pPr>
              <w:spacing w:before="0" w:after="0"/>
              <w:ind w:firstLine="0"/>
              <w:jc w:val="left"/>
              <w:textAlignment w:val="top"/>
              <w:cnfStyle w:val="100000000000" w:firstRow="1" w:lastRow="0" w:firstColumn="0" w:lastColumn="0" w:oddVBand="0" w:evenVBand="0" w:oddHBand="0" w:evenHBand="0" w:firstRowFirstColumn="0" w:firstRowLastColumn="0" w:lastRowFirstColumn="0" w:lastRowLastColumn="0"/>
            </w:pPr>
            <w:r>
              <w:t>Data type</w:t>
            </w:r>
          </w:p>
        </w:tc>
        <w:tc>
          <w:tcPr>
            <w:tcW w:w="3115" w:type="dxa"/>
            <w:shd w:val="clear" w:color="auto" w:fill="D9EAF7"/>
            <w:vAlign w:val="top"/>
            <w:tcPrChange w:id="513" w:author="Quan Tran Duc (CV Phat trien Core Cap 2 - TT Phat trien - Khoi CNTT)" w:date="2026-09-22T10:32:00Z" w16du:dateUtc="2026-09-22T03:32:00Z">
              <w:tcPr>
                <w:tcW w:w="3119" w:type="dxa"/>
                <w:shd w:val="clear" w:color="auto" w:fill="D9EAF7"/>
                <w:vAlign w:val="top"/>
              </w:tcPr>
            </w:tcPrChange>
          </w:tcPr>
          <w:p w14:paraId="1E40DB62" w14:textId="77777777" w:rsidR="00B65A4A" w:rsidRDefault="00EF5E16">
            <w:pPr>
              <w:spacing w:before="0" w:after="0"/>
              <w:ind w:firstLine="0"/>
              <w:jc w:val="left"/>
              <w:textAlignment w:val="top"/>
              <w:cnfStyle w:val="100000000000" w:firstRow="1" w:lastRow="0" w:firstColumn="0" w:lastColumn="0" w:oddVBand="0" w:evenVBand="0" w:oddHBand="0" w:evenHBand="0" w:firstRowFirstColumn="0" w:firstRowLastColumn="0" w:lastRowFirstColumn="0" w:lastRowLastColumn="0"/>
            </w:pPr>
            <w:r>
              <w:t>Field Description</w:t>
            </w:r>
          </w:p>
        </w:tc>
      </w:tr>
      <w:tr w:rsidR="00B65A4A" w14:paraId="0DDBF90A" w14:textId="77777777" w:rsidTr="00AF76D5">
        <w:trPr>
          <w:cantSplit/>
          <w:trPrChange w:id="514" w:author="Quan Tran Duc (CV Phat trien Core Cap 2 - TT Phat trien - Khoi CNTT)" w:date="2026-09-22T10:32:00Z" w16du:dateUtc="2026-09-22T03:32:00Z">
            <w:trPr>
              <w:cantSplit/>
            </w:trPr>
          </w:trPrChange>
        </w:trPr>
        <w:tc>
          <w:tcPr>
            <w:tcW w:w="3116" w:type="dxa"/>
            <w:tcPrChange w:id="515" w:author="Quan Tran Duc (CV Phat trien Core Cap 2 - TT Phat trien - Khoi CNTT)" w:date="2026-09-22T10:32:00Z" w16du:dateUtc="2026-09-22T03:32:00Z">
              <w:tcPr>
                <w:tcW w:w="3119" w:type="dxa"/>
              </w:tcPr>
            </w:tcPrChange>
          </w:tcPr>
          <w:p w14:paraId="0C86587C" w14:textId="77777777" w:rsidR="00B65A4A" w:rsidRDefault="00EF5E16">
            <w:pPr>
              <w:spacing w:before="0" w:after="0"/>
              <w:ind w:firstLine="0"/>
              <w:jc w:val="left"/>
              <w:textAlignment w:val="top"/>
            </w:pPr>
            <w:r>
              <w:t>ID</w:t>
            </w:r>
          </w:p>
        </w:tc>
        <w:tc>
          <w:tcPr>
            <w:tcW w:w="3116" w:type="dxa"/>
            <w:tcPrChange w:id="516" w:author="Quan Tran Duc (CV Phat trien Core Cap 2 - TT Phat trien - Khoi CNTT)" w:date="2026-09-22T10:32:00Z" w16du:dateUtc="2026-09-22T03:32:00Z">
              <w:tcPr>
                <w:tcW w:w="3119" w:type="dxa"/>
              </w:tcPr>
            </w:tcPrChange>
          </w:tcPr>
          <w:p w14:paraId="18FD3E81" w14:textId="77777777" w:rsidR="00B65A4A" w:rsidRDefault="00EF5E16">
            <w:pPr>
              <w:spacing w:before="0" w:after="0"/>
              <w:ind w:firstLine="0"/>
              <w:jc w:val="left"/>
              <w:textAlignment w:val="top"/>
            </w:pPr>
            <w:r>
              <w:t>NUMBER(19)</w:t>
            </w:r>
          </w:p>
        </w:tc>
        <w:tc>
          <w:tcPr>
            <w:tcW w:w="3115" w:type="dxa"/>
            <w:tcPrChange w:id="517" w:author="Quan Tran Duc (CV Phat trien Core Cap 2 - TT Phat trien - Khoi CNTT)" w:date="2026-09-22T10:32:00Z" w16du:dateUtc="2026-09-22T03:32:00Z">
              <w:tcPr>
                <w:tcW w:w="3119" w:type="dxa"/>
              </w:tcPr>
            </w:tcPrChange>
          </w:tcPr>
          <w:p w14:paraId="465389D8" w14:textId="77777777" w:rsidR="00B65A4A" w:rsidRDefault="00EF5E16">
            <w:pPr>
              <w:spacing w:before="0" w:after="0"/>
              <w:ind w:firstLine="0"/>
              <w:jc w:val="left"/>
              <w:textAlignment w:val="top"/>
            </w:pPr>
            <w:r>
              <w:t>Id tự tăng</w:t>
            </w:r>
          </w:p>
        </w:tc>
      </w:tr>
      <w:tr w:rsidR="00B65A4A" w14:paraId="3368F12A" w14:textId="77777777" w:rsidTr="00AF76D5">
        <w:trPr>
          <w:cantSplit/>
          <w:trPrChange w:id="518" w:author="Quan Tran Duc (CV Phat trien Core Cap 2 - TT Phat trien - Khoi CNTT)" w:date="2026-09-22T10:32:00Z" w16du:dateUtc="2026-09-22T03:32:00Z">
            <w:trPr>
              <w:cantSplit/>
            </w:trPr>
          </w:trPrChange>
        </w:trPr>
        <w:tc>
          <w:tcPr>
            <w:tcW w:w="3116" w:type="dxa"/>
            <w:tcPrChange w:id="519" w:author="Quan Tran Duc (CV Phat trien Core Cap 2 - TT Phat trien - Khoi CNTT)" w:date="2026-09-22T10:32:00Z" w16du:dateUtc="2026-09-22T03:32:00Z">
              <w:tcPr>
                <w:tcW w:w="3119" w:type="dxa"/>
              </w:tcPr>
            </w:tcPrChange>
          </w:tcPr>
          <w:p w14:paraId="4AEDB8BE" w14:textId="77777777" w:rsidR="00B65A4A" w:rsidRDefault="00EF5E16">
            <w:pPr>
              <w:spacing w:before="0" w:after="0"/>
              <w:ind w:firstLine="0"/>
              <w:jc w:val="left"/>
              <w:textAlignment w:val="top"/>
            </w:pPr>
            <w:r>
              <w:t>TSP_REQUESTOR_ID</w:t>
            </w:r>
          </w:p>
        </w:tc>
        <w:tc>
          <w:tcPr>
            <w:tcW w:w="3116" w:type="dxa"/>
            <w:tcPrChange w:id="520" w:author="Quan Tran Duc (CV Phat trien Core Cap 2 - TT Phat trien - Khoi CNTT)" w:date="2026-09-22T10:32:00Z" w16du:dateUtc="2026-09-22T03:32:00Z">
              <w:tcPr>
                <w:tcW w:w="3119" w:type="dxa"/>
              </w:tcPr>
            </w:tcPrChange>
          </w:tcPr>
          <w:p w14:paraId="1CD52F23" w14:textId="77777777" w:rsidR="00B65A4A" w:rsidRDefault="00EF5E16">
            <w:pPr>
              <w:spacing w:before="0" w:after="0"/>
              <w:ind w:firstLine="0"/>
              <w:jc w:val="left"/>
              <w:textAlignment w:val="top"/>
            </w:pPr>
            <w:r>
              <w:t>VARCHAR2(100)</w:t>
            </w:r>
          </w:p>
        </w:tc>
        <w:tc>
          <w:tcPr>
            <w:tcW w:w="3115" w:type="dxa"/>
            <w:tcPrChange w:id="521" w:author="Quan Tran Duc (CV Phat trien Core Cap 2 - TT Phat trien - Khoi CNTT)" w:date="2026-09-22T10:32:00Z" w16du:dateUtc="2026-09-22T03:32:00Z">
              <w:tcPr>
                <w:tcW w:w="3119" w:type="dxa"/>
              </w:tcPr>
            </w:tcPrChange>
          </w:tcPr>
          <w:p w14:paraId="397E0A96" w14:textId="77777777" w:rsidR="00B65A4A" w:rsidRDefault="00EF5E16">
            <w:pPr>
              <w:spacing w:before="0" w:after="0"/>
              <w:ind w:firstLine="0"/>
              <w:jc w:val="left"/>
              <w:textAlignment w:val="top"/>
            </w:pPr>
            <w:r>
              <w:t>Id token requestor phía TSP</w:t>
            </w:r>
          </w:p>
        </w:tc>
      </w:tr>
      <w:tr w:rsidR="00B65A4A" w14:paraId="77E790A1" w14:textId="77777777" w:rsidTr="00AF76D5">
        <w:trPr>
          <w:cantSplit/>
          <w:trPrChange w:id="522" w:author="Quan Tran Duc (CV Phat trien Core Cap 2 - TT Phat trien - Khoi CNTT)" w:date="2026-09-22T10:32:00Z" w16du:dateUtc="2026-09-22T03:32:00Z">
            <w:trPr>
              <w:cantSplit/>
            </w:trPr>
          </w:trPrChange>
        </w:trPr>
        <w:tc>
          <w:tcPr>
            <w:tcW w:w="3116" w:type="dxa"/>
            <w:tcPrChange w:id="523" w:author="Quan Tran Duc (CV Phat trien Core Cap 2 - TT Phat trien - Khoi CNTT)" w:date="2026-09-22T10:32:00Z" w16du:dateUtc="2026-09-22T03:32:00Z">
              <w:tcPr>
                <w:tcW w:w="3119" w:type="dxa"/>
              </w:tcPr>
            </w:tcPrChange>
          </w:tcPr>
          <w:p w14:paraId="5BF89579" w14:textId="77777777" w:rsidR="00B65A4A" w:rsidRDefault="00EF5E16">
            <w:pPr>
              <w:spacing w:before="0" w:after="0"/>
              <w:ind w:firstLine="0"/>
              <w:jc w:val="left"/>
              <w:textAlignment w:val="top"/>
            </w:pPr>
            <w:r>
              <w:t>TSP_CODE</w:t>
            </w:r>
          </w:p>
        </w:tc>
        <w:tc>
          <w:tcPr>
            <w:tcW w:w="3116" w:type="dxa"/>
            <w:tcPrChange w:id="524" w:author="Quan Tran Duc (CV Phat trien Core Cap 2 - TT Phat trien - Khoi CNTT)" w:date="2026-09-22T10:32:00Z" w16du:dateUtc="2026-09-22T03:32:00Z">
              <w:tcPr>
                <w:tcW w:w="3119" w:type="dxa"/>
              </w:tcPr>
            </w:tcPrChange>
          </w:tcPr>
          <w:p w14:paraId="6A8B2C27" w14:textId="77777777" w:rsidR="00B65A4A" w:rsidRDefault="00EF5E16">
            <w:pPr>
              <w:spacing w:before="0" w:after="0"/>
              <w:ind w:firstLine="0"/>
              <w:jc w:val="left"/>
              <w:textAlignment w:val="top"/>
            </w:pPr>
            <w:r>
              <w:t>VARCHAR2(20)</w:t>
            </w:r>
          </w:p>
        </w:tc>
        <w:tc>
          <w:tcPr>
            <w:tcW w:w="3115" w:type="dxa"/>
            <w:tcPrChange w:id="525" w:author="Quan Tran Duc (CV Phat trien Core Cap 2 - TT Phat trien - Khoi CNTT)" w:date="2026-09-22T10:32:00Z" w16du:dateUtc="2026-09-22T03:32:00Z">
              <w:tcPr>
                <w:tcW w:w="3119" w:type="dxa"/>
              </w:tcPr>
            </w:tcPrChange>
          </w:tcPr>
          <w:p w14:paraId="7829D544" w14:textId="77777777" w:rsidR="00B65A4A" w:rsidRDefault="00EF5E16">
            <w:pPr>
              <w:spacing w:before="0" w:after="0"/>
              <w:ind w:firstLine="0"/>
              <w:jc w:val="left"/>
              <w:textAlignment w:val="top"/>
            </w:pPr>
            <w:r>
              <w:t>Mã TSP</w:t>
            </w:r>
          </w:p>
        </w:tc>
      </w:tr>
      <w:tr w:rsidR="00B65A4A" w14:paraId="25478222" w14:textId="77777777" w:rsidTr="00AF76D5">
        <w:trPr>
          <w:cantSplit/>
          <w:trPrChange w:id="526" w:author="Quan Tran Duc (CV Phat trien Core Cap 2 - TT Phat trien - Khoi CNTT)" w:date="2026-09-22T10:32:00Z" w16du:dateUtc="2026-09-22T03:32:00Z">
            <w:trPr>
              <w:cantSplit/>
            </w:trPr>
          </w:trPrChange>
        </w:trPr>
        <w:tc>
          <w:tcPr>
            <w:tcW w:w="3116" w:type="dxa"/>
            <w:tcPrChange w:id="527" w:author="Quan Tran Duc (CV Phat trien Core Cap 2 - TT Phat trien - Khoi CNTT)" w:date="2026-09-22T10:32:00Z" w16du:dateUtc="2026-09-22T03:32:00Z">
              <w:tcPr>
                <w:tcW w:w="3119" w:type="dxa"/>
              </w:tcPr>
            </w:tcPrChange>
          </w:tcPr>
          <w:p w14:paraId="09A4654E" w14:textId="77777777" w:rsidR="00B65A4A" w:rsidRDefault="00EF5E16">
            <w:pPr>
              <w:spacing w:before="0" w:after="0"/>
              <w:ind w:firstLine="0"/>
              <w:jc w:val="left"/>
              <w:textAlignment w:val="top"/>
            </w:pPr>
            <w:r>
              <w:t>WALLET_TYPE</w:t>
            </w:r>
          </w:p>
        </w:tc>
        <w:tc>
          <w:tcPr>
            <w:tcW w:w="3116" w:type="dxa"/>
            <w:tcPrChange w:id="528" w:author="Quan Tran Duc (CV Phat trien Core Cap 2 - TT Phat trien - Khoi CNTT)" w:date="2026-09-22T10:32:00Z" w16du:dateUtc="2026-09-22T03:32:00Z">
              <w:tcPr>
                <w:tcW w:w="3119" w:type="dxa"/>
              </w:tcPr>
            </w:tcPrChange>
          </w:tcPr>
          <w:p w14:paraId="02CF1BB6" w14:textId="77777777" w:rsidR="00B65A4A" w:rsidRDefault="00EF5E16">
            <w:pPr>
              <w:spacing w:before="0" w:after="0"/>
              <w:ind w:firstLine="0"/>
              <w:jc w:val="left"/>
              <w:textAlignment w:val="top"/>
            </w:pPr>
            <w:r>
              <w:t>VARCHAR2(32)</w:t>
            </w:r>
          </w:p>
        </w:tc>
        <w:tc>
          <w:tcPr>
            <w:tcW w:w="3115" w:type="dxa"/>
            <w:tcPrChange w:id="529" w:author="Quan Tran Duc (CV Phat trien Core Cap 2 - TT Phat trien - Khoi CNTT)" w:date="2026-09-22T10:32:00Z" w16du:dateUtc="2026-09-22T03:32:00Z">
              <w:tcPr>
                <w:tcW w:w="3119" w:type="dxa"/>
              </w:tcPr>
            </w:tcPrChange>
          </w:tcPr>
          <w:p w14:paraId="5E66B556" w14:textId="77777777" w:rsidR="00B65A4A" w:rsidRDefault="00EF5E16">
            <w:pPr>
              <w:spacing w:before="0" w:after="0"/>
              <w:ind w:firstLine="0"/>
              <w:jc w:val="left"/>
              <w:textAlignment w:val="top"/>
            </w:pPr>
            <w:r>
              <w:t>Loại ví</w:t>
            </w:r>
          </w:p>
        </w:tc>
      </w:tr>
      <w:tr w:rsidR="00B65A4A" w14:paraId="72FE4D04" w14:textId="77777777" w:rsidTr="00AF76D5">
        <w:trPr>
          <w:cantSplit/>
          <w:trPrChange w:id="530" w:author="Quan Tran Duc (CV Phat trien Core Cap 2 - TT Phat trien - Khoi CNTT)" w:date="2026-09-22T10:32:00Z" w16du:dateUtc="2026-09-22T03:32:00Z">
            <w:trPr>
              <w:cantSplit/>
            </w:trPr>
          </w:trPrChange>
        </w:trPr>
        <w:tc>
          <w:tcPr>
            <w:tcW w:w="3116" w:type="dxa"/>
            <w:tcPrChange w:id="531" w:author="Quan Tran Duc (CV Phat trien Core Cap 2 - TT Phat trien - Khoi CNTT)" w:date="2026-09-22T10:32:00Z" w16du:dateUtc="2026-09-22T03:32:00Z">
              <w:tcPr>
                <w:tcW w:w="3119" w:type="dxa"/>
              </w:tcPr>
            </w:tcPrChange>
          </w:tcPr>
          <w:p w14:paraId="43580D52" w14:textId="77777777" w:rsidR="00B65A4A" w:rsidRDefault="00EF5E16">
            <w:pPr>
              <w:spacing w:before="0" w:after="0"/>
              <w:ind w:firstLine="0"/>
              <w:jc w:val="left"/>
              <w:textAlignment w:val="top"/>
            </w:pPr>
            <w:r>
              <w:t>TYPE</w:t>
            </w:r>
          </w:p>
        </w:tc>
        <w:tc>
          <w:tcPr>
            <w:tcW w:w="3116" w:type="dxa"/>
            <w:tcPrChange w:id="532" w:author="Quan Tran Duc (CV Phat trien Core Cap 2 - TT Phat trien - Khoi CNTT)" w:date="2026-09-22T10:32:00Z" w16du:dateUtc="2026-09-22T03:32:00Z">
              <w:tcPr>
                <w:tcW w:w="3119" w:type="dxa"/>
              </w:tcPr>
            </w:tcPrChange>
          </w:tcPr>
          <w:p w14:paraId="2403DAC2" w14:textId="77777777" w:rsidR="00B65A4A" w:rsidRDefault="00EF5E16">
            <w:pPr>
              <w:spacing w:before="0" w:after="0"/>
              <w:ind w:firstLine="0"/>
              <w:jc w:val="left"/>
              <w:textAlignment w:val="top"/>
            </w:pPr>
            <w:r>
              <w:t>VARCHAR2(32)</w:t>
            </w:r>
          </w:p>
        </w:tc>
        <w:tc>
          <w:tcPr>
            <w:tcW w:w="3115" w:type="dxa"/>
            <w:tcPrChange w:id="533" w:author="Quan Tran Duc (CV Phat trien Core Cap 2 - TT Phat trien - Khoi CNTT)" w:date="2026-09-22T10:32:00Z" w16du:dateUtc="2026-09-22T03:32:00Z">
              <w:tcPr>
                <w:tcW w:w="3119" w:type="dxa"/>
              </w:tcPr>
            </w:tcPrChange>
          </w:tcPr>
          <w:p w14:paraId="42EC0165" w14:textId="77777777" w:rsidR="00B65A4A" w:rsidRDefault="00EF5E16">
            <w:pPr>
              <w:spacing w:before="0" w:after="0"/>
              <w:ind w:firstLine="0"/>
              <w:jc w:val="left"/>
              <w:textAlignment w:val="top"/>
            </w:pPr>
            <w:r>
              <w:t>Loại</w:t>
            </w:r>
          </w:p>
        </w:tc>
      </w:tr>
      <w:tr w:rsidR="00B65A4A" w14:paraId="285B0A26" w14:textId="77777777" w:rsidTr="00AF76D5">
        <w:trPr>
          <w:cantSplit/>
          <w:trPrChange w:id="534" w:author="Quan Tran Duc (CV Phat trien Core Cap 2 - TT Phat trien - Khoi CNTT)" w:date="2026-09-22T10:32:00Z" w16du:dateUtc="2026-09-22T03:32:00Z">
            <w:trPr>
              <w:cantSplit/>
            </w:trPr>
          </w:trPrChange>
        </w:trPr>
        <w:tc>
          <w:tcPr>
            <w:tcW w:w="3116" w:type="dxa"/>
            <w:tcPrChange w:id="535" w:author="Quan Tran Duc (CV Phat trien Core Cap 2 - TT Phat trien - Khoi CNTT)" w:date="2026-09-22T10:32:00Z" w16du:dateUtc="2026-09-22T03:32:00Z">
              <w:tcPr>
                <w:tcW w:w="3119" w:type="dxa"/>
              </w:tcPr>
            </w:tcPrChange>
          </w:tcPr>
          <w:p w14:paraId="20DD7DAE" w14:textId="77777777" w:rsidR="00B65A4A" w:rsidRDefault="00EF5E16">
            <w:pPr>
              <w:spacing w:before="0" w:after="0"/>
              <w:ind w:firstLine="0"/>
              <w:jc w:val="left"/>
              <w:textAlignment w:val="top"/>
            </w:pPr>
            <w:r>
              <w:t>WALLET_ID</w:t>
            </w:r>
          </w:p>
        </w:tc>
        <w:tc>
          <w:tcPr>
            <w:tcW w:w="3116" w:type="dxa"/>
            <w:tcPrChange w:id="536" w:author="Quan Tran Duc (CV Phat trien Core Cap 2 - TT Phat trien - Khoi CNTT)" w:date="2026-09-22T10:32:00Z" w16du:dateUtc="2026-09-22T03:32:00Z">
              <w:tcPr>
                <w:tcW w:w="3119" w:type="dxa"/>
              </w:tcPr>
            </w:tcPrChange>
          </w:tcPr>
          <w:p w14:paraId="6C2B2CFD" w14:textId="77777777" w:rsidR="00B65A4A" w:rsidRDefault="00EF5E16">
            <w:pPr>
              <w:spacing w:before="0" w:after="0"/>
              <w:ind w:firstLine="0"/>
              <w:jc w:val="left"/>
              <w:textAlignment w:val="top"/>
            </w:pPr>
            <w:r>
              <w:t>VARCHAR2(32)</w:t>
            </w:r>
          </w:p>
        </w:tc>
        <w:tc>
          <w:tcPr>
            <w:tcW w:w="3115" w:type="dxa"/>
            <w:tcPrChange w:id="537" w:author="Quan Tran Duc (CV Phat trien Core Cap 2 - TT Phat trien - Khoi CNTT)" w:date="2026-09-22T10:32:00Z" w16du:dateUtc="2026-09-22T03:32:00Z">
              <w:tcPr>
                <w:tcW w:w="3119" w:type="dxa"/>
              </w:tcPr>
            </w:tcPrChange>
          </w:tcPr>
          <w:p w14:paraId="4F69C944" w14:textId="77777777" w:rsidR="00B65A4A" w:rsidRDefault="00EF5E16">
            <w:pPr>
              <w:spacing w:before="0" w:after="0"/>
              <w:ind w:firstLine="0"/>
              <w:jc w:val="left"/>
              <w:textAlignment w:val="top"/>
            </w:pPr>
            <w:r>
              <w:t>Id ví</w:t>
            </w:r>
          </w:p>
        </w:tc>
      </w:tr>
      <w:tr w:rsidR="00B65A4A" w14:paraId="1790599D" w14:textId="77777777" w:rsidTr="00AF76D5">
        <w:trPr>
          <w:cantSplit/>
          <w:trPrChange w:id="538" w:author="Quan Tran Duc (CV Phat trien Core Cap 2 - TT Phat trien - Khoi CNTT)" w:date="2026-09-22T10:32:00Z" w16du:dateUtc="2026-09-22T03:32:00Z">
            <w:trPr>
              <w:cantSplit/>
            </w:trPr>
          </w:trPrChange>
        </w:trPr>
        <w:tc>
          <w:tcPr>
            <w:tcW w:w="3116" w:type="dxa"/>
            <w:tcPrChange w:id="539" w:author="Quan Tran Duc (CV Phat trien Core Cap 2 - TT Phat trien - Khoi CNTT)" w:date="2026-09-22T10:32:00Z" w16du:dateUtc="2026-09-22T03:32:00Z">
              <w:tcPr>
                <w:tcW w:w="3119" w:type="dxa"/>
              </w:tcPr>
            </w:tcPrChange>
          </w:tcPr>
          <w:p w14:paraId="47A1227B" w14:textId="77777777" w:rsidR="00B65A4A" w:rsidRDefault="00EF5E16">
            <w:pPr>
              <w:spacing w:before="0" w:after="0"/>
              <w:ind w:firstLine="0"/>
              <w:jc w:val="left"/>
              <w:textAlignment w:val="top"/>
            </w:pPr>
            <w:r>
              <w:t>STATUS</w:t>
            </w:r>
          </w:p>
        </w:tc>
        <w:tc>
          <w:tcPr>
            <w:tcW w:w="3116" w:type="dxa"/>
            <w:tcPrChange w:id="540" w:author="Quan Tran Duc (CV Phat trien Core Cap 2 - TT Phat trien - Khoi CNTT)" w:date="2026-09-22T10:32:00Z" w16du:dateUtc="2026-09-22T03:32:00Z">
              <w:tcPr>
                <w:tcW w:w="3119" w:type="dxa"/>
              </w:tcPr>
            </w:tcPrChange>
          </w:tcPr>
          <w:p w14:paraId="0BB497E3" w14:textId="77777777" w:rsidR="00B65A4A" w:rsidRDefault="00EF5E16">
            <w:pPr>
              <w:spacing w:before="0" w:after="0"/>
              <w:ind w:firstLine="0"/>
              <w:jc w:val="left"/>
              <w:textAlignment w:val="top"/>
            </w:pPr>
            <w:r>
              <w:t>NUMBER(1)</w:t>
            </w:r>
          </w:p>
        </w:tc>
        <w:tc>
          <w:tcPr>
            <w:tcW w:w="3115" w:type="dxa"/>
            <w:tcPrChange w:id="541" w:author="Quan Tran Duc (CV Phat trien Core Cap 2 - TT Phat trien - Khoi CNTT)" w:date="2026-09-22T10:32:00Z" w16du:dateUtc="2026-09-22T03:32:00Z">
              <w:tcPr>
                <w:tcW w:w="3119" w:type="dxa"/>
              </w:tcPr>
            </w:tcPrChange>
          </w:tcPr>
          <w:p w14:paraId="2A3392B8" w14:textId="77777777" w:rsidR="00B65A4A" w:rsidRDefault="00EF5E16">
            <w:pPr>
              <w:spacing w:before="0" w:after="0"/>
              <w:ind w:firstLine="0"/>
              <w:jc w:val="left"/>
              <w:textAlignment w:val="top"/>
            </w:pPr>
            <w:r>
              <w:t>Trạng thái</w:t>
            </w:r>
          </w:p>
        </w:tc>
      </w:tr>
      <w:tr w:rsidR="00B65A4A" w14:paraId="069F3167" w14:textId="77777777" w:rsidTr="00AF76D5">
        <w:trPr>
          <w:cantSplit/>
          <w:trPrChange w:id="542" w:author="Quan Tran Duc (CV Phat trien Core Cap 2 - TT Phat trien - Khoi CNTT)" w:date="2026-09-22T10:32:00Z" w16du:dateUtc="2026-09-22T03:32:00Z">
            <w:trPr>
              <w:cantSplit/>
            </w:trPr>
          </w:trPrChange>
        </w:trPr>
        <w:tc>
          <w:tcPr>
            <w:tcW w:w="3116" w:type="dxa"/>
            <w:tcPrChange w:id="543" w:author="Quan Tran Duc (CV Phat trien Core Cap 2 - TT Phat trien - Khoi CNTT)" w:date="2026-09-22T10:32:00Z" w16du:dateUtc="2026-09-22T03:32:00Z">
              <w:tcPr>
                <w:tcW w:w="3119" w:type="dxa"/>
              </w:tcPr>
            </w:tcPrChange>
          </w:tcPr>
          <w:p w14:paraId="17CA9B6D" w14:textId="77777777" w:rsidR="00B65A4A" w:rsidRDefault="00EF5E16">
            <w:pPr>
              <w:spacing w:before="0" w:after="0"/>
              <w:ind w:firstLine="0"/>
              <w:jc w:val="left"/>
              <w:textAlignment w:val="top"/>
            </w:pPr>
            <w:r>
              <w:t>CREATED_AT</w:t>
            </w:r>
          </w:p>
        </w:tc>
        <w:tc>
          <w:tcPr>
            <w:tcW w:w="3116" w:type="dxa"/>
            <w:tcPrChange w:id="544" w:author="Quan Tran Duc (CV Phat trien Core Cap 2 - TT Phat trien - Khoi CNTT)" w:date="2026-09-22T10:32:00Z" w16du:dateUtc="2026-09-22T03:32:00Z">
              <w:tcPr>
                <w:tcW w:w="3119" w:type="dxa"/>
              </w:tcPr>
            </w:tcPrChange>
          </w:tcPr>
          <w:p w14:paraId="52B971B3" w14:textId="77777777" w:rsidR="00B65A4A" w:rsidRDefault="00EF5E16">
            <w:pPr>
              <w:spacing w:before="0" w:after="0"/>
              <w:ind w:firstLine="0"/>
              <w:jc w:val="left"/>
              <w:textAlignment w:val="top"/>
            </w:pPr>
            <w:r>
              <w:t>TIMESTAMP WITH TIME ZONE</w:t>
            </w:r>
          </w:p>
        </w:tc>
        <w:tc>
          <w:tcPr>
            <w:tcW w:w="3115" w:type="dxa"/>
            <w:tcPrChange w:id="545" w:author="Quan Tran Duc (CV Phat trien Core Cap 2 - TT Phat trien - Khoi CNTT)" w:date="2026-09-22T10:32:00Z" w16du:dateUtc="2026-09-22T03:32:00Z">
              <w:tcPr>
                <w:tcW w:w="3119" w:type="dxa"/>
              </w:tcPr>
            </w:tcPrChange>
          </w:tcPr>
          <w:p w14:paraId="2F4BB659" w14:textId="77777777" w:rsidR="00B65A4A" w:rsidRDefault="00EF5E16">
            <w:pPr>
              <w:spacing w:before="0" w:after="0"/>
              <w:ind w:firstLine="0"/>
              <w:jc w:val="left"/>
              <w:textAlignment w:val="top"/>
            </w:pPr>
            <w:r>
              <w:t>Ngày tạo</w:t>
            </w:r>
          </w:p>
        </w:tc>
      </w:tr>
      <w:tr w:rsidR="00B65A4A" w14:paraId="2B13C6ED" w14:textId="77777777" w:rsidTr="00AF76D5">
        <w:trPr>
          <w:cantSplit/>
          <w:trPrChange w:id="546" w:author="Quan Tran Duc (CV Phat trien Core Cap 2 - TT Phat trien - Khoi CNTT)" w:date="2026-09-22T10:32:00Z" w16du:dateUtc="2026-09-22T03:32:00Z">
            <w:trPr>
              <w:cantSplit/>
            </w:trPr>
          </w:trPrChange>
        </w:trPr>
        <w:tc>
          <w:tcPr>
            <w:tcW w:w="3116" w:type="dxa"/>
            <w:tcPrChange w:id="547" w:author="Quan Tran Duc (CV Phat trien Core Cap 2 - TT Phat trien - Khoi CNTT)" w:date="2026-09-22T10:32:00Z" w16du:dateUtc="2026-09-22T03:32:00Z">
              <w:tcPr>
                <w:tcW w:w="3119" w:type="dxa"/>
              </w:tcPr>
            </w:tcPrChange>
          </w:tcPr>
          <w:p w14:paraId="2436F152" w14:textId="77777777" w:rsidR="00B65A4A" w:rsidRDefault="00EF5E16">
            <w:pPr>
              <w:spacing w:before="0" w:after="0"/>
              <w:ind w:firstLine="0"/>
              <w:jc w:val="left"/>
              <w:textAlignment w:val="top"/>
            </w:pPr>
            <w:r>
              <w:t>UPDATED_AT</w:t>
            </w:r>
          </w:p>
        </w:tc>
        <w:tc>
          <w:tcPr>
            <w:tcW w:w="3116" w:type="dxa"/>
            <w:tcPrChange w:id="548" w:author="Quan Tran Duc (CV Phat trien Core Cap 2 - TT Phat trien - Khoi CNTT)" w:date="2026-09-22T10:32:00Z" w16du:dateUtc="2026-09-22T03:32:00Z">
              <w:tcPr>
                <w:tcW w:w="3119" w:type="dxa"/>
              </w:tcPr>
            </w:tcPrChange>
          </w:tcPr>
          <w:p w14:paraId="6AD49367" w14:textId="77777777" w:rsidR="00B65A4A" w:rsidRDefault="00EF5E16">
            <w:pPr>
              <w:spacing w:before="0" w:after="0"/>
              <w:ind w:firstLine="0"/>
              <w:jc w:val="left"/>
              <w:textAlignment w:val="top"/>
            </w:pPr>
            <w:r>
              <w:t>TIMESTAMP WITH TIME ZONE</w:t>
            </w:r>
          </w:p>
        </w:tc>
        <w:tc>
          <w:tcPr>
            <w:tcW w:w="3115" w:type="dxa"/>
            <w:tcPrChange w:id="549" w:author="Quan Tran Duc (CV Phat trien Core Cap 2 - TT Phat trien - Khoi CNTT)" w:date="2026-09-22T10:32:00Z" w16du:dateUtc="2026-09-22T03:32:00Z">
              <w:tcPr>
                <w:tcW w:w="3119" w:type="dxa"/>
              </w:tcPr>
            </w:tcPrChange>
          </w:tcPr>
          <w:p w14:paraId="7827D498" w14:textId="77777777" w:rsidR="00B65A4A" w:rsidRDefault="00EF5E16">
            <w:pPr>
              <w:spacing w:before="0" w:after="0"/>
              <w:ind w:firstLine="0"/>
              <w:jc w:val="left"/>
              <w:textAlignment w:val="top"/>
            </w:pPr>
            <w:r>
              <w:t>Ngày cập nhật</w:t>
            </w:r>
          </w:p>
        </w:tc>
      </w:tr>
      <w:tr w:rsidR="00AF76D5" w14:paraId="392E1E56" w14:textId="77777777" w:rsidTr="00AF76D5">
        <w:trPr>
          <w:cantSplit/>
          <w:ins w:id="550" w:author="Quan Tran Duc (CV Phat trien Core Cap 2 - TT Phat trien - Khoi CNTT)" w:date="2026-09-22T10:32:00Z"/>
          <w:trPrChange w:id="551" w:author="Quan Tran Duc (CV Phat trien Core Cap 2 - TT Phat trien - Khoi CNTT)" w:date="2026-09-22T10:32:00Z" w16du:dateUtc="2026-09-22T03:32:00Z">
            <w:trPr>
              <w:cantSplit/>
            </w:trPr>
          </w:trPrChange>
        </w:trPr>
        <w:tc>
          <w:tcPr>
            <w:tcW w:w="3116" w:type="dxa"/>
            <w:tcPrChange w:id="552" w:author="Quan Tran Duc (CV Phat trien Core Cap 2 - TT Phat trien - Khoi CNTT)" w:date="2026-09-22T10:32:00Z" w16du:dateUtc="2026-09-22T03:32:00Z">
              <w:tcPr>
                <w:tcW w:w="3119" w:type="dxa"/>
              </w:tcPr>
            </w:tcPrChange>
          </w:tcPr>
          <w:p w14:paraId="7BF7C1B1" w14:textId="307563ED" w:rsidR="00AF76D5" w:rsidRDefault="00AF76D5">
            <w:pPr>
              <w:spacing w:after="0"/>
              <w:ind w:firstLine="0"/>
              <w:jc w:val="left"/>
              <w:textAlignment w:val="top"/>
              <w:rPr>
                <w:ins w:id="553" w:author="Quan Tran Duc (CV Phat trien Core Cap 2 - TT Phat trien - Khoi CNTT)" w:date="2026-09-22T10:32:00Z" w16du:dateUtc="2026-09-22T03:32:00Z"/>
              </w:rPr>
            </w:pPr>
            <w:ins w:id="554" w:author="Quan Tran Duc (CV Phat trien Core Cap 2 - TT Phat trien - Khoi CNTT)" w:date="2026-09-22T10:32:00Z" w16du:dateUtc="2026-09-22T03:32:00Z">
              <w:r w:rsidRPr="00AF76D5">
                <w:t>NTF_CARD_LINKED_ENABLED</w:t>
              </w:r>
            </w:ins>
            <w:ins w:id="555" w:author="Quan Tran Duc (CV Phat trien Core Cap 2 - TT Phat trien - Khoi CNTT)" w:date="2026-09-22T10:33:00Z" w16du:dateUtc="2026-09-22T03:33:00Z">
              <w:r>
                <w:t xml:space="preserve"> (v1.1)</w:t>
              </w:r>
            </w:ins>
          </w:p>
        </w:tc>
        <w:tc>
          <w:tcPr>
            <w:tcW w:w="3116" w:type="dxa"/>
            <w:tcPrChange w:id="556" w:author="Quan Tran Duc (CV Phat trien Core Cap 2 - TT Phat trien - Khoi CNTT)" w:date="2026-09-22T10:32:00Z" w16du:dateUtc="2026-09-22T03:32:00Z">
              <w:tcPr>
                <w:tcW w:w="3119" w:type="dxa"/>
              </w:tcPr>
            </w:tcPrChange>
          </w:tcPr>
          <w:p w14:paraId="6ACEA4A0" w14:textId="2B856E6F" w:rsidR="00AF76D5" w:rsidRDefault="00AF76D5">
            <w:pPr>
              <w:spacing w:after="0"/>
              <w:ind w:firstLine="0"/>
              <w:jc w:val="left"/>
              <w:textAlignment w:val="top"/>
              <w:rPr>
                <w:ins w:id="557" w:author="Quan Tran Duc (CV Phat trien Core Cap 2 - TT Phat trien - Khoi CNTT)" w:date="2026-09-22T10:32:00Z" w16du:dateUtc="2026-09-22T03:32:00Z"/>
              </w:rPr>
            </w:pPr>
            <w:ins w:id="558" w:author="Quan Tran Duc (CV Phat trien Core Cap 2 - TT Phat trien - Khoi CNTT)" w:date="2026-09-22T10:32:00Z" w16du:dateUtc="2026-09-22T03:32:00Z">
              <w:r w:rsidRPr="00AF76D5">
                <w:t>CHAR(1)</w:t>
              </w:r>
            </w:ins>
          </w:p>
        </w:tc>
        <w:tc>
          <w:tcPr>
            <w:tcW w:w="3115" w:type="dxa"/>
            <w:tcPrChange w:id="559" w:author="Quan Tran Duc (CV Phat trien Core Cap 2 - TT Phat trien - Khoi CNTT)" w:date="2026-09-22T10:32:00Z" w16du:dateUtc="2026-09-22T03:32:00Z">
              <w:tcPr>
                <w:tcW w:w="3119" w:type="dxa"/>
              </w:tcPr>
            </w:tcPrChange>
          </w:tcPr>
          <w:p w14:paraId="148E7BC0" w14:textId="69B49993" w:rsidR="00AF76D5" w:rsidRDefault="00AF76D5" w:rsidP="00AF76D5">
            <w:pPr>
              <w:spacing w:after="0"/>
              <w:ind w:firstLine="0"/>
              <w:jc w:val="left"/>
              <w:textAlignment w:val="top"/>
              <w:rPr>
                <w:ins w:id="560" w:author="Quan Tran Duc (CV Phat trien Core Cap 2 - TT Phat trien - Khoi CNTT)" w:date="2026-09-22T10:32:00Z" w16du:dateUtc="2026-09-22T03:32:00Z"/>
              </w:rPr>
            </w:pPr>
            <w:ins w:id="561" w:author="Quan Tran Duc (CV Phat trien Core Cap 2 - TT Phat trien - Khoi CNTT)" w:date="2026-09-22T10:32:00Z" w16du:dateUtc="2026-09-22T03:32:00Z">
              <w:r>
                <w:t>Flag cho phép gửi noti</w:t>
              </w:r>
            </w:ins>
            <w:ins w:id="562" w:author="Quan Tran Duc (CV Phat trien Core Cap 2 - TT Phat trien - Khoi CNTT)" w:date="2026-09-22T10:33:00Z" w16du:dateUtc="2026-09-22T03:33:00Z">
              <w:r>
                <w:t>fication</w:t>
              </w:r>
            </w:ins>
          </w:p>
        </w:tc>
      </w:tr>
    </w:tbl>
    <w:p w14:paraId="30C347BE" w14:textId="77777777" w:rsidR="00B65A4A" w:rsidRDefault="00B65A4A"/>
    <w:p w14:paraId="4EA40F1A" w14:textId="77777777" w:rsidR="00B65A4A" w:rsidRDefault="00B453A4">
      <w:pPr>
        <w:pStyle w:val="Heading4"/>
      </w:pPr>
      <w:r>
        <w:rPr>
          <w:rFonts w:eastAsia="Times New Roman" w:cs="Times New Roman"/>
        </w:rPr>
        <w:t xml:space="preserve"> </w:t>
      </w:r>
      <w:r w:rsidR="00EF5E16">
        <w:rPr>
          <w:rFonts w:eastAsia="Times New Roman" w:cs="Times New Roman"/>
        </w:rPr>
        <w:t>CTM_TOKEN_UPDATE_HIS</w:t>
      </w:r>
    </w:p>
    <w:p w14:paraId="06E43270" w14:textId="77777777" w:rsidR="00B65A4A" w:rsidRDefault="00EF5E16">
      <w:r>
        <w:t>Bảng lưu lịch sử cập nhật token (token update webhook)</w:t>
      </w:r>
    </w:p>
    <w:tbl>
      <w:tblPr>
        <w:tblStyle w:val="TableGrid"/>
        <w:tblW w:w="0" w:type="auto"/>
        <w:tblLook w:val="04A0" w:firstRow="1" w:lastRow="0" w:firstColumn="1" w:lastColumn="0" w:noHBand="0" w:noVBand="1"/>
      </w:tblPr>
      <w:tblGrid>
        <w:gridCol w:w="3117"/>
        <w:gridCol w:w="3116"/>
        <w:gridCol w:w="3114"/>
      </w:tblGrid>
      <w:tr w:rsidR="00B65A4A" w14:paraId="63C149E7" w14:textId="77777777" w:rsidTr="00B65A4A">
        <w:trPr>
          <w:cnfStyle w:val="100000000000" w:firstRow="1" w:lastRow="0" w:firstColumn="0" w:lastColumn="0" w:oddVBand="0" w:evenVBand="0" w:oddHBand="0" w:evenHBand="0" w:firstRowFirstColumn="0" w:firstRowLastColumn="0" w:lastRowFirstColumn="0" w:lastRowLastColumn="0"/>
        </w:trPr>
        <w:tc>
          <w:tcPr>
            <w:tcW w:w="3119" w:type="dxa"/>
            <w:shd w:val="clear" w:color="auto" w:fill="D9EAF7"/>
            <w:vAlign w:val="top"/>
          </w:tcPr>
          <w:p w14:paraId="7B6FABEE" w14:textId="77777777" w:rsidR="00B65A4A" w:rsidRDefault="00EF5E16">
            <w:pPr>
              <w:spacing w:before="0" w:after="0"/>
              <w:ind w:firstLine="0"/>
              <w:jc w:val="left"/>
              <w:textAlignment w:val="top"/>
            </w:pPr>
            <w:r>
              <w:t>Column</w:t>
            </w:r>
          </w:p>
        </w:tc>
        <w:tc>
          <w:tcPr>
            <w:tcW w:w="3119" w:type="dxa"/>
            <w:shd w:val="clear" w:color="auto" w:fill="D9EAF7"/>
            <w:vAlign w:val="top"/>
          </w:tcPr>
          <w:p w14:paraId="0623C0FA" w14:textId="77777777" w:rsidR="00B65A4A" w:rsidRDefault="00EF5E16">
            <w:pPr>
              <w:spacing w:before="0" w:after="0"/>
              <w:ind w:firstLine="0"/>
              <w:jc w:val="left"/>
              <w:textAlignment w:val="top"/>
            </w:pPr>
            <w:r>
              <w:t>Data type</w:t>
            </w:r>
          </w:p>
        </w:tc>
        <w:tc>
          <w:tcPr>
            <w:tcW w:w="3119" w:type="dxa"/>
            <w:shd w:val="clear" w:color="auto" w:fill="D9EAF7"/>
            <w:vAlign w:val="top"/>
          </w:tcPr>
          <w:p w14:paraId="24AEDF82" w14:textId="77777777" w:rsidR="00B65A4A" w:rsidRDefault="00EF5E16">
            <w:pPr>
              <w:spacing w:before="0" w:after="0"/>
              <w:ind w:firstLine="0"/>
              <w:jc w:val="left"/>
              <w:textAlignment w:val="top"/>
            </w:pPr>
            <w:r>
              <w:t>Field Description</w:t>
            </w:r>
          </w:p>
        </w:tc>
      </w:tr>
      <w:tr w:rsidR="00B65A4A" w14:paraId="197D0AD7" w14:textId="77777777" w:rsidTr="00B65A4A">
        <w:trPr>
          <w:cantSplit/>
        </w:trPr>
        <w:tc>
          <w:tcPr>
            <w:tcW w:w="3119" w:type="dxa"/>
          </w:tcPr>
          <w:p w14:paraId="093D0E4B" w14:textId="77777777" w:rsidR="00B65A4A" w:rsidRDefault="00EF5E16">
            <w:pPr>
              <w:spacing w:before="0" w:after="0"/>
              <w:ind w:firstLine="0"/>
              <w:jc w:val="left"/>
              <w:textAlignment w:val="top"/>
            </w:pPr>
            <w:r>
              <w:t>ID</w:t>
            </w:r>
          </w:p>
        </w:tc>
        <w:tc>
          <w:tcPr>
            <w:tcW w:w="3119" w:type="dxa"/>
          </w:tcPr>
          <w:p w14:paraId="065A11E4" w14:textId="77777777" w:rsidR="00B65A4A" w:rsidRDefault="00EF5E16">
            <w:pPr>
              <w:spacing w:before="0" w:after="0"/>
              <w:ind w:firstLine="0"/>
              <w:jc w:val="left"/>
              <w:textAlignment w:val="top"/>
            </w:pPr>
            <w:r>
              <w:t>NUMBER(19)</w:t>
            </w:r>
          </w:p>
        </w:tc>
        <w:tc>
          <w:tcPr>
            <w:tcW w:w="3119" w:type="dxa"/>
          </w:tcPr>
          <w:p w14:paraId="486D059C" w14:textId="77777777" w:rsidR="00B65A4A" w:rsidRDefault="00EF5E16">
            <w:pPr>
              <w:spacing w:before="0" w:after="0"/>
              <w:ind w:firstLine="0"/>
              <w:jc w:val="left"/>
              <w:textAlignment w:val="top"/>
            </w:pPr>
            <w:r>
              <w:t>Id tự tăng</w:t>
            </w:r>
          </w:p>
        </w:tc>
      </w:tr>
      <w:tr w:rsidR="00B65A4A" w14:paraId="7D44D766" w14:textId="77777777" w:rsidTr="00B65A4A">
        <w:trPr>
          <w:cantSplit/>
        </w:trPr>
        <w:tc>
          <w:tcPr>
            <w:tcW w:w="3119" w:type="dxa"/>
          </w:tcPr>
          <w:p w14:paraId="6D15936C" w14:textId="77777777" w:rsidR="00B65A4A" w:rsidRDefault="00EF5E16">
            <w:pPr>
              <w:spacing w:before="0" w:after="0"/>
              <w:ind w:firstLine="0"/>
              <w:jc w:val="left"/>
              <w:textAlignment w:val="top"/>
            </w:pPr>
            <w:r>
              <w:lastRenderedPageBreak/>
              <w:t>TOKEN_ID</w:t>
            </w:r>
          </w:p>
        </w:tc>
        <w:tc>
          <w:tcPr>
            <w:tcW w:w="3119" w:type="dxa"/>
          </w:tcPr>
          <w:p w14:paraId="6FC594B6" w14:textId="77777777" w:rsidR="00B65A4A" w:rsidRDefault="00EF5E16">
            <w:pPr>
              <w:spacing w:before="0" w:after="0"/>
              <w:ind w:firstLine="0"/>
              <w:jc w:val="left"/>
              <w:textAlignment w:val="top"/>
            </w:pPr>
            <w:r>
              <w:t>NUMBER(19)</w:t>
            </w:r>
          </w:p>
        </w:tc>
        <w:tc>
          <w:tcPr>
            <w:tcW w:w="3119" w:type="dxa"/>
          </w:tcPr>
          <w:p w14:paraId="09E6FB56" w14:textId="77777777" w:rsidR="00B65A4A" w:rsidRDefault="00EF5E16">
            <w:pPr>
              <w:spacing w:before="0" w:after="0"/>
              <w:ind w:firstLine="0"/>
              <w:jc w:val="left"/>
              <w:textAlignment w:val="top"/>
            </w:pPr>
            <w:r>
              <w:t>Id token</w:t>
            </w:r>
          </w:p>
        </w:tc>
      </w:tr>
      <w:tr w:rsidR="00B65A4A" w14:paraId="5CDA20C8" w14:textId="77777777" w:rsidTr="00B65A4A">
        <w:trPr>
          <w:cantSplit/>
        </w:trPr>
        <w:tc>
          <w:tcPr>
            <w:tcW w:w="3119" w:type="dxa"/>
          </w:tcPr>
          <w:p w14:paraId="550856FE" w14:textId="77777777" w:rsidR="00B65A4A" w:rsidRDefault="00EF5E16">
            <w:pPr>
              <w:spacing w:before="0" w:after="0"/>
              <w:ind w:firstLine="0"/>
              <w:jc w:val="left"/>
              <w:textAlignment w:val="top"/>
            </w:pPr>
            <w:r>
              <w:t>TSP</w:t>
            </w:r>
          </w:p>
        </w:tc>
        <w:tc>
          <w:tcPr>
            <w:tcW w:w="3119" w:type="dxa"/>
          </w:tcPr>
          <w:p w14:paraId="3BFE40B1" w14:textId="77777777" w:rsidR="00B65A4A" w:rsidRDefault="00EF5E16">
            <w:pPr>
              <w:spacing w:before="0" w:after="0"/>
              <w:ind w:firstLine="0"/>
              <w:jc w:val="left"/>
              <w:textAlignment w:val="top"/>
            </w:pPr>
            <w:r>
              <w:t>VARCHAR2(10)</w:t>
            </w:r>
          </w:p>
        </w:tc>
        <w:tc>
          <w:tcPr>
            <w:tcW w:w="3119" w:type="dxa"/>
          </w:tcPr>
          <w:p w14:paraId="240487CA" w14:textId="77777777" w:rsidR="00B65A4A" w:rsidRDefault="00EF5E16">
            <w:pPr>
              <w:spacing w:before="0" w:after="0"/>
              <w:ind w:firstLine="0"/>
              <w:jc w:val="left"/>
              <w:textAlignment w:val="top"/>
            </w:pPr>
            <w:r>
              <w:t>Nhà cung cấp dịch vụ token</w:t>
            </w:r>
          </w:p>
        </w:tc>
      </w:tr>
      <w:tr w:rsidR="00B65A4A" w14:paraId="2DE3B5BE" w14:textId="77777777" w:rsidTr="00B65A4A">
        <w:trPr>
          <w:cantSplit/>
        </w:trPr>
        <w:tc>
          <w:tcPr>
            <w:tcW w:w="3119" w:type="dxa"/>
          </w:tcPr>
          <w:p w14:paraId="37286EAD" w14:textId="77777777" w:rsidR="00B65A4A" w:rsidRDefault="00EF5E16">
            <w:pPr>
              <w:spacing w:before="0" w:after="0"/>
              <w:ind w:firstLine="0"/>
              <w:jc w:val="left"/>
              <w:textAlignment w:val="top"/>
            </w:pPr>
            <w:r>
              <w:t>ISSUER_CUSTOMER_ID</w:t>
            </w:r>
          </w:p>
        </w:tc>
        <w:tc>
          <w:tcPr>
            <w:tcW w:w="3119" w:type="dxa"/>
          </w:tcPr>
          <w:p w14:paraId="252AAA68" w14:textId="77777777" w:rsidR="00B65A4A" w:rsidRDefault="00EF5E16">
            <w:pPr>
              <w:spacing w:before="0" w:after="0"/>
              <w:ind w:firstLine="0"/>
              <w:jc w:val="left"/>
              <w:textAlignment w:val="top"/>
            </w:pPr>
            <w:r>
              <w:t>VARCHAR2(32)</w:t>
            </w:r>
          </w:p>
        </w:tc>
        <w:tc>
          <w:tcPr>
            <w:tcW w:w="3119" w:type="dxa"/>
          </w:tcPr>
          <w:p w14:paraId="70D81D2A" w14:textId="77777777" w:rsidR="00B65A4A" w:rsidRDefault="00EF5E16">
            <w:pPr>
              <w:spacing w:before="0" w:after="0"/>
              <w:ind w:firstLine="0"/>
              <w:jc w:val="left"/>
              <w:textAlignment w:val="top"/>
            </w:pPr>
            <w:r>
              <w:t>Id khách hàng phía issuer</w:t>
            </w:r>
          </w:p>
        </w:tc>
      </w:tr>
      <w:tr w:rsidR="00B65A4A" w14:paraId="01439FF4" w14:textId="77777777" w:rsidTr="00B65A4A">
        <w:trPr>
          <w:cantSplit/>
        </w:trPr>
        <w:tc>
          <w:tcPr>
            <w:tcW w:w="3119" w:type="dxa"/>
          </w:tcPr>
          <w:p w14:paraId="13BFF9A4" w14:textId="77777777" w:rsidR="00B65A4A" w:rsidRDefault="00EF5E16">
            <w:pPr>
              <w:spacing w:before="0" w:after="0"/>
              <w:ind w:firstLine="0"/>
              <w:jc w:val="left"/>
              <w:textAlignment w:val="top"/>
            </w:pPr>
            <w:r>
              <w:t>ISSUER_CARD_ID</w:t>
            </w:r>
          </w:p>
        </w:tc>
        <w:tc>
          <w:tcPr>
            <w:tcW w:w="3119" w:type="dxa"/>
          </w:tcPr>
          <w:p w14:paraId="46D8C439" w14:textId="77777777" w:rsidR="00B65A4A" w:rsidRDefault="00EF5E16">
            <w:pPr>
              <w:spacing w:before="0" w:after="0"/>
              <w:ind w:firstLine="0"/>
              <w:jc w:val="left"/>
              <w:textAlignment w:val="top"/>
            </w:pPr>
            <w:r>
              <w:t>VARCHAR2(32)</w:t>
            </w:r>
          </w:p>
        </w:tc>
        <w:tc>
          <w:tcPr>
            <w:tcW w:w="3119" w:type="dxa"/>
          </w:tcPr>
          <w:p w14:paraId="04EC88AA" w14:textId="77777777" w:rsidR="00B65A4A" w:rsidRDefault="00EF5E16">
            <w:pPr>
              <w:spacing w:before="0" w:after="0"/>
              <w:ind w:firstLine="0"/>
              <w:jc w:val="left"/>
              <w:textAlignment w:val="top"/>
            </w:pPr>
            <w:r>
              <w:t>Id thẻ phía issuer</w:t>
            </w:r>
          </w:p>
        </w:tc>
      </w:tr>
      <w:tr w:rsidR="00B65A4A" w14:paraId="749DD2A2" w14:textId="77777777" w:rsidTr="00B65A4A">
        <w:trPr>
          <w:cantSplit/>
        </w:trPr>
        <w:tc>
          <w:tcPr>
            <w:tcW w:w="3119" w:type="dxa"/>
          </w:tcPr>
          <w:p w14:paraId="1A5BFDFA" w14:textId="77777777" w:rsidR="00B65A4A" w:rsidRDefault="00EF5E16">
            <w:pPr>
              <w:spacing w:before="0" w:after="0"/>
              <w:ind w:firstLine="0"/>
              <w:jc w:val="left"/>
              <w:textAlignment w:val="top"/>
            </w:pPr>
            <w:r>
              <w:t>ISSUER_TOKEN_ID</w:t>
            </w:r>
          </w:p>
        </w:tc>
        <w:tc>
          <w:tcPr>
            <w:tcW w:w="3119" w:type="dxa"/>
          </w:tcPr>
          <w:p w14:paraId="562B2B59" w14:textId="77777777" w:rsidR="00B65A4A" w:rsidRDefault="00EF5E16">
            <w:pPr>
              <w:spacing w:before="0" w:after="0"/>
              <w:ind w:firstLine="0"/>
              <w:jc w:val="left"/>
              <w:textAlignment w:val="top"/>
            </w:pPr>
            <w:r>
              <w:t>VARCHAR2(32)</w:t>
            </w:r>
          </w:p>
        </w:tc>
        <w:tc>
          <w:tcPr>
            <w:tcW w:w="3119" w:type="dxa"/>
          </w:tcPr>
          <w:p w14:paraId="512ADE45" w14:textId="77777777" w:rsidR="00B65A4A" w:rsidRDefault="00EF5E16">
            <w:pPr>
              <w:spacing w:before="0" w:after="0"/>
              <w:ind w:firstLine="0"/>
              <w:jc w:val="left"/>
              <w:textAlignment w:val="top"/>
            </w:pPr>
            <w:r>
              <w:t>Id token phía issuer</w:t>
            </w:r>
          </w:p>
        </w:tc>
      </w:tr>
      <w:tr w:rsidR="00B65A4A" w14:paraId="5C1E8FF6" w14:textId="77777777" w:rsidTr="00B65A4A">
        <w:trPr>
          <w:cantSplit/>
        </w:trPr>
        <w:tc>
          <w:tcPr>
            <w:tcW w:w="3119" w:type="dxa"/>
          </w:tcPr>
          <w:p w14:paraId="65A67B53" w14:textId="77777777" w:rsidR="00B65A4A" w:rsidRDefault="00EF5E16">
            <w:pPr>
              <w:spacing w:before="0" w:after="0"/>
              <w:ind w:firstLine="0"/>
              <w:jc w:val="left"/>
              <w:textAlignment w:val="top"/>
            </w:pPr>
            <w:r>
              <w:t>TSP_TOKEN_REQUESTOR_ID</w:t>
            </w:r>
          </w:p>
        </w:tc>
        <w:tc>
          <w:tcPr>
            <w:tcW w:w="3119" w:type="dxa"/>
          </w:tcPr>
          <w:p w14:paraId="3ED5FD56" w14:textId="77777777" w:rsidR="00B65A4A" w:rsidRDefault="00EF5E16">
            <w:pPr>
              <w:spacing w:before="0" w:after="0"/>
              <w:ind w:firstLine="0"/>
              <w:jc w:val="left"/>
              <w:textAlignment w:val="top"/>
            </w:pPr>
            <w:r>
              <w:t>VARCHAR2(11)</w:t>
            </w:r>
          </w:p>
        </w:tc>
        <w:tc>
          <w:tcPr>
            <w:tcW w:w="3119" w:type="dxa"/>
          </w:tcPr>
          <w:p w14:paraId="3264B272" w14:textId="77777777" w:rsidR="00B65A4A" w:rsidRDefault="00EF5E16">
            <w:pPr>
              <w:spacing w:before="0" w:after="0"/>
              <w:ind w:firstLine="0"/>
              <w:jc w:val="left"/>
              <w:textAlignment w:val="top"/>
            </w:pPr>
            <w:r>
              <w:t>Id token requestor phía TSP</w:t>
            </w:r>
          </w:p>
        </w:tc>
      </w:tr>
      <w:tr w:rsidR="00B65A4A" w14:paraId="4FB04202" w14:textId="77777777" w:rsidTr="00B65A4A">
        <w:trPr>
          <w:cantSplit/>
        </w:trPr>
        <w:tc>
          <w:tcPr>
            <w:tcW w:w="3119" w:type="dxa"/>
          </w:tcPr>
          <w:p w14:paraId="1B85B453" w14:textId="77777777" w:rsidR="00B65A4A" w:rsidRDefault="00EF5E16">
            <w:pPr>
              <w:spacing w:before="0" w:after="0"/>
              <w:ind w:firstLine="0"/>
              <w:jc w:val="left"/>
              <w:textAlignment w:val="top"/>
            </w:pPr>
            <w:r>
              <w:t>TOKEN_REQUESTOR_NAME</w:t>
            </w:r>
          </w:p>
        </w:tc>
        <w:tc>
          <w:tcPr>
            <w:tcW w:w="3119" w:type="dxa"/>
          </w:tcPr>
          <w:p w14:paraId="73639377" w14:textId="77777777" w:rsidR="00B65A4A" w:rsidRDefault="00EF5E16">
            <w:pPr>
              <w:spacing w:before="0" w:after="0"/>
              <w:ind w:firstLine="0"/>
              <w:jc w:val="left"/>
              <w:textAlignment w:val="top"/>
            </w:pPr>
            <w:r>
              <w:t>VARCHAR2(100)</w:t>
            </w:r>
          </w:p>
        </w:tc>
        <w:tc>
          <w:tcPr>
            <w:tcW w:w="3119" w:type="dxa"/>
          </w:tcPr>
          <w:p w14:paraId="4E1D28BA" w14:textId="77777777" w:rsidR="00B65A4A" w:rsidRDefault="00EF5E16">
            <w:pPr>
              <w:spacing w:before="0" w:after="0"/>
              <w:ind w:firstLine="0"/>
              <w:jc w:val="left"/>
              <w:textAlignment w:val="top"/>
            </w:pPr>
            <w:r>
              <w:t>Tên token requestor</w:t>
            </w:r>
          </w:p>
        </w:tc>
      </w:tr>
      <w:tr w:rsidR="00B65A4A" w14:paraId="0831AF60" w14:textId="77777777" w:rsidTr="00B65A4A">
        <w:trPr>
          <w:cantSplit/>
        </w:trPr>
        <w:tc>
          <w:tcPr>
            <w:tcW w:w="3119" w:type="dxa"/>
          </w:tcPr>
          <w:p w14:paraId="37E129C8" w14:textId="77777777" w:rsidR="00B65A4A" w:rsidRDefault="00EF5E16">
            <w:pPr>
              <w:spacing w:before="0" w:after="0"/>
              <w:ind w:firstLine="0"/>
              <w:jc w:val="left"/>
              <w:textAlignment w:val="top"/>
            </w:pPr>
            <w:r>
              <w:t>TSP_PAN_ID</w:t>
            </w:r>
          </w:p>
        </w:tc>
        <w:tc>
          <w:tcPr>
            <w:tcW w:w="3119" w:type="dxa"/>
          </w:tcPr>
          <w:p w14:paraId="540CBC71" w14:textId="77777777" w:rsidR="00B65A4A" w:rsidRDefault="00EF5E16">
            <w:pPr>
              <w:spacing w:before="0" w:after="0"/>
              <w:ind w:firstLine="0"/>
              <w:jc w:val="left"/>
              <w:textAlignment w:val="top"/>
            </w:pPr>
            <w:r>
              <w:t>VARCHAR2(64)</w:t>
            </w:r>
          </w:p>
        </w:tc>
        <w:tc>
          <w:tcPr>
            <w:tcW w:w="3119" w:type="dxa"/>
          </w:tcPr>
          <w:p w14:paraId="07A60C47" w14:textId="77777777" w:rsidR="00B65A4A" w:rsidRDefault="00EF5E16">
            <w:pPr>
              <w:spacing w:before="0" w:after="0"/>
              <w:ind w:firstLine="0"/>
              <w:jc w:val="left"/>
              <w:textAlignment w:val="top"/>
            </w:pPr>
            <w:r>
              <w:t>Id PAN phía TSP</w:t>
            </w:r>
          </w:p>
        </w:tc>
      </w:tr>
      <w:tr w:rsidR="00B65A4A" w14:paraId="7A7F8DB6" w14:textId="77777777" w:rsidTr="00B65A4A">
        <w:trPr>
          <w:cantSplit/>
        </w:trPr>
        <w:tc>
          <w:tcPr>
            <w:tcW w:w="3119" w:type="dxa"/>
          </w:tcPr>
          <w:p w14:paraId="7521B676" w14:textId="77777777" w:rsidR="00B65A4A" w:rsidRDefault="00EF5E16">
            <w:pPr>
              <w:spacing w:before="0" w:after="0"/>
              <w:ind w:firstLine="0"/>
              <w:jc w:val="left"/>
              <w:textAlignment w:val="top"/>
            </w:pPr>
            <w:r>
              <w:t>TSP_TOKEN_ID</w:t>
            </w:r>
          </w:p>
        </w:tc>
        <w:tc>
          <w:tcPr>
            <w:tcW w:w="3119" w:type="dxa"/>
          </w:tcPr>
          <w:p w14:paraId="2961BCBD" w14:textId="77777777" w:rsidR="00B65A4A" w:rsidRDefault="00EF5E16">
            <w:pPr>
              <w:spacing w:before="0" w:after="0"/>
              <w:ind w:firstLine="0"/>
              <w:jc w:val="left"/>
              <w:textAlignment w:val="top"/>
            </w:pPr>
            <w:r>
              <w:t>VARCHAR2(64)</w:t>
            </w:r>
          </w:p>
        </w:tc>
        <w:tc>
          <w:tcPr>
            <w:tcW w:w="3119" w:type="dxa"/>
          </w:tcPr>
          <w:p w14:paraId="2592597B" w14:textId="77777777" w:rsidR="00B65A4A" w:rsidRDefault="00EF5E16">
            <w:pPr>
              <w:spacing w:before="0" w:after="0"/>
              <w:ind w:firstLine="0"/>
              <w:jc w:val="left"/>
              <w:textAlignment w:val="top"/>
            </w:pPr>
            <w:r>
              <w:t>Id token phía TSP</w:t>
            </w:r>
          </w:p>
        </w:tc>
      </w:tr>
      <w:tr w:rsidR="00B65A4A" w14:paraId="7659BA47" w14:textId="77777777" w:rsidTr="00B65A4A">
        <w:trPr>
          <w:cantSplit/>
        </w:trPr>
        <w:tc>
          <w:tcPr>
            <w:tcW w:w="3119" w:type="dxa"/>
          </w:tcPr>
          <w:p w14:paraId="0A6C6AA5" w14:textId="77777777" w:rsidR="00B65A4A" w:rsidRDefault="00EF5E16">
            <w:pPr>
              <w:spacing w:before="0" w:after="0"/>
              <w:ind w:firstLine="0"/>
              <w:jc w:val="left"/>
              <w:textAlignment w:val="top"/>
            </w:pPr>
            <w:r>
              <w:t>TSP_TOKEN_PROVISIONING_ID</w:t>
            </w:r>
          </w:p>
        </w:tc>
        <w:tc>
          <w:tcPr>
            <w:tcW w:w="3119" w:type="dxa"/>
          </w:tcPr>
          <w:p w14:paraId="7C43E23A" w14:textId="77777777" w:rsidR="00B65A4A" w:rsidRDefault="00EF5E16">
            <w:pPr>
              <w:spacing w:before="0" w:after="0"/>
              <w:ind w:firstLine="0"/>
              <w:jc w:val="left"/>
              <w:textAlignment w:val="top"/>
            </w:pPr>
            <w:r>
              <w:t>VARCHAR2(64)</w:t>
            </w:r>
          </w:p>
        </w:tc>
        <w:tc>
          <w:tcPr>
            <w:tcW w:w="3119" w:type="dxa"/>
          </w:tcPr>
          <w:p w14:paraId="534AC44E" w14:textId="77777777" w:rsidR="00B65A4A" w:rsidRDefault="00EF5E16">
            <w:pPr>
              <w:spacing w:before="0" w:after="0"/>
              <w:ind w:firstLine="0"/>
              <w:jc w:val="left"/>
              <w:textAlignment w:val="top"/>
            </w:pPr>
            <w:r>
              <w:t>Id provisioning phía TSP</w:t>
            </w:r>
          </w:p>
        </w:tc>
      </w:tr>
      <w:tr w:rsidR="00B65A4A" w14:paraId="7320A0E6" w14:textId="77777777" w:rsidTr="00B65A4A">
        <w:trPr>
          <w:cantSplit/>
        </w:trPr>
        <w:tc>
          <w:tcPr>
            <w:tcW w:w="3119" w:type="dxa"/>
          </w:tcPr>
          <w:p w14:paraId="6B4C1CBE" w14:textId="77777777" w:rsidR="00B65A4A" w:rsidRDefault="00EF5E16">
            <w:pPr>
              <w:spacing w:before="0" w:after="0"/>
              <w:ind w:firstLine="0"/>
              <w:jc w:val="left"/>
              <w:textAlignment w:val="top"/>
            </w:pPr>
            <w:r>
              <w:t>ACTION</w:t>
            </w:r>
          </w:p>
        </w:tc>
        <w:tc>
          <w:tcPr>
            <w:tcW w:w="3119" w:type="dxa"/>
          </w:tcPr>
          <w:p w14:paraId="61F7950A" w14:textId="77777777" w:rsidR="00B65A4A" w:rsidRDefault="00EF5E16">
            <w:pPr>
              <w:spacing w:before="0" w:after="0"/>
              <w:ind w:firstLine="0"/>
              <w:jc w:val="left"/>
              <w:textAlignment w:val="top"/>
            </w:pPr>
            <w:r>
              <w:t>VARCHAR2(50)</w:t>
            </w:r>
          </w:p>
        </w:tc>
        <w:tc>
          <w:tcPr>
            <w:tcW w:w="3119" w:type="dxa"/>
          </w:tcPr>
          <w:p w14:paraId="721D8FC0" w14:textId="77777777" w:rsidR="00B65A4A" w:rsidRDefault="00EF5E16">
            <w:pPr>
              <w:spacing w:before="0" w:after="0"/>
              <w:ind w:firstLine="0"/>
              <w:jc w:val="left"/>
              <w:textAlignment w:val="top"/>
            </w:pPr>
            <w:r>
              <w:t>Hành động</w:t>
            </w:r>
          </w:p>
        </w:tc>
      </w:tr>
      <w:tr w:rsidR="00B65A4A" w14:paraId="662676BF" w14:textId="77777777" w:rsidTr="00B65A4A">
        <w:trPr>
          <w:cantSplit/>
        </w:trPr>
        <w:tc>
          <w:tcPr>
            <w:tcW w:w="3119" w:type="dxa"/>
          </w:tcPr>
          <w:p w14:paraId="45C983FA" w14:textId="77777777" w:rsidR="00B65A4A" w:rsidRDefault="00EF5E16">
            <w:pPr>
              <w:spacing w:before="0" w:after="0"/>
              <w:ind w:firstLine="0"/>
              <w:jc w:val="left"/>
              <w:textAlignment w:val="top"/>
            </w:pPr>
            <w:r>
              <w:t>ACTION_DETAILS</w:t>
            </w:r>
          </w:p>
        </w:tc>
        <w:tc>
          <w:tcPr>
            <w:tcW w:w="3119" w:type="dxa"/>
          </w:tcPr>
          <w:p w14:paraId="5ED8E15D" w14:textId="77777777" w:rsidR="00B65A4A" w:rsidRDefault="00EF5E16">
            <w:pPr>
              <w:spacing w:before="0" w:after="0"/>
              <w:ind w:firstLine="0"/>
              <w:jc w:val="left"/>
              <w:textAlignment w:val="top"/>
            </w:pPr>
            <w:r>
              <w:t>VARCHAR2(256)</w:t>
            </w:r>
          </w:p>
        </w:tc>
        <w:tc>
          <w:tcPr>
            <w:tcW w:w="3119" w:type="dxa"/>
          </w:tcPr>
          <w:p w14:paraId="414A9AEE" w14:textId="77777777" w:rsidR="00B65A4A" w:rsidRDefault="00EF5E16">
            <w:pPr>
              <w:spacing w:before="0" w:after="0"/>
              <w:ind w:firstLine="0"/>
              <w:jc w:val="left"/>
              <w:textAlignment w:val="top"/>
            </w:pPr>
            <w:r>
              <w:t>Chi tiết hành động</w:t>
            </w:r>
          </w:p>
        </w:tc>
      </w:tr>
      <w:tr w:rsidR="00B65A4A" w14:paraId="4F3BCAA5" w14:textId="77777777" w:rsidTr="00B65A4A">
        <w:trPr>
          <w:cantSplit/>
        </w:trPr>
        <w:tc>
          <w:tcPr>
            <w:tcW w:w="3119" w:type="dxa"/>
          </w:tcPr>
          <w:p w14:paraId="6CA678DE" w14:textId="77777777" w:rsidR="00B65A4A" w:rsidRDefault="00EF5E16">
            <w:pPr>
              <w:spacing w:before="0" w:after="0"/>
              <w:ind w:firstLine="0"/>
              <w:jc w:val="left"/>
              <w:textAlignment w:val="top"/>
            </w:pPr>
            <w:r>
              <w:t>TOKEN_EXPIRY_DATE</w:t>
            </w:r>
          </w:p>
        </w:tc>
        <w:tc>
          <w:tcPr>
            <w:tcW w:w="3119" w:type="dxa"/>
          </w:tcPr>
          <w:p w14:paraId="4977C3AD" w14:textId="77777777" w:rsidR="00B65A4A" w:rsidRDefault="00EF5E16">
            <w:pPr>
              <w:spacing w:before="0" w:after="0"/>
              <w:ind w:firstLine="0"/>
              <w:jc w:val="left"/>
              <w:textAlignment w:val="top"/>
            </w:pPr>
            <w:r>
              <w:t>VARCHAR2(4)</w:t>
            </w:r>
          </w:p>
        </w:tc>
        <w:tc>
          <w:tcPr>
            <w:tcW w:w="3119" w:type="dxa"/>
          </w:tcPr>
          <w:p w14:paraId="129A9466" w14:textId="77777777" w:rsidR="00B65A4A" w:rsidRDefault="00EF5E16">
            <w:pPr>
              <w:spacing w:before="0" w:after="0"/>
              <w:ind w:firstLine="0"/>
              <w:jc w:val="left"/>
              <w:textAlignment w:val="top"/>
            </w:pPr>
            <w:r>
              <w:t>Ngày hết hạn token</w:t>
            </w:r>
          </w:p>
        </w:tc>
      </w:tr>
      <w:tr w:rsidR="00B65A4A" w14:paraId="6E64C88A" w14:textId="77777777" w:rsidTr="00B65A4A">
        <w:trPr>
          <w:cantSplit/>
        </w:trPr>
        <w:tc>
          <w:tcPr>
            <w:tcW w:w="3119" w:type="dxa"/>
          </w:tcPr>
          <w:p w14:paraId="43DA019F" w14:textId="77777777" w:rsidR="00B65A4A" w:rsidRDefault="00EF5E16">
            <w:pPr>
              <w:spacing w:before="0" w:after="0"/>
              <w:ind w:firstLine="0"/>
              <w:jc w:val="left"/>
              <w:textAlignment w:val="top"/>
            </w:pPr>
            <w:r>
              <w:t>STATUS</w:t>
            </w:r>
          </w:p>
        </w:tc>
        <w:tc>
          <w:tcPr>
            <w:tcW w:w="3119" w:type="dxa"/>
          </w:tcPr>
          <w:p w14:paraId="1D7CF6E6" w14:textId="77777777" w:rsidR="00B65A4A" w:rsidRDefault="00EF5E16">
            <w:pPr>
              <w:spacing w:before="0" w:after="0"/>
              <w:ind w:firstLine="0"/>
              <w:jc w:val="left"/>
              <w:textAlignment w:val="top"/>
            </w:pPr>
            <w:r>
              <w:t>VARCHAR2(20)</w:t>
            </w:r>
          </w:p>
        </w:tc>
        <w:tc>
          <w:tcPr>
            <w:tcW w:w="3119" w:type="dxa"/>
          </w:tcPr>
          <w:p w14:paraId="5E1889A1" w14:textId="77777777" w:rsidR="00B65A4A" w:rsidRDefault="00EF5E16">
            <w:pPr>
              <w:spacing w:before="0" w:after="0"/>
              <w:ind w:firstLine="0"/>
              <w:jc w:val="left"/>
              <w:textAlignment w:val="top"/>
            </w:pPr>
            <w:r>
              <w:t>Trạng thái</w:t>
            </w:r>
          </w:p>
        </w:tc>
      </w:tr>
      <w:tr w:rsidR="00B65A4A" w14:paraId="5B9D328D" w14:textId="77777777" w:rsidTr="00B65A4A">
        <w:trPr>
          <w:cantSplit/>
        </w:trPr>
        <w:tc>
          <w:tcPr>
            <w:tcW w:w="3119" w:type="dxa"/>
          </w:tcPr>
          <w:p w14:paraId="2B6E5B48" w14:textId="77777777" w:rsidR="00B65A4A" w:rsidRDefault="00EF5E16">
            <w:pPr>
              <w:spacing w:before="0" w:after="0"/>
              <w:ind w:firstLine="0"/>
              <w:jc w:val="left"/>
              <w:textAlignment w:val="top"/>
            </w:pPr>
            <w:r>
              <w:t>CREATED_AT</w:t>
            </w:r>
          </w:p>
        </w:tc>
        <w:tc>
          <w:tcPr>
            <w:tcW w:w="3119" w:type="dxa"/>
          </w:tcPr>
          <w:p w14:paraId="43B0AA74" w14:textId="77777777" w:rsidR="00B65A4A" w:rsidRDefault="00EF5E16">
            <w:pPr>
              <w:spacing w:before="0" w:after="0"/>
              <w:ind w:firstLine="0"/>
              <w:jc w:val="left"/>
              <w:textAlignment w:val="top"/>
            </w:pPr>
            <w:r>
              <w:t>TIMESTAMP WITH TIME ZONE</w:t>
            </w:r>
          </w:p>
        </w:tc>
        <w:tc>
          <w:tcPr>
            <w:tcW w:w="3119" w:type="dxa"/>
          </w:tcPr>
          <w:p w14:paraId="6B88010D" w14:textId="77777777" w:rsidR="00B65A4A" w:rsidRDefault="00EF5E16">
            <w:pPr>
              <w:spacing w:before="0" w:after="0"/>
              <w:ind w:firstLine="0"/>
              <w:jc w:val="left"/>
              <w:textAlignment w:val="top"/>
            </w:pPr>
            <w:r>
              <w:t>Ngày tạo</w:t>
            </w:r>
          </w:p>
        </w:tc>
      </w:tr>
    </w:tbl>
    <w:p w14:paraId="38A93B8A" w14:textId="77777777" w:rsidR="00B65A4A" w:rsidRDefault="00B65A4A"/>
    <w:p w14:paraId="4F5E01B0" w14:textId="77777777" w:rsidR="00150E45" w:rsidRDefault="00B447D5">
      <w:pPr>
        <w:pStyle w:val="Heading4"/>
      </w:pPr>
      <w:r>
        <w:t xml:space="preserve"> </w:t>
      </w:r>
      <w:r w:rsidR="00986239">
        <w:t>CTM_CONFIG</w:t>
      </w:r>
    </w:p>
    <w:p w14:paraId="64738DA2" w14:textId="77777777" w:rsidR="00150E45" w:rsidRDefault="00986239">
      <w:r>
        <w:t>Bảng cấu hình tham số hệ thống theo chuẩn maker-checker</w:t>
      </w:r>
    </w:p>
    <w:tbl>
      <w:tblPr>
        <w:tblStyle w:val="TableGrid"/>
        <w:tblW w:w="0" w:type="auto"/>
        <w:tblLook w:val="04A0" w:firstRow="1" w:lastRow="0" w:firstColumn="1" w:lastColumn="0" w:noHBand="0" w:noVBand="1"/>
      </w:tblPr>
      <w:tblGrid>
        <w:gridCol w:w="3116"/>
        <w:gridCol w:w="3116"/>
        <w:gridCol w:w="3115"/>
      </w:tblGrid>
      <w:tr w:rsidR="00150E45" w14:paraId="6015D525" w14:textId="77777777" w:rsidTr="00150E45">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400D71BE" w14:textId="77777777" w:rsidR="00150E45" w:rsidRDefault="00986239">
            <w:pPr>
              <w:ind w:firstLine="0"/>
              <w:jc w:val="left"/>
            </w:pPr>
            <w:r>
              <w:t>Column</w:t>
            </w:r>
          </w:p>
        </w:tc>
        <w:tc>
          <w:tcPr>
            <w:tcW w:w="3119" w:type="dxa"/>
            <w:shd w:val="clear" w:color="auto" w:fill="D9EAF7"/>
            <w:vAlign w:val="top"/>
          </w:tcPr>
          <w:p w14:paraId="5ED16375" w14:textId="77777777" w:rsidR="00150E45" w:rsidRDefault="00986239">
            <w:pPr>
              <w:ind w:firstLine="0"/>
              <w:jc w:val="left"/>
            </w:pPr>
            <w:r>
              <w:t>Data type</w:t>
            </w:r>
          </w:p>
        </w:tc>
        <w:tc>
          <w:tcPr>
            <w:tcW w:w="3119" w:type="dxa"/>
            <w:shd w:val="clear" w:color="auto" w:fill="D9EAF7"/>
            <w:vAlign w:val="top"/>
          </w:tcPr>
          <w:p w14:paraId="21E16CC0" w14:textId="77777777" w:rsidR="00150E45" w:rsidRDefault="00986239">
            <w:pPr>
              <w:ind w:firstLine="0"/>
              <w:jc w:val="left"/>
            </w:pPr>
            <w:r>
              <w:t>Field Description</w:t>
            </w:r>
          </w:p>
        </w:tc>
      </w:tr>
      <w:tr w:rsidR="00150E45" w14:paraId="09DDFC3F" w14:textId="77777777" w:rsidTr="00150E45">
        <w:trPr>
          <w:cantSplit/>
        </w:trPr>
        <w:tc>
          <w:tcPr>
            <w:tcW w:w="3119" w:type="dxa"/>
          </w:tcPr>
          <w:p w14:paraId="409ECCA6" w14:textId="77777777" w:rsidR="00150E45" w:rsidRDefault="00986239">
            <w:pPr>
              <w:ind w:firstLine="0"/>
              <w:jc w:val="left"/>
            </w:pPr>
            <w:r>
              <w:t>BR_CD</w:t>
            </w:r>
          </w:p>
        </w:tc>
        <w:tc>
          <w:tcPr>
            <w:tcW w:w="3119" w:type="dxa"/>
          </w:tcPr>
          <w:p w14:paraId="271DDED6" w14:textId="77777777" w:rsidR="00150E45" w:rsidRDefault="00986239">
            <w:pPr>
              <w:ind w:firstLine="0"/>
              <w:jc w:val="left"/>
            </w:pPr>
            <w:r>
              <w:t>VARCHAR2(6)</w:t>
            </w:r>
          </w:p>
        </w:tc>
        <w:tc>
          <w:tcPr>
            <w:tcW w:w="3119" w:type="dxa"/>
          </w:tcPr>
          <w:p w14:paraId="3FFA8C1D" w14:textId="77777777" w:rsidR="00150E45" w:rsidRDefault="00986239">
            <w:pPr>
              <w:ind w:firstLine="0"/>
              <w:jc w:val="left"/>
            </w:pPr>
            <w:r>
              <w:t>Mã chi nhánh</w:t>
            </w:r>
          </w:p>
        </w:tc>
      </w:tr>
      <w:tr w:rsidR="00150E45" w14:paraId="3E5B13C7" w14:textId="77777777" w:rsidTr="00150E45">
        <w:trPr>
          <w:cantSplit/>
        </w:trPr>
        <w:tc>
          <w:tcPr>
            <w:tcW w:w="3119" w:type="dxa"/>
          </w:tcPr>
          <w:p w14:paraId="2422A9D9" w14:textId="77777777" w:rsidR="00150E45" w:rsidRDefault="00986239">
            <w:pPr>
              <w:ind w:firstLine="0"/>
              <w:jc w:val="left"/>
            </w:pPr>
            <w:r>
              <w:lastRenderedPageBreak/>
              <w:t>MOD_CD</w:t>
            </w:r>
          </w:p>
        </w:tc>
        <w:tc>
          <w:tcPr>
            <w:tcW w:w="3119" w:type="dxa"/>
          </w:tcPr>
          <w:p w14:paraId="60DA9CB5" w14:textId="77777777" w:rsidR="00150E45" w:rsidRDefault="00986239">
            <w:pPr>
              <w:ind w:firstLine="0"/>
              <w:jc w:val="left"/>
            </w:pPr>
            <w:r>
              <w:t>CHAR(2)</w:t>
            </w:r>
          </w:p>
        </w:tc>
        <w:tc>
          <w:tcPr>
            <w:tcW w:w="3119" w:type="dxa"/>
          </w:tcPr>
          <w:p w14:paraId="3DBAB268" w14:textId="77777777" w:rsidR="00150E45" w:rsidRDefault="00986239">
            <w:pPr>
              <w:ind w:firstLine="0"/>
              <w:jc w:val="left"/>
            </w:pPr>
            <w:r>
              <w:t>Mã module</w:t>
            </w:r>
          </w:p>
        </w:tc>
      </w:tr>
      <w:tr w:rsidR="00150E45" w14:paraId="166193BA" w14:textId="77777777" w:rsidTr="00150E45">
        <w:trPr>
          <w:cantSplit/>
        </w:trPr>
        <w:tc>
          <w:tcPr>
            <w:tcW w:w="3119" w:type="dxa"/>
          </w:tcPr>
          <w:p w14:paraId="47128485" w14:textId="77777777" w:rsidR="00150E45" w:rsidRDefault="00986239">
            <w:pPr>
              <w:ind w:firstLine="0"/>
              <w:jc w:val="left"/>
            </w:pPr>
            <w:r>
              <w:t>LANG_CD</w:t>
            </w:r>
          </w:p>
        </w:tc>
        <w:tc>
          <w:tcPr>
            <w:tcW w:w="3119" w:type="dxa"/>
          </w:tcPr>
          <w:p w14:paraId="2C72CA3E" w14:textId="77777777" w:rsidR="00150E45" w:rsidRDefault="00986239">
            <w:pPr>
              <w:ind w:firstLine="0"/>
              <w:jc w:val="left"/>
            </w:pPr>
            <w:r>
              <w:t>CHAR(2)</w:t>
            </w:r>
          </w:p>
        </w:tc>
        <w:tc>
          <w:tcPr>
            <w:tcW w:w="3119" w:type="dxa"/>
          </w:tcPr>
          <w:p w14:paraId="4AC583E4" w14:textId="77777777" w:rsidR="00150E45" w:rsidRDefault="00986239">
            <w:pPr>
              <w:ind w:firstLine="0"/>
              <w:jc w:val="left"/>
            </w:pPr>
            <w:r>
              <w:t>Mã ngôn ngữ</w:t>
            </w:r>
          </w:p>
        </w:tc>
      </w:tr>
      <w:tr w:rsidR="00150E45" w14:paraId="3FED0531" w14:textId="77777777" w:rsidTr="00150E45">
        <w:trPr>
          <w:cantSplit/>
        </w:trPr>
        <w:tc>
          <w:tcPr>
            <w:tcW w:w="3119" w:type="dxa"/>
          </w:tcPr>
          <w:p w14:paraId="386D0E81" w14:textId="77777777" w:rsidR="00150E45" w:rsidRDefault="00986239">
            <w:pPr>
              <w:ind w:firstLine="0"/>
              <w:jc w:val="left"/>
            </w:pPr>
            <w:r>
              <w:t>KEY_1</w:t>
            </w:r>
          </w:p>
        </w:tc>
        <w:tc>
          <w:tcPr>
            <w:tcW w:w="3119" w:type="dxa"/>
          </w:tcPr>
          <w:p w14:paraId="4AD22CBA" w14:textId="77777777" w:rsidR="00150E45" w:rsidRDefault="00986239">
            <w:pPr>
              <w:ind w:firstLine="0"/>
              <w:jc w:val="left"/>
            </w:pPr>
            <w:r>
              <w:t>VARCHAR2(30)</w:t>
            </w:r>
          </w:p>
        </w:tc>
        <w:tc>
          <w:tcPr>
            <w:tcW w:w="3119" w:type="dxa"/>
          </w:tcPr>
          <w:p w14:paraId="7C0AA872" w14:textId="77777777" w:rsidR="00150E45" w:rsidRDefault="00986239">
            <w:pPr>
              <w:ind w:firstLine="0"/>
              <w:jc w:val="left"/>
            </w:pPr>
            <w:r>
              <w:t>Khóa cấu hình 1</w:t>
            </w:r>
          </w:p>
        </w:tc>
      </w:tr>
      <w:tr w:rsidR="00150E45" w14:paraId="1D0E339B" w14:textId="77777777" w:rsidTr="00150E45">
        <w:trPr>
          <w:cantSplit/>
        </w:trPr>
        <w:tc>
          <w:tcPr>
            <w:tcW w:w="3119" w:type="dxa"/>
          </w:tcPr>
          <w:p w14:paraId="02ECF24F" w14:textId="77777777" w:rsidR="00150E45" w:rsidRDefault="00986239">
            <w:pPr>
              <w:ind w:firstLine="0"/>
              <w:jc w:val="left"/>
            </w:pPr>
            <w:r>
              <w:t>KEY_2</w:t>
            </w:r>
          </w:p>
        </w:tc>
        <w:tc>
          <w:tcPr>
            <w:tcW w:w="3119" w:type="dxa"/>
          </w:tcPr>
          <w:p w14:paraId="57187B71" w14:textId="77777777" w:rsidR="00150E45" w:rsidRDefault="00986239">
            <w:pPr>
              <w:ind w:firstLine="0"/>
              <w:jc w:val="left"/>
            </w:pPr>
            <w:r>
              <w:t>VARCHAR2(30)</w:t>
            </w:r>
          </w:p>
        </w:tc>
        <w:tc>
          <w:tcPr>
            <w:tcW w:w="3119" w:type="dxa"/>
          </w:tcPr>
          <w:p w14:paraId="6144877A" w14:textId="77777777" w:rsidR="00150E45" w:rsidRDefault="00986239">
            <w:pPr>
              <w:ind w:firstLine="0"/>
              <w:jc w:val="left"/>
            </w:pPr>
            <w:r>
              <w:t>Khóa cấu hình 2</w:t>
            </w:r>
          </w:p>
        </w:tc>
      </w:tr>
      <w:tr w:rsidR="00150E45" w14:paraId="58BB05E7" w14:textId="77777777" w:rsidTr="00150E45">
        <w:trPr>
          <w:cantSplit/>
        </w:trPr>
        <w:tc>
          <w:tcPr>
            <w:tcW w:w="3119" w:type="dxa"/>
          </w:tcPr>
          <w:p w14:paraId="44DE8472" w14:textId="77777777" w:rsidR="00150E45" w:rsidRDefault="00986239">
            <w:pPr>
              <w:ind w:firstLine="0"/>
              <w:jc w:val="left"/>
            </w:pPr>
            <w:r>
              <w:t>PAR_DESC</w:t>
            </w:r>
          </w:p>
        </w:tc>
        <w:tc>
          <w:tcPr>
            <w:tcW w:w="3119" w:type="dxa"/>
          </w:tcPr>
          <w:p w14:paraId="278BD9AA" w14:textId="77777777" w:rsidR="00150E45" w:rsidRDefault="00986239">
            <w:pPr>
              <w:ind w:firstLine="0"/>
              <w:jc w:val="left"/>
            </w:pPr>
            <w:r>
              <w:t>VARCHAR2(350)</w:t>
            </w:r>
          </w:p>
        </w:tc>
        <w:tc>
          <w:tcPr>
            <w:tcW w:w="3119" w:type="dxa"/>
          </w:tcPr>
          <w:p w14:paraId="3B2A16D7" w14:textId="77777777" w:rsidR="00150E45" w:rsidRDefault="00986239">
            <w:pPr>
              <w:ind w:firstLine="0"/>
              <w:jc w:val="left"/>
            </w:pPr>
            <w:r>
              <w:t>Mô tả tham số</w:t>
            </w:r>
          </w:p>
        </w:tc>
      </w:tr>
      <w:tr w:rsidR="00150E45" w14:paraId="0385F5D4" w14:textId="77777777" w:rsidTr="00150E45">
        <w:trPr>
          <w:cantSplit/>
        </w:trPr>
        <w:tc>
          <w:tcPr>
            <w:tcW w:w="3119" w:type="dxa"/>
          </w:tcPr>
          <w:p w14:paraId="19DE59EB" w14:textId="77777777" w:rsidR="00150E45" w:rsidRDefault="00986239">
            <w:pPr>
              <w:ind w:firstLine="0"/>
              <w:jc w:val="left"/>
            </w:pPr>
            <w:r>
              <w:t>VALUE</w:t>
            </w:r>
          </w:p>
        </w:tc>
        <w:tc>
          <w:tcPr>
            <w:tcW w:w="3119" w:type="dxa"/>
          </w:tcPr>
          <w:p w14:paraId="022C4E89" w14:textId="77777777" w:rsidR="00150E45" w:rsidRDefault="00986239">
            <w:pPr>
              <w:ind w:firstLine="0"/>
              <w:jc w:val="left"/>
            </w:pPr>
            <w:r>
              <w:t>VARCHAR2(300)</w:t>
            </w:r>
          </w:p>
        </w:tc>
        <w:tc>
          <w:tcPr>
            <w:tcW w:w="3119" w:type="dxa"/>
          </w:tcPr>
          <w:p w14:paraId="78CDA027" w14:textId="77777777" w:rsidR="00150E45" w:rsidRDefault="00986239">
            <w:pPr>
              <w:ind w:firstLine="0"/>
              <w:jc w:val="left"/>
            </w:pPr>
            <w:r>
              <w:t>Giá trị cấu hình</w:t>
            </w:r>
          </w:p>
        </w:tc>
      </w:tr>
      <w:tr w:rsidR="00150E45" w14:paraId="1E29E0F6" w14:textId="77777777" w:rsidTr="00150E45">
        <w:trPr>
          <w:cantSplit/>
        </w:trPr>
        <w:tc>
          <w:tcPr>
            <w:tcW w:w="3119" w:type="dxa"/>
          </w:tcPr>
          <w:p w14:paraId="45348195" w14:textId="77777777" w:rsidR="00150E45" w:rsidRDefault="00986239">
            <w:pPr>
              <w:ind w:firstLine="0"/>
              <w:jc w:val="left"/>
            </w:pPr>
            <w:r>
              <w:t>MKR_ID</w:t>
            </w:r>
          </w:p>
        </w:tc>
        <w:tc>
          <w:tcPr>
            <w:tcW w:w="3119" w:type="dxa"/>
          </w:tcPr>
          <w:p w14:paraId="0A5C1A7B" w14:textId="77777777" w:rsidR="00150E45" w:rsidRDefault="00986239">
            <w:pPr>
              <w:ind w:firstLine="0"/>
              <w:jc w:val="left"/>
            </w:pPr>
            <w:r>
              <w:t>VARCHAR2(12)</w:t>
            </w:r>
          </w:p>
        </w:tc>
        <w:tc>
          <w:tcPr>
            <w:tcW w:w="3119" w:type="dxa"/>
          </w:tcPr>
          <w:p w14:paraId="0A70A300" w14:textId="77777777" w:rsidR="00150E45" w:rsidRDefault="00986239">
            <w:pPr>
              <w:ind w:firstLine="0"/>
              <w:jc w:val="left"/>
            </w:pPr>
            <w:r>
              <w:t>Người tạo (maker)</w:t>
            </w:r>
          </w:p>
        </w:tc>
      </w:tr>
      <w:tr w:rsidR="00150E45" w14:paraId="5058FA70" w14:textId="77777777" w:rsidTr="00150E45">
        <w:trPr>
          <w:cantSplit/>
        </w:trPr>
        <w:tc>
          <w:tcPr>
            <w:tcW w:w="3119" w:type="dxa"/>
          </w:tcPr>
          <w:p w14:paraId="47A80C6B" w14:textId="77777777" w:rsidR="00150E45" w:rsidRDefault="00986239">
            <w:pPr>
              <w:ind w:firstLine="0"/>
              <w:jc w:val="left"/>
            </w:pPr>
            <w:r>
              <w:t>MKR_DT</w:t>
            </w:r>
          </w:p>
        </w:tc>
        <w:tc>
          <w:tcPr>
            <w:tcW w:w="3119" w:type="dxa"/>
          </w:tcPr>
          <w:p w14:paraId="14F1308D" w14:textId="77777777" w:rsidR="00150E45" w:rsidRDefault="00986239">
            <w:pPr>
              <w:ind w:firstLine="0"/>
              <w:jc w:val="left"/>
            </w:pPr>
            <w:r>
              <w:t>DATE</w:t>
            </w:r>
          </w:p>
        </w:tc>
        <w:tc>
          <w:tcPr>
            <w:tcW w:w="3119" w:type="dxa"/>
          </w:tcPr>
          <w:p w14:paraId="03E0563C" w14:textId="77777777" w:rsidR="00150E45" w:rsidRDefault="00986239">
            <w:pPr>
              <w:ind w:firstLine="0"/>
              <w:jc w:val="left"/>
            </w:pPr>
            <w:r>
              <w:t>Ngày tạo (maker)</w:t>
            </w:r>
          </w:p>
        </w:tc>
      </w:tr>
      <w:tr w:rsidR="00150E45" w14:paraId="78923653" w14:textId="77777777" w:rsidTr="00150E45">
        <w:trPr>
          <w:cantSplit/>
        </w:trPr>
        <w:tc>
          <w:tcPr>
            <w:tcW w:w="3119" w:type="dxa"/>
          </w:tcPr>
          <w:p w14:paraId="008C6ED6" w14:textId="77777777" w:rsidR="00150E45" w:rsidRDefault="00986239">
            <w:pPr>
              <w:ind w:firstLine="0"/>
              <w:jc w:val="left"/>
            </w:pPr>
            <w:r>
              <w:t>AUTH_ID</w:t>
            </w:r>
          </w:p>
        </w:tc>
        <w:tc>
          <w:tcPr>
            <w:tcW w:w="3119" w:type="dxa"/>
          </w:tcPr>
          <w:p w14:paraId="2684BA8C" w14:textId="77777777" w:rsidR="00150E45" w:rsidRDefault="00986239">
            <w:pPr>
              <w:ind w:firstLine="0"/>
              <w:jc w:val="left"/>
            </w:pPr>
            <w:r>
              <w:t>VARCHAR2(12)</w:t>
            </w:r>
          </w:p>
        </w:tc>
        <w:tc>
          <w:tcPr>
            <w:tcW w:w="3119" w:type="dxa"/>
          </w:tcPr>
          <w:p w14:paraId="4CF5462E" w14:textId="77777777" w:rsidR="00150E45" w:rsidRDefault="00986239">
            <w:pPr>
              <w:ind w:firstLine="0"/>
              <w:jc w:val="left"/>
            </w:pPr>
            <w:r>
              <w:t>Người phê duyệt (authorizer)</w:t>
            </w:r>
          </w:p>
        </w:tc>
      </w:tr>
      <w:tr w:rsidR="00150E45" w14:paraId="6B9BDE25" w14:textId="77777777" w:rsidTr="00150E45">
        <w:trPr>
          <w:cantSplit/>
        </w:trPr>
        <w:tc>
          <w:tcPr>
            <w:tcW w:w="3119" w:type="dxa"/>
          </w:tcPr>
          <w:p w14:paraId="1C3B0DFC" w14:textId="77777777" w:rsidR="00150E45" w:rsidRDefault="00986239">
            <w:pPr>
              <w:ind w:firstLine="0"/>
              <w:jc w:val="left"/>
            </w:pPr>
            <w:r>
              <w:t>AUTH_DT</w:t>
            </w:r>
          </w:p>
        </w:tc>
        <w:tc>
          <w:tcPr>
            <w:tcW w:w="3119" w:type="dxa"/>
          </w:tcPr>
          <w:p w14:paraId="20942B87" w14:textId="77777777" w:rsidR="00150E45" w:rsidRDefault="00986239">
            <w:pPr>
              <w:ind w:firstLine="0"/>
              <w:jc w:val="left"/>
            </w:pPr>
            <w:r>
              <w:t>DATE</w:t>
            </w:r>
          </w:p>
        </w:tc>
        <w:tc>
          <w:tcPr>
            <w:tcW w:w="3119" w:type="dxa"/>
          </w:tcPr>
          <w:p w14:paraId="6F56AF9C" w14:textId="77777777" w:rsidR="00150E45" w:rsidRDefault="00986239">
            <w:pPr>
              <w:ind w:firstLine="0"/>
              <w:jc w:val="left"/>
            </w:pPr>
            <w:r>
              <w:t>Ngày phê duyệt</w:t>
            </w:r>
          </w:p>
        </w:tc>
      </w:tr>
      <w:tr w:rsidR="00150E45" w14:paraId="152449A9" w14:textId="77777777" w:rsidTr="00150E45">
        <w:trPr>
          <w:cantSplit/>
        </w:trPr>
        <w:tc>
          <w:tcPr>
            <w:tcW w:w="3119" w:type="dxa"/>
          </w:tcPr>
          <w:p w14:paraId="55A60FA0" w14:textId="77777777" w:rsidR="00150E45" w:rsidRDefault="00986239">
            <w:pPr>
              <w:ind w:firstLine="0"/>
              <w:jc w:val="left"/>
            </w:pPr>
            <w:r>
              <w:t>STATUS</w:t>
            </w:r>
          </w:p>
        </w:tc>
        <w:tc>
          <w:tcPr>
            <w:tcW w:w="3119" w:type="dxa"/>
          </w:tcPr>
          <w:p w14:paraId="5EB25367" w14:textId="77777777" w:rsidR="00150E45" w:rsidRDefault="00986239">
            <w:pPr>
              <w:ind w:firstLine="0"/>
              <w:jc w:val="left"/>
            </w:pPr>
            <w:r>
              <w:t>CHAR(1)</w:t>
            </w:r>
          </w:p>
        </w:tc>
        <w:tc>
          <w:tcPr>
            <w:tcW w:w="3119" w:type="dxa"/>
          </w:tcPr>
          <w:p w14:paraId="7A366DEE" w14:textId="77777777" w:rsidR="00150E45" w:rsidRDefault="00986239">
            <w:pPr>
              <w:ind w:firstLine="0"/>
              <w:jc w:val="left"/>
            </w:pPr>
            <w:r>
              <w:t>Trạng thái bản ghi</w:t>
            </w:r>
          </w:p>
        </w:tc>
      </w:tr>
      <w:tr w:rsidR="00150E45" w14:paraId="49F89049" w14:textId="77777777" w:rsidTr="00150E45">
        <w:trPr>
          <w:cantSplit/>
        </w:trPr>
        <w:tc>
          <w:tcPr>
            <w:tcW w:w="3119" w:type="dxa"/>
          </w:tcPr>
          <w:p w14:paraId="2C2A9829" w14:textId="77777777" w:rsidR="00150E45" w:rsidRDefault="00986239">
            <w:pPr>
              <w:ind w:firstLine="0"/>
              <w:jc w:val="left"/>
            </w:pPr>
            <w:r>
              <w:t>CHNG_COUNT</w:t>
            </w:r>
          </w:p>
        </w:tc>
        <w:tc>
          <w:tcPr>
            <w:tcW w:w="3119" w:type="dxa"/>
          </w:tcPr>
          <w:p w14:paraId="791C2679" w14:textId="77777777" w:rsidR="00150E45" w:rsidRDefault="00986239">
            <w:pPr>
              <w:ind w:firstLine="0"/>
              <w:jc w:val="left"/>
            </w:pPr>
            <w:r>
              <w:t>NUMBER(6)</w:t>
            </w:r>
          </w:p>
        </w:tc>
        <w:tc>
          <w:tcPr>
            <w:tcW w:w="3119" w:type="dxa"/>
          </w:tcPr>
          <w:p w14:paraId="47FCD808" w14:textId="77777777" w:rsidR="00150E45" w:rsidRDefault="00986239">
            <w:pPr>
              <w:ind w:firstLine="0"/>
              <w:jc w:val="left"/>
            </w:pPr>
            <w:r>
              <w:t>Số lần thay đổi</w:t>
            </w:r>
          </w:p>
        </w:tc>
      </w:tr>
    </w:tbl>
    <w:p w14:paraId="5FC41124" w14:textId="77777777" w:rsidR="00150E45" w:rsidRDefault="00150E45"/>
    <w:p w14:paraId="7FD27CFF" w14:textId="77777777" w:rsidR="00150E45" w:rsidRDefault="00B447D5">
      <w:pPr>
        <w:pStyle w:val="Heading4"/>
      </w:pPr>
      <w:r>
        <w:t xml:space="preserve"> </w:t>
      </w:r>
      <w:r w:rsidR="00986239">
        <w:t>TB_SERVICE_LOG</w:t>
      </w:r>
    </w:p>
    <w:p w14:paraId="49124A8E" w14:textId="77777777" w:rsidR="00150E45" w:rsidRDefault="00986239">
      <w:r>
        <w:t>Bảng lưu log thực thi thủ tục và dịch vụ tích hợp</w:t>
      </w:r>
    </w:p>
    <w:tbl>
      <w:tblPr>
        <w:tblStyle w:val="TableGrid"/>
        <w:tblW w:w="0" w:type="auto"/>
        <w:tblLook w:val="04A0" w:firstRow="1" w:lastRow="0" w:firstColumn="1" w:lastColumn="0" w:noHBand="0" w:noVBand="1"/>
      </w:tblPr>
      <w:tblGrid>
        <w:gridCol w:w="3116"/>
        <w:gridCol w:w="3116"/>
        <w:gridCol w:w="3115"/>
      </w:tblGrid>
      <w:tr w:rsidR="00150E45" w14:paraId="40D0A8A3" w14:textId="77777777" w:rsidTr="00150E45">
        <w:trPr>
          <w:cnfStyle w:val="100000000000" w:firstRow="1" w:lastRow="0" w:firstColumn="0" w:lastColumn="0" w:oddVBand="0" w:evenVBand="0" w:oddHBand="0" w:evenHBand="0" w:firstRowFirstColumn="0" w:firstRowLastColumn="0" w:lastRowFirstColumn="0" w:lastRowLastColumn="0"/>
          <w:cantSplit/>
        </w:trPr>
        <w:tc>
          <w:tcPr>
            <w:tcW w:w="3119" w:type="dxa"/>
            <w:shd w:val="clear" w:color="auto" w:fill="D9EAF7"/>
            <w:vAlign w:val="top"/>
          </w:tcPr>
          <w:p w14:paraId="5DC3169B" w14:textId="77777777" w:rsidR="00150E45" w:rsidRDefault="00986239">
            <w:pPr>
              <w:ind w:firstLine="0"/>
              <w:jc w:val="left"/>
            </w:pPr>
            <w:r>
              <w:t>Column</w:t>
            </w:r>
          </w:p>
        </w:tc>
        <w:tc>
          <w:tcPr>
            <w:tcW w:w="3119" w:type="dxa"/>
            <w:shd w:val="clear" w:color="auto" w:fill="D9EAF7"/>
            <w:vAlign w:val="top"/>
          </w:tcPr>
          <w:p w14:paraId="20471D2A" w14:textId="77777777" w:rsidR="00150E45" w:rsidRDefault="00986239">
            <w:pPr>
              <w:ind w:firstLine="0"/>
              <w:jc w:val="left"/>
            </w:pPr>
            <w:r>
              <w:t>Data type</w:t>
            </w:r>
          </w:p>
        </w:tc>
        <w:tc>
          <w:tcPr>
            <w:tcW w:w="3119" w:type="dxa"/>
            <w:shd w:val="clear" w:color="auto" w:fill="D9EAF7"/>
            <w:vAlign w:val="top"/>
          </w:tcPr>
          <w:p w14:paraId="63369A77" w14:textId="77777777" w:rsidR="00150E45" w:rsidRDefault="00986239">
            <w:pPr>
              <w:ind w:firstLine="0"/>
              <w:jc w:val="left"/>
            </w:pPr>
            <w:r>
              <w:t>Field Description</w:t>
            </w:r>
          </w:p>
        </w:tc>
      </w:tr>
      <w:tr w:rsidR="00150E45" w14:paraId="742B04A9" w14:textId="77777777" w:rsidTr="00150E45">
        <w:trPr>
          <w:cantSplit/>
        </w:trPr>
        <w:tc>
          <w:tcPr>
            <w:tcW w:w="3119" w:type="dxa"/>
          </w:tcPr>
          <w:p w14:paraId="1FE25427" w14:textId="77777777" w:rsidR="00150E45" w:rsidRDefault="00986239">
            <w:pPr>
              <w:ind w:firstLine="0"/>
              <w:jc w:val="left"/>
            </w:pPr>
            <w:r>
              <w:t>LOG_ID</w:t>
            </w:r>
          </w:p>
        </w:tc>
        <w:tc>
          <w:tcPr>
            <w:tcW w:w="3119" w:type="dxa"/>
          </w:tcPr>
          <w:p w14:paraId="48C314F7" w14:textId="77777777" w:rsidR="00150E45" w:rsidRDefault="00986239">
            <w:pPr>
              <w:ind w:firstLine="0"/>
              <w:jc w:val="left"/>
            </w:pPr>
            <w:r>
              <w:t>NUMBER</w:t>
            </w:r>
          </w:p>
        </w:tc>
        <w:tc>
          <w:tcPr>
            <w:tcW w:w="3119" w:type="dxa"/>
          </w:tcPr>
          <w:p w14:paraId="7F08156D" w14:textId="77777777" w:rsidR="00150E45" w:rsidRDefault="00986239">
            <w:pPr>
              <w:ind w:firstLine="0"/>
              <w:jc w:val="left"/>
            </w:pPr>
            <w:r>
              <w:t>ID bản ghi log</w:t>
            </w:r>
          </w:p>
        </w:tc>
      </w:tr>
      <w:tr w:rsidR="00150E45" w14:paraId="71565437" w14:textId="77777777" w:rsidTr="00150E45">
        <w:trPr>
          <w:cantSplit/>
        </w:trPr>
        <w:tc>
          <w:tcPr>
            <w:tcW w:w="3119" w:type="dxa"/>
          </w:tcPr>
          <w:p w14:paraId="315EB038" w14:textId="77777777" w:rsidR="00150E45" w:rsidRDefault="00986239">
            <w:pPr>
              <w:ind w:firstLine="0"/>
              <w:jc w:val="left"/>
            </w:pPr>
            <w:r>
              <w:lastRenderedPageBreak/>
              <w:t>LOG_DT</w:t>
            </w:r>
          </w:p>
        </w:tc>
        <w:tc>
          <w:tcPr>
            <w:tcW w:w="3119" w:type="dxa"/>
          </w:tcPr>
          <w:p w14:paraId="189B32AE" w14:textId="77777777" w:rsidR="00150E45" w:rsidRDefault="00986239">
            <w:pPr>
              <w:ind w:firstLine="0"/>
              <w:jc w:val="left"/>
            </w:pPr>
            <w:r>
              <w:t>DATE</w:t>
            </w:r>
          </w:p>
        </w:tc>
        <w:tc>
          <w:tcPr>
            <w:tcW w:w="3119" w:type="dxa"/>
          </w:tcPr>
          <w:p w14:paraId="14F40AFD" w14:textId="77777777" w:rsidR="00150E45" w:rsidRDefault="00986239">
            <w:pPr>
              <w:ind w:firstLine="0"/>
              <w:jc w:val="left"/>
            </w:pPr>
            <w:r>
              <w:t>Ngày ghi log</w:t>
            </w:r>
          </w:p>
        </w:tc>
      </w:tr>
      <w:tr w:rsidR="00150E45" w14:paraId="73C8C440" w14:textId="77777777" w:rsidTr="00150E45">
        <w:trPr>
          <w:cantSplit/>
        </w:trPr>
        <w:tc>
          <w:tcPr>
            <w:tcW w:w="3119" w:type="dxa"/>
          </w:tcPr>
          <w:p w14:paraId="17E9A6B0" w14:textId="77777777" w:rsidR="00150E45" w:rsidRDefault="00986239">
            <w:pPr>
              <w:ind w:firstLine="0"/>
              <w:jc w:val="left"/>
            </w:pPr>
            <w:r>
              <w:t>PROC_NAME</w:t>
            </w:r>
          </w:p>
        </w:tc>
        <w:tc>
          <w:tcPr>
            <w:tcW w:w="3119" w:type="dxa"/>
          </w:tcPr>
          <w:p w14:paraId="79AC6635" w14:textId="77777777" w:rsidR="00150E45" w:rsidRDefault="00986239">
            <w:pPr>
              <w:ind w:firstLine="0"/>
              <w:jc w:val="left"/>
            </w:pPr>
            <w:r>
              <w:t>VARCHAR2(100)</w:t>
            </w:r>
          </w:p>
        </w:tc>
        <w:tc>
          <w:tcPr>
            <w:tcW w:w="3119" w:type="dxa"/>
          </w:tcPr>
          <w:p w14:paraId="65D9E8E7" w14:textId="77777777" w:rsidR="00150E45" w:rsidRDefault="00986239">
            <w:pPr>
              <w:ind w:firstLine="0"/>
              <w:jc w:val="left"/>
            </w:pPr>
            <w:r>
              <w:t>Tên thủ tục hoặc dịch vụ được thực thi</w:t>
            </w:r>
          </w:p>
        </w:tc>
      </w:tr>
      <w:tr w:rsidR="00150E45" w14:paraId="5FE217DF" w14:textId="77777777" w:rsidTr="00150E45">
        <w:trPr>
          <w:cantSplit/>
        </w:trPr>
        <w:tc>
          <w:tcPr>
            <w:tcW w:w="3119" w:type="dxa"/>
          </w:tcPr>
          <w:p w14:paraId="781DBF63" w14:textId="77777777" w:rsidR="00150E45" w:rsidRDefault="00986239">
            <w:pPr>
              <w:ind w:firstLine="0"/>
              <w:jc w:val="left"/>
            </w:pPr>
            <w:r>
              <w:t>REQ_ID</w:t>
            </w:r>
          </w:p>
        </w:tc>
        <w:tc>
          <w:tcPr>
            <w:tcW w:w="3119" w:type="dxa"/>
          </w:tcPr>
          <w:p w14:paraId="284427C9" w14:textId="77777777" w:rsidR="00150E45" w:rsidRDefault="00986239">
            <w:pPr>
              <w:ind w:firstLine="0"/>
              <w:jc w:val="left"/>
            </w:pPr>
            <w:r>
              <w:t>VARCHAR2(100)</w:t>
            </w:r>
          </w:p>
        </w:tc>
        <w:tc>
          <w:tcPr>
            <w:tcW w:w="3119" w:type="dxa"/>
          </w:tcPr>
          <w:p w14:paraId="59B7165F" w14:textId="77777777" w:rsidR="00150E45" w:rsidRDefault="00986239">
            <w:pPr>
              <w:ind w:firstLine="0"/>
              <w:jc w:val="left"/>
            </w:pPr>
            <w:r>
              <w:t>Mã request dùng để truy vết</w:t>
            </w:r>
          </w:p>
        </w:tc>
      </w:tr>
      <w:tr w:rsidR="00150E45" w14:paraId="3DDEAC85" w14:textId="77777777" w:rsidTr="00150E45">
        <w:trPr>
          <w:cantSplit/>
        </w:trPr>
        <w:tc>
          <w:tcPr>
            <w:tcW w:w="3119" w:type="dxa"/>
          </w:tcPr>
          <w:p w14:paraId="7FBAAC49" w14:textId="77777777" w:rsidR="00150E45" w:rsidRDefault="00986239">
            <w:pPr>
              <w:ind w:firstLine="0"/>
              <w:jc w:val="left"/>
            </w:pPr>
            <w:r>
              <w:t>INPUT_MSG</w:t>
            </w:r>
          </w:p>
        </w:tc>
        <w:tc>
          <w:tcPr>
            <w:tcW w:w="3119" w:type="dxa"/>
          </w:tcPr>
          <w:p w14:paraId="37706A66" w14:textId="77777777" w:rsidR="00150E45" w:rsidRDefault="00986239">
            <w:pPr>
              <w:ind w:firstLine="0"/>
              <w:jc w:val="left"/>
            </w:pPr>
            <w:r>
              <w:t>VARCHAR2(4000)</w:t>
            </w:r>
          </w:p>
        </w:tc>
        <w:tc>
          <w:tcPr>
            <w:tcW w:w="3119" w:type="dxa"/>
          </w:tcPr>
          <w:p w14:paraId="6EAEAAE3" w14:textId="77777777" w:rsidR="00150E45" w:rsidRDefault="00986239">
            <w:pPr>
              <w:ind w:firstLine="0"/>
              <w:jc w:val="left"/>
            </w:pPr>
            <w:r>
              <w:t>Nội dung đầu vào</w:t>
            </w:r>
          </w:p>
        </w:tc>
      </w:tr>
      <w:tr w:rsidR="00150E45" w14:paraId="755651ED" w14:textId="77777777" w:rsidTr="00150E45">
        <w:trPr>
          <w:cantSplit/>
        </w:trPr>
        <w:tc>
          <w:tcPr>
            <w:tcW w:w="3119" w:type="dxa"/>
          </w:tcPr>
          <w:p w14:paraId="228D2D14" w14:textId="77777777" w:rsidR="00150E45" w:rsidRDefault="00986239">
            <w:pPr>
              <w:ind w:firstLine="0"/>
              <w:jc w:val="left"/>
            </w:pPr>
            <w:r>
              <w:t>ERR_CD</w:t>
            </w:r>
          </w:p>
        </w:tc>
        <w:tc>
          <w:tcPr>
            <w:tcW w:w="3119" w:type="dxa"/>
          </w:tcPr>
          <w:p w14:paraId="1D072C0A" w14:textId="77777777" w:rsidR="00150E45" w:rsidRDefault="00986239">
            <w:pPr>
              <w:ind w:firstLine="0"/>
              <w:jc w:val="left"/>
            </w:pPr>
            <w:r>
              <w:t>VARCHAR2(10)</w:t>
            </w:r>
          </w:p>
        </w:tc>
        <w:tc>
          <w:tcPr>
            <w:tcW w:w="3119" w:type="dxa"/>
          </w:tcPr>
          <w:p w14:paraId="373131F5" w14:textId="77777777" w:rsidR="00150E45" w:rsidRDefault="00986239">
            <w:pPr>
              <w:ind w:firstLine="0"/>
              <w:jc w:val="left"/>
            </w:pPr>
            <w:r>
              <w:t>Mã lỗi</w:t>
            </w:r>
          </w:p>
        </w:tc>
      </w:tr>
      <w:tr w:rsidR="00150E45" w14:paraId="62F97A69" w14:textId="77777777" w:rsidTr="00150E45">
        <w:trPr>
          <w:cantSplit/>
        </w:trPr>
        <w:tc>
          <w:tcPr>
            <w:tcW w:w="3119" w:type="dxa"/>
          </w:tcPr>
          <w:p w14:paraId="0B91EDB5" w14:textId="77777777" w:rsidR="00150E45" w:rsidRDefault="00986239">
            <w:pPr>
              <w:ind w:firstLine="0"/>
              <w:jc w:val="left"/>
            </w:pPr>
            <w:r>
              <w:t>ERR_DESC</w:t>
            </w:r>
          </w:p>
        </w:tc>
        <w:tc>
          <w:tcPr>
            <w:tcW w:w="3119" w:type="dxa"/>
          </w:tcPr>
          <w:p w14:paraId="7858EEED" w14:textId="77777777" w:rsidR="00150E45" w:rsidRDefault="00986239">
            <w:pPr>
              <w:ind w:firstLine="0"/>
              <w:jc w:val="left"/>
            </w:pPr>
            <w:r>
              <w:t>VARCHAR2(4000)</w:t>
            </w:r>
          </w:p>
        </w:tc>
        <w:tc>
          <w:tcPr>
            <w:tcW w:w="3119" w:type="dxa"/>
          </w:tcPr>
          <w:p w14:paraId="06D2E074" w14:textId="77777777" w:rsidR="00150E45" w:rsidRDefault="00986239">
            <w:pPr>
              <w:ind w:firstLine="0"/>
              <w:jc w:val="left"/>
            </w:pPr>
            <w:r>
              <w:t>Mô tả lỗi</w:t>
            </w:r>
          </w:p>
        </w:tc>
      </w:tr>
      <w:tr w:rsidR="00150E45" w14:paraId="4745BE4E" w14:textId="77777777" w:rsidTr="00150E45">
        <w:trPr>
          <w:cantSplit/>
        </w:trPr>
        <w:tc>
          <w:tcPr>
            <w:tcW w:w="3119" w:type="dxa"/>
          </w:tcPr>
          <w:p w14:paraId="17D9F7CC" w14:textId="77777777" w:rsidR="00150E45" w:rsidRDefault="00986239">
            <w:pPr>
              <w:ind w:firstLine="0"/>
              <w:jc w:val="left"/>
            </w:pPr>
            <w:r>
              <w:t>START_TIME</w:t>
            </w:r>
          </w:p>
        </w:tc>
        <w:tc>
          <w:tcPr>
            <w:tcW w:w="3119" w:type="dxa"/>
          </w:tcPr>
          <w:p w14:paraId="200404EF" w14:textId="77777777" w:rsidR="00150E45" w:rsidRDefault="00986239">
            <w:pPr>
              <w:ind w:firstLine="0"/>
              <w:jc w:val="left"/>
            </w:pPr>
            <w:r>
              <w:t>DATE</w:t>
            </w:r>
          </w:p>
        </w:tc>
        <w:tc>
          <w:tcPr>
            <w:tcW w:w="3119" w:type="dxa"/>
          </w:tcPr>
          <w:p w14:paraId="553E04AA" w14:textId="77777777" w:rsidR="00150E45" w:rsidRDefault="00986239">
            <w:pPr>
              <w:ind w:firstLine="0"/>
              <w:jc w:val="left"/>
            </w:pPr>
            <w:r>
              <w:t>Thời điểm bắt đầu xử lý</w:t>
            </w:r>
          </w:p>
        </w:tc>
      </w:tr>
      <w:tr w:rsidR="00150E45" w14:paraId="45527FDA" w14:textId="77777777" w:rsidTr="00150E45">
        <w:trPr>
          <w:cantSplit/>
        </w:trPr>
        <w:tc>
          <w:tcPr>
            <w:tcW w:w="3119" w:type="dxa"/>
          </w:tcPr>
          <w:p w14:paraId="59A29A4A" w14:textId="77777777" w:rsidR="00150E45" w:rsidRDefault="00986239">
            <w:pPr>
              <w:ind w:firstLine="0"/>
              <w:jc w:val="left"/>
            </w:pPr>
            <w:r>
              <w:t>STOP_TIME</w:t>
            </w:r>
          </w:p>
        </w:tc>
        <w:tc>
          <w:tcPr>
            <w:tcW w:w="3119" w:type="dxa"/>
          </w:tcPr>
          <w:p w14:paraId="4E05EE8F" w14:textId="77777777" w:rsidR="00150E45" w:rsidRDefault="00986239">
            <w:pPr>
              <w:ind w:firstLine="0"/>
              <w:jc w:val="left"/>
            </w:pPr>
            <w:r>
              <w:t>DATE</w:t>
            </w:r>
          </w:p>
        </w:tc>
        <w:tc>
          <w:tcPr>
            <w:tcW w:w="3119" w:type="dxa"/>
          </w:tcPr>
          <w:p w14:paraId="549DD072" w14:textId="77777777" w:rsidR="00150E45" w:rsidRDefault="00986239">
            <w:pPr>
              <w:ind w:firstLine="0"/>
              <w:jc w:val="left"/>
            </w:pPr>
            <w:r>
              <w:t>Thời điểm kết thúc xử lý</w:t>
            </w:r>
          </w:p>
        </w:tc>
      </w:tr>
      <w:tr w:rsidR="00150E45" w14:paraId="3F8814B7" w14:textId="77777777" w:rsidTr="00150E45">
        <w:trPr>
          <w:cantSplit/>
        </w:trPr>
        <w:tc>
          <w:tcPr>
            <w:tcW w:w="3119" w:type="dxa"/>
          </w:tcPr>
          <w:p w14:paraId="08FFB141" w14:textId="77777777" w:rsidR="00150E45" w:rsidRDefault="00986239">
            <w:pPr>
              <w:ind w:firstLine="0"/>
              <w:jc w:val="left"/>
            </w:pPr>
            <w:r>
              <w:t>EXEC_TIME</w:t>
            </w:r>
          </w:p>
        </w:tc>
        <w:tc>
          <w:tcPr>
            <w:tcW w:w="3119" w:type="dxa"/>
          </w:tcPr>
          <w:p w14:paraId="543FC309" w14:textId="77777777" w:rsidR="00150E45" w:rsidRDefault="00986239">
            <w:pPr>
              <w:ind w:firstLine="0"/>
              <w:jc w:val="left"/>
            </w:pPr>
            <w:r>
              <w:t>NUMBER</w:t>
            </w:r>
          </w:p>
        </w:tc>
        <w:tc>
          <w:tcPr>
            <w:tcW w:w="3119" w:type="dxa"/>
          </w:tcPr>
          <w:p w14:paraId="2D2A017E" w14:textId="77777777" w:rsidR="00150E45" w:rsidRDefault="00986239">
            <w:pPr>
              <w:ind w:firstLine="0"/>
              <w:jc w:val="left"/>
            </w:pPr>
            <w:r>
              <w:t>Thời gian thực thi</w:t>
            </w:r>
          </w:p>
        </w:tc>
      </w:tr>
    </w:tbl>
    <w:p w14:paraId="628F976E" w14:textId="77777777" w:rsidR="00150E45" w:rsidRDefault="00150E45"/>
    <w:p w14:paraId="39B146D4" w14:textId="77777777" w:rsidR="00DC27AA" w:rsidRPr="00DC27AA" w:rsidRDefault="00DC27AA" w:rsidP="00DC27AA">
      <w:pPr>
        <w:pStyle w:val="Heading3"/>
      </w:pPr>
      <w:bookmarkStart w:id="563" w:name="_Toc240965957"/>
      <w:r>
        <w:rPr>
          <w:rFonts w:eastAsia="Times New Roman" w:cs="Times New Roman"/>
        </w:rPr>
        <w:t>Thủ tục</w:t>
      </w:r>
      <w:bookmarkEnd w:id="563"/>
    </w:p>
    <w:p w14:paraId="60F7141F" w14:textId="77777777" w:rsidR="00D9457B" w:rsidRDefault="00CF5763">
      <w:pPr>
        <w:pStyle w:val="Heading4"/>
      </w:pPr>
      <w:r>
        <w:rPr>
          <w:rFonts w:eastAsia="Times New Roman" w:cs="Times New Roman"/>
        </w:rPr>
        <w:t>CTM.SP_CTM_verifyCard</w:t>
      </w:r>
    </w:p>
    <w:p w14:paraId="01CBD2B1" w14:textId="77777777" w:rsidR="00D9457B" w:rsidRDefault="00CF5763">
      <w:r>
        <w:t>Xác thực thẻ phục vụ luồng tokenization: kiểm tra khớp ngày hết hạn, thẻ đóng, thẻ khóa và thẻ hết hạn.</w:t>
      </w:r>
    </w:p>
    <w:tbl>
      <w:tblPr>
        <w:tblStyle w:val="TableGrid"/>
        <w:tblW w:w="0" w:type="auto"/>
        <w:tblLook w:val="04A0" w:firstRow="1" w:lastRow="0" w:firstColumn="1" w:lastColumn="0" w:noHBand="0" w:noVBand="1"/>
      </w:tblPr>
      <w:tblGrid>
        <w:gridCol w:w="2337"/>
        <w:gridCol w:w="2337"/>
        <w:gridCol w:w="2336"/>
        <w:gridCol w:w="2337"/>
      </w:tblGrid>
      <w:tr w:rsidR="00D9457B" w14:paraId="63B023DC" w14:textId="77777777" w:rsidTr="00D9457B">
        <w:trPr>
          <w:cnfStyle w:val="100000000000" w:firstRow="1" w:lastRow="0" w:firstColumn="0" w:lastColumn="0" w:oddVBand="0" w:evenVBand="0" w:oddHBand="0" w:evenHBand="0" w:firstRowFirstColumn="0" w:firstRowLastColumn="0" w:lastRowFirstColumn="0" w:lastRowLastColumn="0"/>
        </w:trPr>
        <w:tc>
          <w:tcPr>
            <w:tcW w:w="2339" w:type="dxa"/>
            <w:shd w:val="clear" w:color="auto" w:fill="D9EAF7"/>
            <w:vAlign w:val="top"/>
          </w:tcPr>
          <w:p w14:paraId="035E7339" w14:textId="77777777" w:rsidR="00D9457B" w:rsidRDefault="00CF5763">
            <w:pPr>
              <w:spacing w:before="0" w:after="0"/>
              <w:ind w:firstLine="0"/>
              <w:jc w:val="left"/>
              <w:textAlignment w:val="top"/>
            </w:pPr>
            <w:r>
              <w:t>Field Name</w:t>
            </w:r>
          </w:p>
        </w:tc>
        <w:tc>
          <w:tcPr>
            <w:tcW w:w="2339" w:type="dxa"/>
            <w:shd w:val="clear" w:color="auto" w:fill="D9EAF7"/>
            <w:vAlign w:val="top"/>
          </w:tcPr>
          <w:p w14:paraId="5976F78C" w14:textId="77777777" w:rsidR="00D9457B" w:rsidRDefault="00CF5763">
            <w:pPr>
              <w:spacing w:before="0" w:after="0"/>
              <w:ind w:firstLine="0"/>
              <w:jc w:val="left"/>
              <w:textAlignment w:val="top"/>
            </w:pPr>
            <w:r>
              <w:t>Type (In/Out)</w:t>
            </w:r>
          </w:p>
        </w:tc>
        <w:tc>
          <w:tcPr>
            <w:tcW w:w="2339" w:type="dxa"/>
            <w:shd w:val="clear" w:color="auto" w:fill="D9EAF7"/>
            <w:vAlign w:val="top"/>
          </w:tcPr>
          <w:p w14:paraId="44039C47" w14:textId="77777777" w:rsidR="00D9457B" w:rsidRDefault="00CF5763">
            <w:pPr>
              <w:spacing w:before="0" w:after="0"/>
              <w:ind w:firstLine="0"/>
              <w:jc w:val="left"/>
              <w:textAlignment w:val="top"/>
            </w:pPr>
            <w:r>
              <w:t>Data Type</w:t>
            </w:r>
          </w:p>
        </w:tc>
        <w:tc>
          <w:tcPr>
            <w:tcW w:w="2339" w:type="dxa"/>
            <w:shd w:val="clear" w:color="auto" w:fill="D9EAF7"/>
            <w:vAlign w:val="top"/>
          </w:tcPr>
          <w:p w14:paraId="598F25F6" w14:textId="77777777" w:rsidR="00D9457B" w:rsidRDefault="00CF5763">
            <w:pPr>
              <w:spacing w:before="0" w:after="0"/>
              <w:ind w:firstLine="0"/>
              <w:jc w:val="left"/>
              <w:textAlignment w:val="top"/>
            </w:pPr>
            <w:r>
              <w:t>Description</w:t>
            </w:r>
          </w:p>
        </w:tc>
      </w:tr>
      <w:tr w:rsidR="00D9457B" w14:paraId="55195B63" w14:textId="77777777" w:rsidTr="00D9457B">
        <w:trPr>
          <w:cantSplit/>
        </w:trPr>
        <w:tc>
          <w:tcPr>
            <w:tcW w:w="2339" w:type="dxa"/>
          </w:tcPr>
          <w:p w14:paraId="775C926C" w14:textId="77777777" w:rsidR="00D9457B" w:rsidRDefault="00CF5763">
            <w:pPr>
              <w:spacing w:before="0" w:after="0"/>
              <w:ind w:firstLine="0"/>
              <w:jc w:val="left"/>
              <w:textAlignment w:val="top"/>
            </w:pPr>
            <w:r>
              <w:t>i_reqId</w:t>
            </w:r>
          </w:p>
        </w:tc>
        <w:tc>
          <w:tcPr>
            <w:tcW w:w="2339" w:type="dxa"/>
          </w:tcPr>
          <w:p w14:paraId="356A41D4" w14:textId="77777777" w:rsidR="00D9457B" w:rsidRDefault="00CF5763">
            <w:pPr>
              <w:spacing w:before="0" w:after="0"/>
              <w:ind w:firstLine="0"/>
              <w:jc w:val="left"/>
              <w:textAlignment w:val="top"/>
            </w:pPr>
            <w:r>
              <w:t>IN</w:t>
            </w:r>
          </w:p>
        </w:tc>
        <w:tc>
          <w:tcPr>
            <w:tcW w:w="2339" w:type="dxa"/>
          </w:tcPr>
          <w:p w14:paraId="486C40F3" w14:textId="77777777" w:rsidR="00D9457B" w:rsidRDefault="00CF5763">
            <w:pPr>
              <w:spacing w:before="0" w:after="0"/>
              <w:ind w:firstLine="0"/>
              <w:jc w:val="left"/>
              <w:textAlignment w:val="top"/>
            </w:pPr>
            <w:r>
              <w:t>VARCHAR2</w:t>
            </w:r>
          </w:p>
        </w:tc>
        <w:tc>
          <w:tcPr>
            <w:tcW w:w="2339" w:type="dxa"/>
          </w:tcPr>
          <w:p w14:paraId="7C04896F" w14:textId="77777777" w:rsidR="00D9457B" w:rsidRDefault="00CF5763">
            <w:pPr>
              <w:spacing w:before="0" w:after="0"/>
              <w:ind w:firstLine="0"/>
              <w:jc w:val="left"/>
              <w:textAlignment w:val="top"/>
            </w:pPr>
            <w:r>
              <w:t>Mã định danh request</w:t>
            </w:r>
          </w:p>
        </w:tc>
      </w:tr>
      <w:tr w:rsidR="00D9457B" w14:paraId="28947FE6" w14:textId="77777777" w:rsidTr="00D9457B">
        <w:trPr>
          <w:cantSplit/>
        </w:trPr>
        <w:tc>
          <w:tcPr>
            <w:tcW w:w="2339" w:type="dxa"/>
          </w:tcPr>
          <w:p w14:paraId="48D3CCBE" w14:textId="77777777" w:rsidR="00D9457B" w:rsidRDefault="00CF5763">
            <w:pPr>
              <w:spacing w:before="0" w:after="0"/>
              <w:ind w:firstLine="0"/>
              <w:jc w:val="left"/>
              <w:textAlignment w:val="top"/>
            </w:pPr>
            <w:r>
              <w:t>i_reqTime</w:t>
            </w:r>
          </w:p>
        </w:tc>
        <w:tc>
          <w:tcPr>
            <w:tcW w:w="2339" w:type="dxa"/>
          </w:tcPr>
          <w:p w14:paraId="00625E75" w14:textId="77777777" w:rsidR="00D9457B" w:rsidRDefault="00CF5763">
            <w:pPr>
              <w:spacing w:before="0" w:after="0"/>
              <w:ind w:firstLine="0"/>
              <w:jc w:val="left"/>
              <w:textAlignment w:val="top"/>
            </w:pPr>
            <w:r>
              <w:t>IN</w:t>
            </w:r>
          </w:p>
        </w:tc>
        <w:tc>
          <w:tcPr>
            <w:tcW w:w="2339" w:type="dxa"/>
          </w:tcPr>
          <w:p w14:paraId="58CE6247" w14:textId="77777777" w:rsidR="00D9457B" w:rsidRDefault="00CF5763">
            <w:pPr>
              <w:spacing w:before="0" w:after="0"/>
              <w:ind w:firstLine="0"/>
              <w:jc w:val="left"/>
              <w:textAlignment w:val="top"/>
            </w:pPr>
            <w:r>
              <w:t>VARCHAR2</w:t>
            </w:r>
          </w:p>
        </w:tc>
        <w:tc>
          <w:tcPr>
            <w:tcW w:w="2339" w:type="dxa"/>
          </w:tcPr>
          <w:p w14:paraId="009D2B58" w14:textId="77777777" w:rsidR="00D9457B" w:rsidRDefault="00CF5763">
            <w:pPr>
              <w:spacing w:before="0" w:after="0"/>
              <w:ind w:firstLine="0"/>
              <w:jc w:val="left"/>
              <w:textAlignment w:val="top"/>
            </w:pPr>
            <w:r>
              <w:t>Thời gian request</w:t>
            </w:r>
          </w:p>
        </w:tc>
      </w:tr>
      <w:tr w:rsidR="00D9457B" w14:paraId="6DF0D9CB" w14:textId="77777777" w:rsidTr="00D9457B">
        <w:trPr>
          <w:cantSplit/>
        </w:trPr>
        <w:tc>
          <w:tcPr>
            <w:tcW w:w="2339" w:type="dxa"/>
          </w:tcPr>
          <w:p w14:paraId="63FB657B" w14:textId="77777777" w:rsidR="00D9457B" w:rsidRDefault="00CF5763">
            <w:pPr>
              <w:spacing w:before="0" w:after="0"/>
              <w:ind w:firstLine="0"/>
              <w:jc w:val="left"/>
              <w:textAlignment w:val="top"/>
            </w:pPr>
            <w:r>
              <w:t>i_reqChannel</w:t>
            </w:r>
          </w:p>
        </w:tc>
        <w:tc>
          <w:tcPr>
            <w:tcW w:w="2339" w:type="dxa"/>
          </w:tcPr>
          <w:p w14:paraId="3E711D9A" w14:textId="77777777" w:rsidR="00D9457B" w:rsidRDefault="00CF5763">
            <w:pPr>
              <w:spacing w:before="0" w:after="0"/>
              <w:ind w:firstLine="0"/>
              <w:jc w:val="left"/>
              <w:textAlignment w:val="top"/>
            </w:pPr>
            <w:r>
              <w:t>IN</w:t>
            </w:r>
          </w:p>
        </w:tc>
        <w:tc>
          <w:tcPr>
            <w:tcW w:w="2339" w:type="dxa"/>
          </w:tcPr>
          <w:p w14:paraId="14896D1F" w14:textId="77777777" w:rsidR="00D9457B" w:rsidRDefault="00CF5763">
            <w:pPr>
              <w:spacing w:before="0" w:after="0"/>
              <w:ind w:firstLine="0"/>
              <w:jc w:val="left"/>
              <w:textAlignment w:val="top"/>
            </w:pPr>
            <w:r>
              <w:t>VARCHAR2</w:t>
            </w:r>
          </w:p>
        </w:tc>
        <w:tc>
          <w:tcPr>
            <w:tcW w:w="2339" w:type="dxa"/>
          </w:tcPr>
          <w:p w14:paraId="772BFF5F" w14:textId="77777777" w:rsidR="00D9457B" w:rsidRDefault="00CF5763">
            <w:pPr>
              <w:spacing w:before="0" w:after="0"/>
              <w:ind w:firstLine="0"/>
              <w:jc w:val="left"/>
              <w:textAlignment w:val="top"/>
            </w:pPr>
            <w:r>
              <w:t>Kênh gửi request</w:t>
            </w:r>
          </w:p>
        </w:tc>
      </w:tr>
      <w:tr w:rsidR="00D9457B" w14:paraId="3ACADFC2" w14:textId="77777777" w:rsidTr="00D9457B">
        <w:trPr>
          <w:cantSplit/>
        </w:trPr>
        <w:tc>
          <w:tcPr>
            <w:tcW w:w="2339" w:type="dxa"/>
          </w:tcPr>
          <w:p w14:paraId="4BE02B5E" w14:textId="77777777" w:rsidR="00D9457B" w:rsidRDefault="00CF5763">
            <w:pPr>
              <w:spacing w:before="0" w:after="0"/>
              <w:ind w:firstLine="0"/>
              <w:jc w:val="left"/>
              <w:textAlignment w:val="top"/>
            </w:pPr>
            <w:r>
              <w:lastRenderedPageBreak/>
              <w:t>i_cardId</w:t>
            </w:r>
          </w:p>
        </w:tc>
        <w:tc>
          <w:tcPr>
            <w:tcW w:w="2339" w:type="dxa"/>
          </w:tcPr>
          <w:p w14:paraId="71ECA144" w14:textId="77777777" w:rsidR="00D9457B" w:rsidRDefault="00CF5763">
            <w:pPr>
              <w:spacing w:before="0" w:after="0"/>
              <w:ind w:firstLine="0"/>
              <w:jc w:val="left"/>
              <w:textAlignment w:val="top"/>
            </w:pPr>
            <w:r>
              <w:t>IN</w:t>
            </w:r>
          </w:p>
        </w:tc>
        <w:tc>
          <w:tcPr>
            <w:tcW w:w="2339" w:type="dxa"/>
          </w:tcPr>
          <w:p w14:paraId="1DF3B207" w14:textId="77777777" w:rsidR="00D9457B" w:rsidRDefault="00CF5763">
            <w:pPr>
              <w:spacing w:before="0" w:after="0"/>
              <w:ind w:firstLine="0"/>
              <w:jc w:val="left"/>
              <w:textAlignment w:val="top"/>
            </w:pPr>
            <w:r>
              <w:t>VARCHAR2</w:t>
            </w:r>
          </w:p>
        </w:tc>
        <w:tc>
          <w:tcPr>
            <w:tcW w:w="2339" w:type="dxa"/>
          </w:tcPr>
          <w:p w14:paraId="290187FE" w14:textId="77777777" w:rsidR="00D9457B" w:rsidRDefault="00CF5763">
            <w:pPr>
              <w:spacing w:before="0" w:after="0"/>
              <w:ind w:firstLine="0"/>
              <w:jc w:val="left"/>
              <w:textAlignment w:val="top"/>
            </w:pPr>
            <w:r>
              <w:t>Id thẻ</w:t>
            </w:r>
          </w:p>
        </w:tc>
      </w:tr>
      <w:tr w:rsidR="00D9457B" w14:paraId="341FB085" w14:textId="77777777" w:rsidTr="00D9457B">
        <w:trPr>
          <w:cantSplit/>
        </w:trPr>
        <w:tc>
          <w:tcPr>
            <w:tcW w:w="2339" w:type="dxa"/>
          </w:tcPr>
          <w:p w14:paraId="13F6F011" w14:textId="77777777" w:rsidR="00D9457B" w:rsidRDefault="00CF5763">
            <w:pPr>
              <w:spacing w:before="0" w:after="0"/>
              <w:ind w:firstLine="0"/>
              <w:jc w:val="left"/>
              <w:textAlignment w:val="top"/>
            </w:pPr>
            <w:r>
              <w:t>i_expireDate</w:t>
            </w:r>
          </w:p>
        </w:tc>
        <w:tc>
          <w:tcPr>
            <w:tcW w:w="2339" w:type="dxa"/>
          </w:tcPr>
          <w:p w14:paraId="036486CF" w14:textId="77777777" w:rsidR="00D9457B" w:rsidRDefault="00CF5763">
            <w:pPr>
              <w:spacing w:before="0" w:after="0"/>
              <w:ind w:firstLine="0"/>
              <w:jc w:val="left"/>
              <w:textAlignment w:val="top"/>
            </w:pPr>
            <w:r>
              <w:t>IN</w:t>
            </w:r>
          </w:p>
        </w:tc>
        <w:tc>
          <w:tcPr>
            <w:tcW w:w="2339" w:type="dxa"/>
          </w:tcPr>
          <w:p w14:paraId="42946361" w14:textId="77777777" w:rsidR="00D9457B" w:rsidRDefault="00CF5763">
            <w:pPr>
              <w:spacing w:before="0" w:after="0"/>
              <w:ind w:firstLine="0"/>
              <w:jc w:val="left"/>
              <w:textAlignment w:val="top"/>
            </w:pPr>
            <w:r>
              <w:t>VARCHAR2</w:t>
            </w:r>
          </w:p>
        </w:tc>
        <w:tc>
          <w:tcPr>
            <w:tcW w:w="2339" w:type="dxa"/>
          </w:tcPr>
          <w:p w14:paraId="51B55236" w14:textId="77777777" w:rsidR="00D9457B" w:rsidRDefault="00CF5763">
            <w:pPr>
              <w:spacing w:before="0" w:after="0"/>
              <w:ind w:firstLine="0"/>
              <w:jc w:val="left"/>
              <w:textAlignment w:val="top"/>
            </w:pPr>
            <w:r>
              <w:t>Ngày hết hạn thẻ (định dạng yymm)</w:t>
            </w:r>
          </w:p>
        </w:tc>
      </w:tr>
      <w:tr w:rsidR="00D9457B" w14:paraId="40A003B9" w14:textId="77777777" w:rsidTr="00D9457B">
        <w:trPr>
          <w:cantSplit/>
        </w:trPr>
        <w:tc>
          <w:tcPr>
            <w:tcW w:w="2339" w:type="dxa"/>
          </w:tcPr>
          <w:p w14:paraId="3EC39C0F" w14:textId="77777777" w:rsidR="00D9457B" w:rsidRDefault="00CF5763">
            <w:pPr>
              <w:spacing w:before="0" w:after="0"/>
              <w:ind w:firstLine="0"/>
              <w:jc w:val="left"/>
              <w:textAlignment w:val="top"/>
            </w:pPr>
            <w:r>
              <w:t>o_errorCode</w:t>
            </w:r>
          </w:p>
        </w:tc>
        <w:tc>
          <w:tcPr>
            <w:tcW w:w="2339" w:type="dxa"/>
          </w:tcPr>
          <w:p w14:paraId="7146B8B3" w14:textId="77777777" w:rsidR="00D9457B" w:rsidRDefault="00CF5763">
            <w:pPr>
              <w:spacing w:before="0" w:after="0"/>
              <w:ind w:firstLine="0"/>
              <w:jc w:val="left"/>
              <w:textAlignment w:val="top"/>
            </w:pPr>
            <w:r>
              <w:t>OUT</w:t>
            </w:r>
          </w:p>
        </w:tc>
        <w:tc>
          <w:tcPr>
            <w:tcW w:w="2339" w:type="dxa"/>
          </w:tcPr>
          <w:p w14:paraId="41288F48" w14:textId="77777777" w:rsidR="00D9457B" w:rsidRDefault="00CF5763">
            <w:pPr>
              <w:spacing w:before="0" w:after="0"/>
              <w:ind w:firstLine="0"/>
              <w:jc w:val="left"/>
              <w:textAlignment w:val="top"/>
            </w:pPr>
            <w:r>
              <w:t>VARCHAR2</w:t>
            </w:r>
          </w:p>
        </w:tc>
        <w:tc>
          <w:tcPr>
            <w:tcW w:w="2339" w:type="dxa"/>
          </w:tcPr>
          <w:p w14:paraId="4C0D987E" w14:textId="77777777" w:rsidR="00D9457B" w:rsidRDefault="00CF5763">
            <w:pPr>
              <w:spacing w:before="0" w:after="0"/>
              <w:ind w:firstLine="0"/>
              <w:jc w:val="left"/>
              <w:textAlignment w:val="top"/>
            </w:pPr>
            <w:r>
              <w:t>Mã kết quả xử lý (00=thành công)</w:t>
            </w:r>
          </w:p>
        </w:tc>
      </w:tr>
      <w:tr w:rsidR="00D9457B" w14:paraId="67EFFA63" w14:textId="77777777" w:rsidTr="00D9457B">
        <w:trPr>
          <w:cantSplit/>
        </w:trPr>
        <w:tc>
          <w:tcPr>
            <w:tcW w:w="2339" w:type="dxa"/>
          </w:tcPr>
          <w:p w14:paraId="55BBA3E7" w14:textId="77777777" w:rsidR="00D9457B" w:rsidRDefault="00CF5763">
            <w:pPr>
              <w:spacing w:before="0" w:after="0"/>
              <w:ind w:firstLine="0"/>
              <w:jc w:val="left"/>
              <w:textAlignment w:val="top"/>
            </w:pPr>
            <w:r>
              <w:t>o_errorDesc</w:t>
            </w:r>
          </w:p>
        </w:tc>
        <w:tc>
          <w:tcPr>
            <w:tcW w:w="2339" w:type="dxa"/>
          </w:tcPr>
          <w:p w14:paraId="1A8BAAA3" w14:textId="77777777" w:rsidR="00D9457B" w:rsidRDefault="00CF5763">
            <w:pPr>
              <w:spacing w:before="0" w:after="0"/>
              <w:ind w:firstLine="0"/>
              <w:jc w:val="left"/>
              <w:textAlignment w:val="top"/>
            </w:pPr>
            <w:r>
              <w:t>OUT</w:t>
            </w:r>
          </w:p>
        </w:tc>
        <w:tc>
          <w:tcPr>
            <w:tcW w:w="2339" w:type="dxa"/>
          </w:tcPr>
          <w:p w14:paraId="7B1E0142" w14:textId="77777777" w:rsidR="00D9457B" w:rsidRDefault="00CF5763">
            <w:pPr>
              <w:spacing w:before="0" w:after="0"/>
              <w:ind w:firstLine="0"/>
              <w:jc w:val="left"/>
              <w:textAlignment w:val="top"/>
            </w:pPr>
            <w:r>
              <w:t>VARCHAR2</w:t>
            </w:r>
          </w:p>
        </w:tc>
        <w:tc>
          <w:tcPr>
            <w:tcW w:w="2339" w:type="dxa"/>
          </w:tcPr>
          <w:p w14:paraId="49233D35" w14:textId="77777777" w:rsidR="00D9457B" w:rsidRDefault="00CF5763">
            <w:pPr>
              <w:spacing w:before="0" w:after="0"/>
              <w:ind w:firstLine="0"/>
              <w:jc w:val="left"/>
              <w:textAlignment w:val="top"/>
            </w:pPr>
            <w:r>
              <w:t>Mô tả kết quả/lỗi</w:t>
            </w:r>
          </w:p>
        </w:tc>
      </w:tr>
    </w:tbl>
    <w:p w14:paraId="7C658386" w14:textId="77777777" w:rsidR="00D9457B" w:rsidRDefault="00CF5763">
      <w:pPr>
        <w:pStyle w:val="Heading4"/>
      </w:pPr>
      <w:r>
        <w:rPr>
          <w:rFonts w:eastAsia="Times New Roman" w:cs="Times New Roman"/>
        </w:rPr>
        <w:t>CTM.SP_CTM_getCardDetail</w:t>
      </w:r>
    </w:p>
    <w:p w14:paraId="5D73AA88" w14:textId="77777777" w:rsidR="00D9457B" w:rsidRDefault="00CF5763">
      <w:r>
        <w:t>Lấy thông tin chi tiết thẻ theo Id thẻ (tùy chọn lọc theo CIF).</w:t>
      </w:r>
    </w:p>
    <w:tbl>
      <w:tblPr>
        <w:tblStyle w:val="TableGrid"/>
        <w:tblW w:w="0" w:type="auto"/>
        <w:tblLook w:val="04A0" w:firstRow="1" w:lastRow="0" w:firstColumn="1" w:lastColumn="0" w:noHBand="0" w:noVBand="1"/>
      </w:tblPr>
      <w:tblGrid>
        <w:gridCol w:w="2337"/>
        <w:gridCol w:w="2336"/>
        <w:gridCol w:w="2337"/>
        <w:gridCol w:w="2337"/>
      </w:tblGrid>
      <w:tr w:rsidR="00D9457B" w14:paraId="78B8475C" w14:textId="77777777" w:rsidTr="00D9457B">
        <w:trPr>
          <w:cnfStyle w:val="100000000000" w:firstRow="1" w:lastRow="0" w:firstColumn="0" w:lastColumn="0" w:oddVBand="0" w:evenVBand="0" w:oddHBand="0" w:evenHBand="0" w:firstRowFirstColumn="0" w:firstRowLastColumn="0" w:lastRowFirstColumn="0" w:lastRowLastColumn="0"/>
        </w:trPr>
        <w:tc>
          <w:tcPr>
            <w:tcW w:w="2339" w:type="dxa"/>
            <w:shd w:val="clear" w:color="auto" w:fill="D9EAF7"/>
            <w:vAlign w:val="top"/>
          </w:tcPr>
          <w:p w14:paraId="3962112D" w14:textId="77777777" w:rsidR="00D9457B" w:rsidRDefault="00CF5763">
            <w:pPr>
              <w:spacing w:before="0" w:after="0"/>
              <w:ind w:firstLine="0"/>
              <w:jc w:val="left"/>
              <w:textAlignment w:val="top"/>
            </w:pPr>
            <w:r>
              <w:t>Field Name</w:t>
            </w:r>
          </w:p>
        </w:tc>
        <w:tc>
          <w:tcPr>
            <w:tcW w:w="2339" w:type="dxa"/>
            <w:shd w:val="clear" w:color="auto" w:fill="D9EAF7"/>
            <w:vAlign w:val="top"/>
          </w:tcPr>
          <w:p w14:paraId="0239C929" w14:textId="77777777" w:rsidR="00D9457B" w:rsidRDefault="00CF5763">
            <w:pPr>
              <w:spacing w:before="0" w:after="0"/>
              <w:ind w:firstLine="0"/>
              <w:jc w:val="left"/>
              <w:textAlignment w:val="top"/>
            </w:pPr>
            <w:r>
              <w:t>Type (In/Out)</w:t>
            </w:r>
          </w:p>
        </w:tc>
        <w:tc>
          <w:tcPr>
            <w:tcW w:w="2339" w:type="dxa"/>
            <w:shd w:val="clear" w:color="auto" w:fill="D9EAF7"/>
            <w:vAlign w:val="top"/>
          </w:tcPr>
          <w:p w14:paraId="7DE6ED40" w14:textId="77777777" w:rsidR="00D9457B" w:rsidRDefault="00CF5763">
            <w:pPr>
              <w:spacing w:before="0" w:after="0"/>
              <w:ind w:firstLine="0"/>
              <w:jc w:val="left"/>
              <w:textAlignment w:val="top"/>
            </w:pPr>
            <w:r>
              <w:t>Data Type</w:t>
            </w:r>
          </w:p>
        </w:tc>
        <w:tc>
          <w:tcPr>
            <w:tcW w:w="2339" w:type="dxa"/>
            <w:shd w:val="clear" w:color="auto" w:fill="D9EAF7"/>
            <w:vAlign w:val="top"/>
          </w:tcPr>
          <w:p w14:paraId="1F28BBC5" w14:textId="77777777" w:rsidR="00D9457B" w:rsidRDefault="00CF5763">
            <w:pPr>
              <w:spacing w:before="0" w:after="0"/>
              <w:ind w:firstLine="0"/>
              <w:jc w:val="left"/>
              <w:textAlignment w:val="top"/>
            </w:pPr>
            <w:r>
              <w:t>Description</w:t>
            </w:r>
          </w:p>
        </w:tc>
      </w:tr>
      <w:tr w:rsidR="00D9457B" w14:paraId="16B45A29" w14:textId="77777777" w:rsidTr="00D9457B">
        <w:trPr>
          <w:cantSplit/>
        </w:trPr>
        <w:tc>
          <w:tcPr>
            <w:tcW w:w="2339" w:type="dxa"/>
          </w:tcPr>
          <w:p w14:paraId="5096899C" w14:textId="77777777" w:rsidR="00D9457B" w:rsidRDefault="00CF5763">
            <w:pPr>
              <w:spacing w:before="0" w:after="0"/>
              <w:ind w:firstLine="0"/>
              <w:jc w:val="left"/>
              <w:textAlignment w:val="top"/>
            </w:pPr>
            <w:r>
              <w:t>i_reqId</w:t>
            </w:r>
          </w:p>
        </w:tc>
        <w:tc>
          <w:tcPr>
            <w:tcW w:w="2339" w:type="dxa"/>
          </w:tcPr>
          <w:p w14:paraId="3A2A02CF" w14:textId="77777777" w:rsidR="00D9457B" w:rsidRDefault="00CF5763">
            <w:pPr>
              <w:spacing w:before="0" w:after="0"/>
              <w:ind w:firstLine="0"/>
              <w:jc w:val="left"/>
              <w:textAlignment w:val="top"/>
            </w:pPr>
            <w:r>
              <w:t>IN</w:t>
            </w:r>
          </w:p>
        </w:tc>
        <w:tc>
          <w:tcPr>
            <w:tcW w:w="2339" w:type="dxa"/>
          </w:tcPr>
          <w:p w14:paraId="78BA9091" w14:textId="77777777" w:rsidR="00D9457B" w:rsidRDefault="00CF5763">
            <w:pPr>
              <w:spacing w:before="0" w:after="0"/>
              <w:ind w:firstLine="0"/>
              <w:jc w:val="left"/>
              <w:textAlignment w:val="top"/>
            </w:pPr>
            <w:r>
              <w:t>VARCHAR2</w:t>
            </w:r>
          </w:p>
        </w:tc>
        <w:tc>
          <w:tcPr>
            <w:tcW w:w="2339" w:type="dxa"/>
          </w:tcPr>
          <w:p w14:paraId="284914EC" w14:textId="77777777" w:rsidR="00D9457B" w:rsidRDefault="00CF5763">
            <w:pPr>
              <w:spacing w:before="0" w:after="0"/>
              <w:ind w:firstLine="0"/>
              <w:jc w:val="left"/>
              <w:textAlignment w:val="top"/>
            </w:pPr>
            <w:r>
              <w:t>Mã định danh request</w:t>
            </w:r>
          </w:p>
        </w:tc>
      </w:tr>
      <w:tr w:rsidR="00D9457B" w14:paraId="1BF3BFD3" w14:textId="77777777" w:rsidTr="00D9457B">
        <w:trPr>
          <w:cantSplit/>
        </w:trPr>
        <w:tc>
          <w:tcPr>
            <w:tcW w:w="2339" w:type="dxa"/>
          </w:tcPr>
          <w:p w14:paraId="1FF381C1" w14:textId="77777777" w:rsidR="00D9457B" w:rsidRDefault="00CF5763">
            <w:pPr>
              <w:spacing w:before="0" w:after="0"/>
              <w:ind w:firstLine="0"/>
              <w:jc w:val="left"/>
              <w:textAlignment w:val="top"/>
            </w:pPr>
            <w:r>
              <w:t>i_reqTime</w:t>
            </w:r>
          </w:p>
        </w:tc>
        <w:tc>
          <w:tcPr>
            <w:tcW w:w="2339" w:type="dxa"/>
          </w:tcPr>
          <w:p w14:paraId="5BC59F0E" w14:textId="77777777" w:rsidR="00D9457B" w:rsidRDefault="00CF5763">
            <w:pPr>
              <w:spacing w:before="0" w:after="0"/>
              <w:ind w:firstLine="0"/>
              <w:jc w:val="left"/>
              <w:textAlignment w:val="top"/>
            </w:pPr>
            <w:r>
              <w:t>IN</w:t>
            </w:r>
          </w:p>
        </w:tc>
        <w:tc>
          <w:tcPr>
            <w:tcW w:w="2339" w:type="dxa"/>
          </w:tcPr>
          <w:p w14:paraId="4773C30A" w14:textId="77777777" w:rsidR="00D9457B" w:rsidRDefault="00CF5763">
            <w:pPr>
              <w:spacing w:before="0" w:after="0"/>
              <w:ind w:firstLine="0"/>
              <w:jc w:val="left"/>
              <w:textAlignment w:val="top"/>
            </w:pPr>
            <w:r>
              <w:t>VARCHAR2</w:t>
            </w:r>
          </w:p>
        </w:tc>
        <w:tc>
          <w:tcPr>
            <w:tcW w:w="2339" w:type="dxa"/>
          </w:tcPr>
          <w:p w14:paraId="3F0E2023" w14:textId="77777777" w:rsidR="00D9457B" w:rsidRDefault="00CF5763">
            <w:pPr>
              <w:spacing w:before="0" w:after="0"/>
              <w:ind w:firstLine="0"/>
              <w:jc w:val="left"/>
              <w:textAlignment w:val="top"/>
            </w:pPr>
            <w:r>
              <w:t>Thời gian request</w:t>
            </w:r>
          </w:p>
        </w:tc>
      </w:tr>
      <w:tr w:rsidR="00D9457B" w14:paraId="0359260C" w14:textId="77777777" w:rsidTr="00D9457B">
        <w:trPr>
          <w:cantSplit/>
        </w:trPr>
        <w:tc>
          <w:tcPr>
            <w:tcW w:w="2339" w:type="dxa"/>
          </w:tcPr>
          <w:p w14:paraId="7112C4B6" w14:textId="77777777" w:rsidR="00D9457B" w:rsidRDefault="00CF5763">
            <w:pPr>
              <w:spacing w:before="0" w:after="0"/>
              <w:ind w:firstLine="0"/>
              <w:jc w:val="left"/>
              <w:textAlignment w:val="top"/>
            </w:pPr>
            <w:r>
              <w:t>i_reqChannel</w:t>
            </w:r>
          </w:p>
        </w:tc>
        <w:tc>
          <w:tcPr>
            <w:tcW w:w="2339" w:type="dxa"/>
          </w:tcPr>
          <w:p w14:paraId="781169C2" w14:textId="77777777" w:rsidR="00D9457B" w:rsidRDefault="00CF5763">
            <w:pPr>
              <w:spacing w:before="0" w:after="0"/>
              <w:ind w:firstLine="0"/>
              <w:jc w:val="left"/>
              <w:textAlignment w:val="top"/>
            </w:pPr>
            <w:r>
              <w:t>IN</w:t>
            </w:r>
          </w:p>
        </w:tc>
        <w:tc>
          <w:tcPr>
            <w:tcW w:w="2339" w:type="dxa"/>
          </w:tcPr>
          <w:p w14:paraId="4F132A31" w14:textId="77777777" w:rsidR="00D9457B" w:rsidRDefault="00CF5763">
            <w:pPr>
              <w:spacing w:before="0" w:after="0"/>
              <w:ind w:firstLine="0"/>
              <w:jc w:val="left"/>
              <w:textAlignment w:val="top"/>
            </w:pPr>
            <w:r>
              <w:t>VARCHAR2</w:t>
            </w:r>
          </w:p>
        </w:tc>
        <w:tc>
          <w:tcPr>
            <w:tcW w:w="2339" w:type="dxa"/>
          </w:tcPr>
          <w:p w14:paraId="2D46773D" w14:textId="77777777" w:rsidR="00D9457B" w:rsidRDefault="00CF5763">
            <w:pPr>
              <w:spacing w:before="0" w:after="0"/>
              <w:ind w:firstLine="0"/>
              <w:jc w:val="left"/>
              <w:textAlignment w:val="top"/>
            </w:pPr>
            <w:r>
              <w:t>Kênh gửi request</w:t>
            </w:r>
          </w:p>
        </w:tc>
      </w:tr>
      <w:tr w:rsidR="00D9457B" w14:paraId="2DC19AAD" w14:textId="77777777" w:rsidTr="00D9457B">
        <w:trPr>
          <w:cantSplit/>
        </w:trPr>
        <w:tc>
          <w:tcPr>
            <w:tcW w:w="2339" w:type="dxa"/>
          </w:tcPr>
          <w:p w14:paraId="0E154765" w14:textId="77777777" w:rsidR="00D9457B" w:rsidRDefault="00CF5763">
            <w:pPr>
              <w:spacing w:before="0" w:after="0"/>
              <w:ind w:firstLine="0"/>
              <w:jc w:val="left"/>
              <w:textAlignment w:val="top"/>
            </w:pPr>
            <w:r>
              <w:t>i_cardId</w:t>
            </w:r>
          </w:p>
        </w:tc>
        <w:tc>
          <w:tcPr>
            <w:tcW w:w="2339" w:type="dxa"/>
          </w:tcPr>
          <w:p w14:paraId="6160A789" w14:textId="77777777" w:rsidR="00D9457B" w:rsidRDefault="00CF5763">
            <w:pPr>
              <w:spacing w:before="0" w:after="0"/>
              <w:ind w:firstLine="0"/>
              <w:jc w:val="left"/>
              <w:textAlignment w:val="top"/>
            </w:pPr>
            <w:r>
              <w:t>IN</w:t>
            </w:r>
          </w:p>
        </w:tc>
        <w:tc>
          <w:tcPr>
            <w:tcW w:w="2339" w:type="dxa"/>
          </w:tcPr>
          <w:p w14:paraId="5408154D" w14:textId="77777777" w:rsidR="00D9457B" w:rsidRDefault="00CF5763">
            <w:pPr>
              <w:spacing w:before="0" w:after="0"/>
              <w:ind w:firstLine="0"/>
              <w:jc w:val="left"/>
              <w:textAlignment w:val="top"/>
            </w:pPr>
            <w:r>
              <w:t>VARCHAR2</w:t>
            </w:r>
          </w:p>
        </w:tc>
        <w:tc>
          <w:tcPr>
            <w:tcW w:w="2339" w:type="dxa"/>
          </w:tcPr>
          <w:p w14:paraId="5525FF57" w14:textId="77777777" w:rsidR="00D9457B" w:rsidRDefault="00CF5763">
            <w:pPr>
              <w:spacing w:before="0" w:after="0"/>
              <w:ind w:firstLine="0"/>
              <w:jc w:val="left"/>
              <w:textAlignment w:val="top"/>
            </w:pPr>
            <w:r>
              <w:t>Id thẻ</w:t>
            </w:r>
          </w:p>
        </w:tc>
      </w:tr>
      <w:tr w:rsidR="00D9457B" w14:paraId="75E0FF0B" w14:textId="77777777" w:rsidTr="00D9457B">
        <w:trPr>
          <w:cantSplit/>
        </w:trPr>
        <w:tc>
          <w:tcPr>
            <w:tcW w:w="2339" w:type="dxa"/>
          </w:tcPr>
          <w:p w14:paraId="7757B22A" w14:textId="77777777" w:rsidR="00D9457B" w:rsidRDefault="00CF5763">
            <w:pPr>
              <w:spacing w:before="0" w:after="0"/>
              <w:ind w:firstLine="0"/>
              <w:jc w:val="left"/>
              <w:textAlignment w:val="top"/>
            </w:pPr>
            <w:r>
              <w:t>i_cif</w:t>
            </w:r>
          </w:p>
        </w:tc>
        <w:tc>
          <w:tcPr>
            <w:tcW w:w="2339" w:type="dxa"/>
          </w:tcPr>
          <w:p w14:paraId="7A5AF4DC" w14:textId="77777777" w:rsidR="00D9457B" w:rsidRDefault="00CF5763">
            <w:pPr>
              <w:spacing w:before="0" w:after="0"/>
              <w:ind w:firstLine="0"/>
              <w:jc w:val="left"/>
              <w:textAlignment w:val="top"/>
            </w:pPr>
            <w:r>
              <w:t>IN</w:t>
            </w:r>
          </w:p>
        </w:tc>
        <w:tc>
          <w:tcPr>
            <w:tcW w:w="2339" w:type="dxa"/>
          </w:tcPr>
          <w:p w14:paraId="0E7082A7" w14:textId="77777777" w:rsidR="00D9457B" w:rsidRDefault="00CF5763">
            <w:pPr>
              <w:spacing w:before="0" w:after="0"/>
              <w:ind w:firstLine="0"/>
              <w:jc w:val="left"/>
              <w:textAlignment w:val="top"/>
            </w:pPr>
            <w:r>
              <w:t>VARCHAR2</w:t>
            </w:r>
          </w:p>
        </w:tc>
        <w:tc>
          <w:tcPr>
            <w:tcW w:w="2339" w:type="dxa"/>
          </w:tcPr>
          <w:p w14:paraId="0D50F559" w14:textId="77777777" w:rsidR="00D9457B" w:rsidRDefault="00CF5763">
            <w:pPr>
              <w:spacing w:before="0" w:after="0"/>
              <w:ind w:firstLine="0"/>
              <w:jc w:val="left"/>
              <w:textAlignment w:val="top"/>
            </w:pPr>
            <w:r>
              <w:t>Số CIF khách hàng (tùy chọn)</w:t>
            </w:r>
          </w:p>
        </w:tc>
      </w:tr>
      <w:tr w:rsidR="00D9457B" w14:paraId="46EA5987" w14:textId="77777777" w:rsidTr="00D9457B">
        <w:trPr>
          <w:cantSplit/>
        </w:trPr>
        <w:tc>
          <w:tcPr>
            <w:tcW w:w="2339" w:type="dxa"/>
          </w:tcPr>
          <w:p w14:paraId="53A52D2D" w14:textId="77777777" w:rsidR="00D9457B" w:rsidRDefault="00CF5763">
            <w:pPr>
              <w:spacing w:before="0" w:after="0"/>
              <w:ind w:firstLine="0"/>
              <w:jc w:val="left"/>
              <w:textAlignment w:val="top"/>
            </w:pPr>
            <w:r>
              <w:t>o_errorCode</w:t>
            </w:r>
          </w:p>
        </w:tc>
        <w:tc>
          <w:tcPr>
            <w:tcW w:w="2339" w:type="dxa"/>
          </w:tcPr>
          <w:p w14:paraId="02C2EBA5" w14:textId="77777777" w:rsidR="00D9457B" w:rsidRDefault="00CF5763">
            <w:pPr>
              <w:spacing w:before="0" w:after="0"/>
              <w:ind w:firstLine="0"/>
              <w:jc w:val="left"/>
              <w:textAlignment w:val="top"/>
            </w:pPr>
            <w:r>
              <w:t>OUT</w:t>
            </w:r>
          </w:p>
        </w:tc>
        <w:tc>
          <w:tcPr>
            <w:tcW w:w="2339" w:type="dxa"/>
          </w:tcPr>
          <w:p w14:paraId="0AD6D9AF" w14:textId="77777777" w:rsidR="00D9457B" w:rsidRDefault="00CF5763">
            <w:pPr>
              <w:spacing w:before="0" w:after="0"/>
              <w:ind w:firstLine="0"/>
              <w:jc w:val="left"/>
              <w:textAlignment w:val="top"/>
            </w:pPr>
            <w:r>
              <w:t>VARCHAR2</w:t>
            </w:r>
          </w:p>
        </w:tc>
        <w:tc>
          <w:tcPr>
            <w:tcW w:w="2339" w:type="dxa"/>
          </w:tcPr>
          <w:p w14:paraId="6F69BFA7" w14:textId="77777777" w:rsidR="00D9457B" w:rsidRDefault="00CF5763">
            <w:pPr>
              <w:spacing w:before="0" w:after="0"/>
              <w:ind w:firstLine="0"/>
              <w:jc w:val="left"/>
              <w:textAlignment w:val="top"/>
            </w:pPr>
            <w:r>
              <w:t>Mã kết quả xử lý (00=thành công)</w:t>
            </w:r>
          </w:p>
        </w:tc>
      </w:tr>
      <w:tr w:rsidR="00D9457B" w14:paraId="52B760F6" w14:textId="77777777" w:rsidTr="00D9457B">
        <w:trPr>
          <w:cantSplit/>
        </w:trPr>
        <w:tc>
          <w:tcPr>
            <w:tcW w:w="2339" w:type="dxa"/>
          </w:tcPr>
          <w:p w14:paraId="277961F1" w14:textId="77777777" w:rsidR="00D9457B" w:rsidRDefault="00CF5763">
            <w:pPr>
              <w:spacing w:before="0" w:after="0"/>
              <w:ind w:firstLine="0"/>
              <w:jc w:val="left"/>
              <w:textAlignment w:val="top"/>
            </w:pPr>
            <w:r>
              <w:t>o_errorDesc</w:t>
            </w:r>
          </w:p>
        </w:tc>
        <w:tc>
          <w:tcPr>
            <w:tcW w:w="2339" w:type="dxa"/>
          </w:tcPr>
          <w:p w14:paraId="76AF227B" w14:textId="77777777" w:rsidR="00D9457B" w:rsidRDefault="00CF5763">
            <w:pPr>
              <w:spacing w:before="0" w:after="0"/>
              <w:ind w:firstLine="0"/>
              <w:jc w:val="left"/>
              <w:textAlignment w:val="top"/>
            </w:pPr>
            <w:r>
              <w:t>OUT</w:t>
            </w:r>
          </w:p>
        </w:tc>
        <w:tc>
          <w:tcPr>
            <w:tcW w:w="2339" w:type="dxa"/>
          </w:tcPr>
          <w:p w14:paraId="37CAB0E9" w14:textId="77777777" w:rsidR="00D9457B" w:rsidRDefault="00CF5763">
            <w:pPr>
              <w:spacing w:before="0" w:after="0"/>
              <w:ind w:firstLine="0"/>
              <w:jc w:val="left"/>
              <w:textAlignment w:val="top"/>
            </w:pPr>
            <w:r>
              <w:t>VARCHAR2</w:t>
            </w:r>
          </w:p>
        </w:tc>
        <w:tc>
          <w:tcPr>
            <w:tcW w:w="2339" w:type="dxa"/>
          </w:tcPr>
          <w:p w14:paraId="75F1A798" w14:textId="77777777" w:rsidR="00D9457B" w:rsidRDefault="00CF5763">
            <w:pPr>
              <w:spacing w:before="0" w:after="0"/>
              <w:ind w:firstLine="0"/>
              <w:jc w:val="left"/>
              <w:textAlignment w:val="top"/>
            </w:pPr>
            <w:r>
              <w:t>Mô tả kết quả/lỗi</w:t>
            </w:r>
          </w:p>
        </w:tc>
      </w:tr>
      <w:tr w:rsidR="00D9457B" w14:paraId="02CEFC88" w14:textId="77777777" w:rsidTr="00D9457B">
        <w:trPr>
          <w:cantSplit/>
        </w:trPr>
        <w:tc>
          <w:tcPr>
            <w:tcW w:w="2339" w:type="dxa"/>
          </w:tcPr>
          <w:p w14:paraId="600FA930" w14:textId="77777777" w:rsidR="00D9457B" w:rsidRDefault="00CF5763">
            <w:pPr>
              <w:spacing w:before="0" w:after="0"/>
              <w:ind w:firstLine="0"/>
              <w:jc w:val="left"/>
              <w:textAlignment w:val="top"/>
            </w:pPr>
            <w:r>
              <w:lastRenderedPageBreak/>
              <w:t>o_result</w:t>
            </w:r>
          </w:p>
        </w:tc>
        <w:tc>
          <w:tcPr>
            <w:tcW w:w="2339" w:type="dxa"/>
          </w:tcPr>
          <w:p w14:paraId="53DA7EE3" w14:textId="77777777" w:rsidR="00D9457B" w:rsidRDefault="00CF5763">
            <w:pPr>
              <w:spacing w:before="0" w:after="0"/>
              <w:ind w:firstLine="0"/>
              <w:jc w:val="left"/>
              <w:textAlignment w:val="top"/>
            </w:pPr>
            <w:r>
              <w:t>OUT</w:t>
            </w:r>
          </w:p>
        </w:tc>
        <w:tc>
          <w:tcPr>
            <w:tcW w:w="2339" w:type="dxa"/>
          </w:tcPr>
          <w:p w14:paraId="0042AC40" w14:textId="77777777" w:rsidR="00D9457B" w:rsidRDefault="00CF5763">
            <w:pPr>
              <w:spacing w:before="0" w:after="0"/>
              <w:ind w:firstLine="0"/>
              <w:jc w:val="left"/>
              <w:textAlignment w:val="top"/>
            </w:pPr>
            <w:r>
              <w:t>SYS_REFCURSOR</w:t>
            </w:r>
          </w:p>
        </w:tc>
        <w:tc>
          <w:tcPr>
            <w:tcW w:w="2339" w:type="dxa"/>
          </w:tcPr>
          <w:p w14:paraId="18D6C84D" w14:textId="77777777" w:rsidR="00D9457B" w:rsidRDefault="00CF5763">
            <w:pPr>
              <w:spacing w:before="0" w:after="0"/>
              <w:ind w:firstLine="0"/>
              <w:jc w:val="left"/>
              <w:textAlignment w:val="top"/>
            </w:pPr>
            <w:r>
              <w:t>Con trỏ kết quả chi tiết thẻ (card_id, card_status, product_number, customer_number, card_clear, card_mask, card_expiry, cardholder_name)</w:t>
            </w:r>
          </w:p>
        </w:tc>
      </w:tr>
    </w:tbl>
    <w:p w14:paraId="59BAA4FC" w14:textId="77777777" w:rsidR="00D9457B" w:rsidRDefault="00CF5763">
      <w:pPr>
        <w:pStyle w:val="Heading4"/>
      </w:pPr>
      <w:r>
        <w:rPr>
          <w:rFonts w:eastAsia="Times New Roman" w:cs="Times New Roman"/>
        </w:rPr>
        <w:t>CTM.SP_CTM_getCardDetailByCardClear</w:t>
      </w:r>
    </w:p>
    <w:p w14:paraId="685830B1" w14:textId="77777777" w:rsidR="00D9457B" w:rsidRDefault="00CF5763">
      <w:r>
        <w:t>Lấy thông tin thẻ theo số thẻ dạng clear (PAN).</w:t>
      </w:r>
    </w:p>
    <w:tbl>
      <w:tblPr>
        <w:tblStyle w:val="TableGrid"/>
        <w:tblW w:w="0" w:type="auto"/>
        <w:tblLook w:val="04A0" w:firstRow="1" w:lastRow="0" w:firstColumn="1" w:lastColumn="0" w:noHBand="0" w:noVBand="1"/>
      </w:tblPr>
      <w:tblGrid>
        <w:gridCol w:w="2337"/>
        <w:gridCol w:w="2336"/>
        <w:gridCol w:w="2337"/>
        <w:gridCol w:w="2337"/>
      </w:tblGrid>
      <w:tr w:rsidR="00D9457B" w14:paraId="4668F2E5" w14:textId="77777777" w:rsidTr="00D9457B">
        <w:trPr>
          <w:cnfStyle w:val="100000000000" w:firstRow="1" w:lastRow="0" w:firstColumn="0" w:lastColumn="0" w:oddVBand="0" w:evenVBand="0" w:oddHBand="0" w:evenHBand="0" w:firstRowFirstColumn="0" w:firstRowLastColumn="0" w:lastRowFirstColumn="0" w:lastRowLastColumn="0"/>
        </w:trPr>
        <w:tc>
          <w:tcPr>
            <w:tcW w:w="2339" w:type="dxa"/>
            <w:shd w:val="clear" w:color="auto" w:fill="D9EAF7"/>
            <w:vAlign w:val="top"/>
          </w:tcPr>
          <w:p w14:paraId="1A50F4DB" w14:textId="77777777" w:rsidR="00D9457B" w:rsidRDefault="00CF5763">
            <w:pPr>
              <w:spacing w:before="0" w:after="0"/>
              <w:ind w:firstLine="0"/>
              <w:jc w:val="left"/>
              <w:textAlignment w:val="top"/>
            </w:pPr>
            <w:r>
              <w:t>Field Name</w:t>
            </w:r>
          </w:p>
        </w:tc>
        <w:tc>
          <w:tcPr>
            <w:tcW w:w="2339" w:type="dxa"/>
            <w:shd w:val="clear" w:color="auto" w:fill="D9EAF7"/>
            <w:vAlign w:val="top"/>
          </w:tcPr>
          <w:p w14:paraId="2ECE4762" w14:textId="77777777" w:rsidR="00D9457B" w:rsidRDefault="00CF5763">
            <w:pPr>
              <w:spacing w:before="0" w:after="0"/>
              <w:ind w:firstLine="0"/>
              <w:jc w:val="left"/>
              <w:textAlignment w:val="top"/>
            </w:pPr>
            <w:r>
              <w:t>Type (In/Out)</w:t>
            </w:r>
          </w:p>
        </w:tc>
        <w:tc>
          <w:tcPr>
            <w:tcW w:w="2339" w:type="dxa"/>
            <w:shd w:val="clear" w:color="auto" w:fill="D9EAF7"/>
            <w:vAlign w:val="top"/>
          </w:tcPr>
          <w:p w14:paraId="3A953B91" w14:textId="77777777" w:rsidR="00D9457B" w:rsidRDefault="00CF5763">
            <w:pPr>
              <w:spacing w:before="0" w:after="0"/>
              <w:ind w:firstLine="0"/>
              <w:jc w:val="left"/>
              <w:textAlignment w:val="top"/>
            </w:pPr>
            <w:r>
              <w:t>Data Type</w:t>
            </w:r>
          </w:p>
        </w:tc>
        <w:tc>
          <w:tcPr>
            <w:tcW w:w="2339" w:type="dxa"/>
            <w:shd w:val="clear" w:color="auto" w:fill="D9EAF7"/>
            <w:vAlign w:val="top"/>
          </w:tcPr>
          <w:p w14:paraId="0A1AEFAA" w14:textId="77777777" w:rsidR="00D9457B" w:rsidRDefault="00CF5763">
            <w:pPr>
              <w:spacing w:before="0" w:after="0"/>
              <w:ind w:firstLine="0"/>
              <w:jc w:val="left"/>
              <w:textAlignment w:val="top"/>
            </w:pPr>
            <w:r>
              <w:t>Description</w:t>
            </w:r>
          </w:p>
        </w:tc>
      </w:tr>
      <w:tr w:rsidR="00D9457B" w14:paraId="366AB748" w14:textId="77777777" w:rsidTr="00D9457B">
        <w:trPr>
          <w:cantSplit/>
        </w:trPr>
        <w:tc>
          <w:tcPr>
            <w:tcW w:w="2339" w:type="dxa"/>
          </w:tcPr>
          <w:p w14:paraId="433B267D" w14:textId="77777777" w:rsidR="00D9457B" w:rsidRDefault="00CF5763">
            <w:pPr>
              <w:spacing w:before="0" w:after="0"/>
              <w:ind w:firstLine="0"/>
              <w:jc w:val="left"/>
              <w:textAlignment w:val="top"/>
            </w:pPr>
            <w:r>
              <w:t>i_reqId</w:t>
            </w:r>
          </w:p>
        </w:tc>
        <w:tc>
          <w:tcPr>
            <w:tcW w:w="2339" w:type="dxa"/>
          </w:tcPr>
          <w:p w14:paraId="4F406772" w14:textId="77777777" w:rsidR="00D9457B" w:rsidRDefault="00CF5763">
            <w:pPr>
              <w:spacing w:before="0" w:after="0"/>
              <w:ind w:firstLine="0"/>
              <w:jc w:val="left"/>
              <w:textAlignment w:val="top"/>
            </w:pPr>
            <w:r>
              <w:t>IN</w:t>
            </w:r>
          </w:p>
        </w:tc>
        <w:tc>
          <w:tcPr>
            <w:tcW w:w="2339" w:type="dxa"/>
          </w:tcPr>
          <w:p w14:paraId="74CD58AD" w14:textId="77777777" w:rsidR="00D9457B" w:rsidRDefault="00CF5763">
            <w:pPr>
              <w:spacing w:before="0" w:after="0"/>
              <w:ind w:firstLine="0"/>
              <w:jc w:val="left"/>
              <w:textAlignment w:val="top"/>
            </w:pPr>
            <w:r>
              <w:t>VARCHAR2</w:t>
            </w:r>
          </w:p>
        </w:tc>
        <w:tc>
          <w:tcPr>
            <w:tcW w:w="2339" w:type="dxa"/>
          </w:tcPr>
          <w:p w14:paraId="04CFE401" w14:textId="77777777" w:rsidR="00D9457B" w:rsidRDefault="00CF5763">
            <w:pPr>
              <w:spacing w:before="0" w:after="0"/>
              <w:ind w:firstLine="0"/>
              <w:jc w:val="left"/>
              <w:textAlignment w:val="top"/>
            </w:pPr>
            <w:r>
              <w:t>Mã định danh request</w:t>
            </w:r>
          </w:p>
        </w:tc>
      </w:tr>
      <w:tr w:rsidR="00D9457B" w14:paraId="774576FF" w14:textId="77777777" w:rsidTr="00D9457B">
        <w:trPr>
          <w:cantSplit/>
        </w:trPr>
        <w:tc>
          <w:tcPr>
            <w:tcW w:w="2339" w:type="dxa"/>
          </w:tcPr>
          <w:p w14:paraId="3706127C" w14:textId="77777777" w:rsidR="00D9457B" w:rsidRDefault="00CF5763">
            <w:pPr>
              <w:spacing w:before="0" w:after="0"/>
              <w:ind w:firstLine="0"/>
              <w:jc w:val="left"/>
              <w:textAlignment w:val="top"/>
            </w:pPr>
            <w:r>
              <w:t>i_reqTime</w:t>
            </w:r>
          </w:p>
        </w:tc>
        <w:tc>
          <w:tcPr>
            <w:tcW w:w="2339" w:type="dxa"/>
          </w:tcPr>
          <w:p w14:paraId="7EFFE3E7" w14:textId="77777777" w:rsidR="00D9457B" w:rsidRDefault="00CF5763">
            <w:pPr>
              <w:spacing w:before="0" w:after="0"/>
              <w:ind w:firstLine="0"/>
              <w:jc w:val="left"/>
              <w:textAlignment w:val="top"/>
            </w:pPr>
            <w:r>
              <w:t>IN</w:t>
            </w:r>
          </w:p>
        </w:tc>
        <w:tc>
          <w:tcPr>
            <w:tcW w:w="2339" w:type="dxa"/>
          </w:tcPr>
          <w:p w14:paraId="39D71259" w14:textId="77777777" w:rsidR="00D9457B" w:rsidRDefault="00CF5763">
            <w:pPr>
              <w:spacing w:before="0" w:after="0"/>
              <w:ind w:firstLine="0"/>
              <w:jc w:val="left"/>
              <w:textAlignment w:val="top"/>
            </w:pPr>
            <w:r>
              <w:t>VARCHAR2</w:t>
            </w:r>
          </w:p>
        </w:tc>
        <w:tc>
          <w:tcPr>
            <w:tcW w:w="2339" w:type="dxa"/>
          </w:tcPr>
          <w:p w14:paraId="0AE7BCDF" w14:textId="77777777" w:rsidR="00D9457B" w:rsidRDefault="00CF5763">
            <w:pPr>
              <w:spacing w:before="0" w:after="0"/>
              <w:ind w:firstLine="0"/>
              <w:jc w:val="left"/>
              <w:textAlignment w:val="top"/>
            </w:pPr>
            <w:r>
              <w:t>Thời gian request</w:t>
            </w:r>
          </w:p>
        </w:tc>
      </w:tr>
      <w:tr w:rsidR="00D9457B" w14:paraId="1ECB4C4F" w14:textId="77777777" w:rsidTr="00D9457B">
        <w:trPr>
          <w:cantSplit/>
        </w:trPr>
        <w:tc>
          <w:tcPr>
            <w:tcW w:w="2339" w:type="dxa"/>
          </w:tcPr>
          <w:p w14:paraId="3EF3197C" w14:textId="77777777" w:rsidR="00D9457B" w:rsidRDefault="00CF5763">
            <w:pPr>
              <w:spacing w:before="0" w:after="0"/>
              <w:ind w:firstLine="0"/>
              <w:jc w:val="left"/>
              <w:textAlignment w:val="top"/>
            </w:pPr>
            <w:r>
              <w:t>i_reqChannel</w:t>
            </w:r>
          </w:p>
        </w:tc>
        <w:tc>
          <w:tcPr>
            <w:tcW w:w="2339" w:type="dxa"/>
          </w:tcPr>
          <w:p w14:paraId="0F2585D6" w14:textId="77777777" w:rsidR="00D9457B" w:rsidRDefault="00CF5763">
            <w:pPr>
              <w:spacing w:before="0" w:after="0"/>
              <w:ind w:firstLine="0"/>
              <w:jc w:val="left"/>
              <w:textAlignment w:val="top"/>
            </w:pPr>
            <w:r>
              <w:t>IN</w:t>
            </w:r>
          </w:p>
        </w:tc>
        <w:tc>
          <w:tcPr>
            <w:tcW w:w="2339" w:type="dxa"/>
          </w:tcPr>
          <w:p w14:paraId="2D8C29C7" w14:textId="77777777" w:rsidR="00D9457B" w:rsidRDefault="00CF5763">
            <w:pPr>
              <w:spacing w:before="0" w:after="0"/>
              <w:ind w:firstLine="0"/>
              <w:jc w:val="left"/>
              <w:textAlignment w:val="top"/>
            </w:pPr>
            <w:r>
              <w:t>VARCHAR2</w:t>
            </w:r>
          </w:p>
        </w:tc>
        <w:tc>
          <w:tcPr>
            <w:tcW w:w="2339" w:type="dxa"/>
          </w:tcPr>
          <w:p w14:paraId="752B7242" w14:textId="77777777" w:rsidR="00D9457B" w:rsidRDefault="00CF5763">
            <w:pPr>
              <w:spacing w:before="0" w:after="0"/>
              <w:ind w:firstLine="0"/>
              <w:jc w:val="left"/>
              <w:textAlignment w:val="top"/>
            </w:pPr>
            <w:r>
              <w:t>Kênh gửi request</w:t>
            </w:r>
          </w:p>
        </w:tc>
      </w:tr>
      <w:tr w:rsidR="00D9457B" w14:paraId="56131773" w14:textId="77777777" w:rsidTr="00D9457B">
        <w:trPr>
          <w:cantSplit/>
        </w:trPr>
        <w:tc>
          <w:tcPr>
            <w:tcW w:w="2339" w:type="dxa"/>
          </w:tcPr>
          <w:p w14:paraId="783B2FC3" w14:textId="77777777" w:rsidR="00D9457B" w:rsidRDefault="00CF5763">
            <w:pPr>
              <w:spacing w:before="0" w:after="0"/>
              <w:ind w:firstLine="0"/>
              <w:jc w:val="left"/>
              <w:textAlignment w:val="top"/>
            </w:pPr>
            <w:r>
              <w:t>i_cardNo</w:t>
            </w:r>
          </w:p>
        </w:tc>
        <w:tc>
          <w:tcPr>
            <w:tcW w:w="2339" w:type="dxa"/>
          </w:tcPr>
          <w:p w14:paraId="11A44D78" w14:textId="77777777" w:rsidR="00D9457B" w:rsidRDefault="00CF5763">
            <w:pPr>
              <w:spacing w:before="0" w:after="0"/>
              <w:ind w:firstLine="0"/>
              <w:jc w:val="left"/>
              <w:textAlignment w:val="top"/>
            </w:pPr>
            <w:r>
              <w:t>IN</w:t>
            </w:r>
          </w:p>
        </w:tc>
        <w:tc>
          <w:tcPr>
            <w:tcW w:w="2339" w:type="dxa"/>
          </w:tcPr>
          <w:p w14:paraId="673CB15C" w14:textId="77777777" w:rsidR="00D9457B" w:rsidRDefault="00CF5763">
            <w:pPr>
              <w:spacing w:before="0" w:after="0"/>
              <w:ind w:firstLine="0"/>
              <w:jc w:val="left"/>
              <w:textAlignment w:val="top"/>
            </w:pPr>
            <w:r>
              <w:t>VARCHAR2</w:t>
            </w:r>
          </w:p>
        </w:tc>
        <w:tc>
          <w:tcPr>
            <w:tcW w:w="2339" w:type="dxa"/>
          </w:tcPr>
          <w:p w14:paraId="1E6CFC2D" w14:textId="77777777" w:rsidR="00D9457B" w:rsidRDefault="00CF5763">
            <w:pPr>
              <w:spacing w:before="0" w:after="0"/>
              <w:ind w:firstLine="0"/>
              <w:jc w:val="left"/>
              <w:textAlignment w:val="top"/>
            </w:pPr>
            <w:r>
              <w:t>Số thẻ (clear/PAN)</w:t>
            </w:r>
          </w:p>
        </w:tc>
      </w:tr>
      <w:tr w:rsidR="00D9457B" w14:paraId="505F4759" w14:textId="77777777" w:rsidTr="00D9457B">
        <w:trPr>
          <w:cantSplit/>
        </w:trPr>
        <w:tc>
          <w:tcPr>
            <w:tcW w:w="2339" w:type="dxa"/>
          </w:tcPr>
          <w:p w14:paraId="35776D19" w14:textId="77777777" w:rsidR="00D9457B" w:rsidRDefault="00CF5763">
            <w:pPr>
              <w:spacing w:before="0" w:after="0"/>
              <w:ind w:firstLine="0"/>
              <w:jc w:val="left"/>
              <w:textAlignment w:val="top"/>
            </w:pPr>
            <w:r>
              <w:t>o_errorCode</w:t>
            </w:r>
          </w:p>
        </w:tc>
        <w:tc>
          <w:tcPr>
            <w:tcW w:w="2339" w:type="dxa"/>
          </w:tcPr>
          <w:p w14:paraId="41A11526" w14:textId="77777777" w:rsidR="00D9457B" w:rsidRDefault="00CF5763">
            <w:pPr>
              <w:spacing w:before="0" w:after="0"/>
              <w:ind w:firstLine="0"/>
              <w:jc w:val="left"/>
              <w:textAlignment w:val="top"/>
            </w:pPr>
            <w:r>
              <w:t>OUT</w:t>
            </w:r>
          </w:p>
        </w:tc>
        <w:tc>
          <w:tcPr>
            <w:tcW w:w="2339" w:type="dxa"/>
          </w:tcPr>
          <w:p w14:paraId="5BB52E11" w14:textId="77777777" w:rsidR="00D9457B" w:rsidRDefault="00CF5763">
            <w:pPr>
              <w:spacing w:before="0" w:after="0"/>
              <w:ind w:firstLine="0"/>
              <w:jc w:val="left"/>
              <w:textAlignment w:val="top"/>
            </w:pPr>
            <w:r>
              <w:t>VARCHAR2</w:t>
            </w:r>
          </w:p>
        </w:tc>
        <w:tc>
          <w:tcPr>
            <w:tcW w:w="2339" w:type="dxa"/>
          </w:tcPr>
          <w:p w14:paraId="50B52528" w14:textId="77777777" w:rsidR="00D9457B" w:rsidRDefault="00CF5763">
            <w:pPr>
              <w:spacing w:before="0" w:after="0"/>
              <w:ind w:firstLine="0"/>
              <w:jc w:val="left"/>
              <w:textAlignment w:val="top"/>
            </w:pPr>
            <w:r>
              <w:t>Mã kết quả xử lý (00=thành công)</w:t>
            </w:r>
          </w:p>
        </w:tc>
      </w:tr>
      <w:tr w:rsidR="00D9457B" w14:paraId="76CA6B68" w14:textId="77777777" w:rsidTr="00D9457B">
        <w:trPr>
          <w:cantSplit/>
        </w:trPr>
        <w:tc>
          <w:tcPr>
            <w:tcW w:w="2339" w:type="dxa"/>
          </w:tcPr>
          <w:p w14:paraId="7240F6AC" w14:textId="77777777" w:rsidR="00D9457B" w:rsidRDefault="00CF5763">
            <w:pPr>
              <w:spacing w:before="0" w:after="0"/>
              <w:ind w:firstLine="0"/>
              <w:jc w:val="left"/>
              <w:textAlignment w:val="top"/>
            </w:pPr>
            <w:r>
              <w:t>o_errorDesc</w:t>
            </w:r>
          </w:p>
        </w:tc>
        <w:tc>
          <w:tcPr>
            <w:tcW w:w="2339" w:type="dxa"/>
          </w:tcPr>
          <w:p w14:paraId="4144206B" w14:textId="77777777" w:rsidR="00D9457B" w:rsidRDefault="00CF5763">
            <w:pPr>
              <w:spacing w:before="0" w:after="0"/>
              <w:ind w:firstLine="0"/>
              <w:jc w:val="left"/>
              <w:textAlignment w:val="top"/>
            </w:pPr>
            <w:r>
              <w:t>OUT</w:t>
            </w:r>
          </w:p>
        </w:tc>
        <w:tc>
          <w:tcPr>
            <w:tcW w:w="2339" w:type="dxa"/>
          </w:tcPr>
          <w:p w14:paraId="6D9C6D21" w14:textId="77777777" w:rsidR="00D9457B" w:rsidRDefault="00CF5763">
            <w:pPr>
              <w:spacing w:before="0" w:after="0"/>
              <w:ind w:firstLine="0"/>
              <w:jc w:val="left"/>
              <w:textAlignment w:val="top"/>
            </w:pPr>
            <w:r>
              <w:t>VARCHAR2</w:t>
            </w:r>
          </w:p>
        </w:tc>
        <w:tc>
          <w:tcPr>
            <w:tcW w:w="2339" w:type="dxa"/>
          </w:tcPr>
          <w:p w14:paraId="25137709" w14:textId="77777777" w:rsidR="00D9457B" w:rsidRDefault="00CF5763">
            <w:pPr>
              <w:spacing w:before="0" w:after="0"/>
              <w:ind w:firstLine="0"/>
              <w:jc w:val="left"/>
              <w:textAlignment w:val="top"/>
            </w:pPr>
            <w:r>
              <w:t>Mô tả kết quả/lỗi</w:t>
            </w:r>
          </w:p>
        </w:tc>
      </w:tr>
      <w:tr w:rsidR="00D9457B" w14:paraId="4ADFACB3" w14:textId="77777777" w:rsidTr="00D9457B">
        <w:trPr>
          <w:cantSplit/>
        </w:trPr>
        <w:tc>
          <w:tcPr>
            <w:tcW w:w="2339" w:type="dxa"/>
          </w:tcPr>
          <w:p w14:paraId="4E877E80" w14:textId="77777777" w:rsidR="00D9457B" w:rsidRDefault="00CF5763">
            <w:pPr>
              <w:spacing w:before="0" w:after="0"/>
              <w:ind w:firstLine="0"/>
              <w:jc w:val="left"/>
              <w:textAlignment w:val="top"/>
            </w:pPr>
            <w:r>
              <w:t>o_result</w:t>
            </w:r>
          </w:p>
        </w:tc>
        <w:tc>
          <w:tcPr>
            <w:tcW w:w="2339" w:type="dxa"/>
          </w:tcPr>
          <w:p w14:paraId="3F0CC8F2" w14:textId="77777777" w:rsidR="00D9457B" w:rsidRDefault="00CF5763">
            <w:pPr>
              <w:spacing w:before="0" w:after="0"/>
              <w:ind w:firstLine="0"/>
              <w:jc w:val="left"/>
              <w:textAlignment w:val="top"/>
            </w:pPr>
            <w:r>
              <w:t>OUT</w:t>
            </w:r>
          </w:p>
        </w:tc>
        <w:tc>
          <w:tcPr>
            <w:tcW w:w="2339" w:type="dxa"/>
          </w:tcPr>
          <w:p w14:paraId="6885BA96" w14:textId="77777777" w:rsidR="00D9457B" w:rsidRDefault="00CF5763">
            <w:pPr>
              <w:spacing w:before="0" w:after="0"/>
              <w:ind w:firstLine="0"/>
              <w:jc w:val="left"/>
              <w:textAlignment w:val="top"/>
            </w:pPr>
            <w:r>
              <w:t>SYS_REFCURSOR</w:t>
            </w:r>
          </w:p>
        </w:tc>
        <w:tc>
          <w:tcPr>
            <w:tcW w:w="2339" w:type="dxa"/>
          </w:tcPr>
          <w:p w14:paraId="6D54020D" w14:textId="77777777" w:rsidR="00D9457B" w:rsidRDefault="00CF5763">
            <w:pPr>
              <w:spacing w:before="0" w:after="0"/>
              <w:ind w:firstLine="0"/>
              <w:jc w:val="left"/>
              <w:textAlignment w:val="top"/>
            </w:pPr>
            <w:r>
              <w:t>Con trỏ kết quả (card_id, card_status, product_number, customer_number)</w:t>
            </w:r>
          </w:p>
        </w:tc>
      </w:tr>
    </w:tbl>
    <w:p w14:paraId="01F13229" w14:textId="77777777" w:rsidR="00D9457B" w:rsidRDefault="00CF5763">
      <w:pPr>
        <w:pStyle w:val="Heading4"/>
      </w:pPr>
      <w:r>
        <w:rPr>
          <w:rFonts w:eastAsia="Times New Roman" w:cs="Times New Roman"/>
        </w:rPr>
        <w:t>CTM.SP_NTF_getCardDetail</w:t>
      </w:r>
    </w:p>
    <w:p w14:paraId="1D1E0E49" w14:textId="77777777" w:rsidR="00D9457B" w:rsidRDefault="00CF5763">
      <w:r>
        <w:t>Lấy thông tin chi tiết thẻ phục vụ gửi thông báo khách hàng</w:t>
      </w:r>
    </w:p>
    <w:tbl>
      <w:tblPr>
        <w:tblStyle w:val="TableGrid"/>
        <w:tblW w:w="0" w:type="auto"/>
        <w:tblLook w:val="04A0" w:firstRow="1" w:lastRow="0" w:firstColumn="1" w:lastColumn="0" w:noHBand="0" w:noVBand="1"/>
      </w:tblPr>
      <w:tblGrid>
        <w:gridCol w:w="2337"/>
        <w:gridCol w:w="2336"/>
        <w:gridCol w:w="2337"/>
        <w:gridCol w:w="2337"/>
      </w:tblGrid>
      <w:tr w:rsidR="00D9457B" w14:paraId="03816713" w14:textId="77777777" w:rsidTr="00D9457B">
        <w:trPr>
          <w:cnfStyle w:val="100000000000" w:firstRow="1" w:lastRow="0" w:firstColumn="0" w:lastColumn="0" w:oddVBand="0" w:evenVBand="0" w:oddHBand="0" w:evenHBand="0" w:firstRowFirstColumn="0" w:firstRowLastColumn="0" w:lastRowFirstColumn="0" w:lastRowLastColumn="0"/>
        </w:trPr>
        <w:tc>
          <w:tcPr>
            <w:tcW w:w="2339" w:type="dxa"/>
            <w:shd w:val="clear" w:color="auto" w:fill="D9EAF7"/>
            <w:vAlign w:val="top"/>
          </w:tcPr>
          <w:p w14:paraId="2516D3A0" w14:textId="77777777" w:rsidR="00D9457B" w:rsidRDefault="00CF5763">
            <w:pPr>
              <w:spacing w:before="0" w:after="0"/>
              <w:ind w:firstLine="0"/>
              <w:jc w:val="left"/>
              <w:textAlignment w:val="top"/>
            </w:pPr>
            <w:r>
              <w:lastRenderedPageBreak/>
              <w:t>Field Name</w:t>
            </w:r>
          </w:p>
        </w:tc>
        <w:tc>
          <w:tcPr>
            <w:tcW w:w="2339" w:type="dxa"/>
            <w:shd w:val="clear" w:color="auto" w:fill="D9EAF7"/>
            <w:vAlign w:val="top"/>
          </w:tcPr>
          <w:p w14:paraId="77C16814" w14:textId="77777777" w:rsidR="00D9457B" w:rsidRDefault="00CF5763">
            <w:pPr>
              <w:spacing w:before="0" w:after="0"/>
              <w:ind w:firstLine="0"/>
              <w:jc w:val="left"/>
              <w:textAlignment w:val="top"/>
            </w:pPr>
            <w:r>
              <w:t>Type (In/Out)</w:t>
            </w:r>
          </w:p>
        </w:tc>
        <w:tc>
          <w:tcPr>
            <w:tcW w:w="2339" w:type="dxa"/>
            <w:shd w:val="clear" w:color="auto" w:fill="D9EAF7"/>
            <w:vAlign w:val="top"/>
          </w:tcPr>
          <w:p w14:paraId="51C2C7FE" w14:textId="77777777" w:rsidR="00D9457B" w:rsidRDefault="00CF5763">
            <w:pPr>
              <w:spacing w:before="0" w:after="0"/>
              <w:ind w:firstLine="0"/>
              <w:jc w:val="left"/>
              <w:textAlignment w:val="top"/>
            </w:pPr>
            <w:r>
              <w:t>Data Type</w:t>
            </w:r>
          </w:p>
        </w:tc>
        <w:tc>
          <w:tcPr>
            <w:tcW w:w="2339" w:type="dxa"/>
            <w:shd w:val="clear" w:color="auto" w:fill="D9EAF7"/>
            <w:vAlign w:val="top"/>
          </w:tcPr>
          <w:p w14:paraId="387F3783" w14:textId="77777777" w:rsidR="00D9457B" w:rsidRDefault="00CF5763">
            <w:pPr>
              <w:spacing w:before="0" w:after="0"/>
              <w:ind w:firstLine="0"/>
              <w:jc w:val="left"/>
              <w:textAlignment w:val="top"/>
            </w:pPr>
            <w:r>
              <w:t>Description</w:t>
            </w:r>
          </w:p>
        </w:tc>
      </w:tr>
      <w:tr w:rsidR="00D9457B" w14:paraId="220FCD06" w14:textId="77777777" w:rsidTr="00D9457B">
        <w:trPr>
          <w:cantSplit/>
        </w:trPr>
        <w:tc>
          <w:tcPr>
            <w:tcW w:w="2339" w:type="dxa"/>
          </w:tcPr>
          <w:p w14:paraId="165BE626" w14:textId="77777777" w:rsidR="00D9457B" w:rsidRDefault="00CF5763">
            <w:pPr>
              <w:spacing w:before="0" w:after="0"/>
              <w:ind w:firstLine="0"/>
              <w:jc w:val="left"/>
              <w:textAlignment w:val="top"/>
            </w:pPr>
            <w:r>
              <w:t>i_reqId</w:t>
            </w:r>
          </w:p>
        </w:tc>
        <w:tc>
          <w:tcPr>
            <w:tcW w:w="2339" w:type="dxa"/>
          </w:tcPr>
          <w:p w14:paraId="5E98F3A7" w14:textId="77777777" w:rsidR="00D9457B" w:rsidRDefault="00CF5763">
            <w:pPr>
              <w:spacing w:before="0" w:after="0"/>
              <w:ind w:firstLine="0"/>
              <w:jc w:val="left"/>
              <w:textAlignment w:val="top"/>
            </w:pPr>
            <w:r>
              <w:t>IN</w:t>
            </w:r>
          </w:p>
        </w:tc>
        <w:tc>
          <w:tcPr>
            <w:tcW w:w="2339" w:type="dxa"/>
          </w:tcPr>
          <w:p w14:paraId="2CC8422F" w14:textId="77777777" w:rsidR="00D9457B" w:rsidRDefault="00CF5763">
            <w:pPr>
              <w:spacing w:before="0" w:after="0"/>
              <w:ind w:firstLine="0"/>
              <w:jc w:val="left"/>
              <w:textAlignment w:val="top"/>
            </w:pPr>
            <w:r>
              <w:t>VARCHAR2</w:t>
            </w:r>
          </w:p>
        </w:tc>
        <w:tc>
          <w:tcPr>
            <w:tcW w:w="2339" w:type="dxa"/>
          </w:tcPr>
          <w:p w14:paraId="199FC9DC" w14:textId="77777777" w:rsidR="00D9457B" w:rsidRDefault="00CF5763">
            <w:pPr>
              <w:spacing w:before="0" w:after="0"/>
              <w:ind w:firstLine="0"/>
              <w:jc w:val="left"/>
              <w:textAlignment w:val="top"/>
            </w:pPr>
            <w:r>
              <w:t>Mã định danh request</w:t>
            </w:r>
          </w:p>
        </w:tc>
      </w:tr>
      <w:tr w:rsidR="00D9457B" w14:paraId="3F5901B2" w14:textId="77777777" w:rsidTr="00D9457B">
        <w:trPr>
          <w:cantSplit/>
        </w:trPr>
        <w:tc>
          <w:tcPr>
            <w:tcW w:w="2339" w:type="dxa"/>
          </w:tcPr>
          <w:p w14:paraId="53391953" w14:textId="77777777" w:rsidR="00D9457B" w:rsidRDefault="00CF5763">
            <w:pPr>
              <w:spacing w:before="0" w:after="0"/>
              <w:ind w:firstLine="0"/>
              <w:jc w:val="left"/>
              <w:textAlignment w:val="top"/>
            </w:pPr>
            <w:r>
              <w:t>i_reqTime</w:t>
            </w:r>
          </w:p>
        </w:tc>
        <w:tc>
          <w:tcPr>
            <w:tcW w:w="2339" w:type="dxa"/>
          </w:tcPr>
          <w:p w14:paraId="508D5D31" w14:textId="77777777" w:rsidR="00D9457B" w:rsidRDefault="00CF5763">
            <w:pPr>
              <w:spacing w:before="0" w:after="0"/>
              <w:ind w:firstLine="0"/>
              <w:jc w:val="left"/>
              <w:textAlignment w:val="top"/>
            </w:pPr>
            <w:r>
              <w:t>IN</w:t>
            </w:r>
          </w:p>
        </w:tc>
        <w:tc>
          <w:tcPr>
            <w:tcW w:w="2339" w:type="dxa"/>
          </w:tcPr>
          <w:p w14:paraId="5A3D0B0C" w14:textId="77777777" w:rsidR="00D9457B" w:rsidRDefault="00CF5763">
            <w:pPr>
              <w:spacing w:before="0" w:after="0"/>
              <w:ind w:firstLine="0"/>
              <w:jc w:val="left"/>
              <w:textAlignment w:val="top"/>
            </w:pPr>
            <w:r>
              <w:t>VARCHAR2</w:t>
            </w:r>
          </w:p>
        </w:tc>
        <w:tc>
          <w:tcPr>
            <w:tcW w:w="2339" w:type="dxa"/>
          </w:tcPr>
          <w:p w14:paraId="72DDBAED" w14:textId="77777777" w:rsidR="00D9457B" w:rsidRDefault="00CF5763">
            <w:pPr>
              <w:spacing w:before="0" w:after="0"/>
              <w:ind w:firstLine="0"/>
              <w:jc w:val="left"/>
              <w:textAlignment w:val="top"/>
            </w:pPr>
            <w:r>
              <w:t>Thời gian request</w:t>
            </w:r>
          </w:p>
        </w:tc>
      </w:tr>
      <w:tr w:rsidR="00D9457B" w14:paraId="5EB24704" w14:textId="77777777" w:rsidTr="00D9457B">
        <w:trPr>
          <w:cantSplit/>
        </w:trPr>
        <w:tc>
          <w:tcPr>
            <w:tcW w:w="2339" w:type="dxa"/>
          </w:tcPr>
          <w:p w14:paraId="54A2DD35" w14:textId="77777777" w:rsidR="00D9457B" w:rsidRDefault="00CF5763">
            <w:pPr>
              <w:spacing w:before="0" w:after="0"/>
              <w:ind w:firstLine="0"/>
              <w:jc w:val="left"/>
              <w:textAlignment w:val="top"/>
            </w:pPr>
            <w:r>
              <w:t>i_reqChannel</w:t>
            </w:r>
          </w:p>
        </w:tc>
        <w:tc>
          <w:tcPr>
            <w:tcW w:w="2339" w:type="dxa"/>
          </w:tcPr>
          <w:p w14:paraId="070D2867" w14:textId="77777777" w:rsidR="00D9457B" w:rsidRDefault="00CF5763">
            <w:pPr>
              <w:spacing w:before="0" w:after="0"/>
              <w:ind w:firstLine="0"/>
              <w:jc w:val="left"/>
              <w:textAlignment w:val="top"/>
            </w:pPr>
            <w:r>
              <w:t>IN</w:t>
            </w:r>
          </w:p>
        </w:tc>
        <w:tc>
          <w:tcPr>
            <w:tcW w:w="2339" w:type="dxa"/>
          </w:tcPr>
          <w:p w14:paraId="1ED3AB58" w14:textId="77777777" w:rsidR="00D9457B" w:rsidRDefault="00CF5763">
            <w:pPr>
              <w:spacing w:before="0" w:after="0"/>
              <w:ind w:firstLine="0"/>
              <w:jc w:val="left"/>
              <w:textAlignment w:val="top"/>
            </w:pPr>
            <w:r>
              <w:t>VARCHAR2</w:t>
            </w:r>
          </w:p>
        </w:tc>
        <w:tc>
          <w:tcPr>
            <w:tcW w:w="2339" w:type="dxa"/>
          </w:tcPr>
          <w:p w14:paraId="39612417" w14:textId="77777777" w:rsidR="00D9457B" w:rsidRDefault="00CF5763">
            <w:pPr>
              <w:spacing w:before="0" w:after="0"/>
              <w:ind w:firstLine="0"/>
              <w:jc w:val="left"/>
              <w:textAlignment w:val="top"/>
            </w:pPr>
            <w:r>
              <w:t>Kênh gửi request</w:t>
            </w:r>
          </w:p>
        </w:tc>
      </w:tr>
      <w:tr w:rsidR="00D9457B" w14:paraId="032E54A0" w14:textId="77777777" w:rsidTr="00D9457B">
        <w:trPr>
          <w:cantSplit/>
        </w:trPr>
        <w:tc>
          <w:tcPr>
            <w:tcW w:w="2339" w:type="dxa"/>
          </w:tcPr>
          <w:p w14:paraId="785B5B49" w14:textId="77777777" w:rsidR="00D9457B" w:rsidRDefault="00CF5763">
            <w:pPr>
              <w:spacing w:before="0" w:after="0"/>
              <w:ind w:firstLine="0"/>
              <w:jc w:val="left"/>
              <w:textAlignment w:val="top"/>
            </w:pPr>
            <w:r>
              <w:t>i_cardId</w:t>
            </w:r>
          </w:p>
        </w:tc>
        <w:tc>
          <w:tcPr>
            <w:tcW w:w="2339" w:type="dxa"/>
          </w:tcPr>
          <w:p w14:paraId="63CA02DE" w14:textId="77777777" w:rsidR="00D9457B" w:rsidRDefault="00CF5763">
            <w:pPr>
              <w:spacing w:before="0" w:after="0"/>
              <w:ind w:firstLine="0"/>
              <w:jc w:val="left"/>
              <w:textAlignment w:val="top"/>
            </w:pPr>
            <w:r>
              <w:t>IN</w:t>
            </w:r>
          </w:p>
        </w:tc>
        <w:tc>
          <w:tcPr>
            <w:tcW w:w="2339" w:type="dxa"/>
          </w:tcPr>
          <w:p w14:paraId="57DCE885" w14:textId="77777777" w:rsidR="00D9457B" w:rsidRDefault="00CF5763">
            <w:pPr>
              <w:spacing w:before="0" w:after="0"/>
              <w:ind w:firstLine="0"/>
              <w:jc w:val="left"/>
              <w:textAlignment w:val="top"/>
            </w:pPr>
            <w:r>
              <w:t>VARCHAR2</w:t>
            </w:r>
          </w:p>
        </w:tc>
        <w:tc>
          <w:tcPr>
            <w:tcW w:w="2339" w:type="dxa"/>
          </w:tcPr>
          <w:p w14:paraId="50D12968" w14:textId="77777777" w:rsidR="00D9457B" w:rsidRDefault="00CF5763">
            <w:pPr>
              <w:spacing w:before="0" w:after="0"/>
              <w:ind w:firstLine="0"/>
              <w:jc w:val="left"/>
              <w:textAlignment w:val="top"/>
            </w:pPr>
            <w:r>
              <w:t>Id thẻ</w:t>
            </w:r>
          </w:p>
        </w:tc>
      </w:tr>
      <w:tr w:rsidR="00D9457B" w14:paraId="76E80CA2" w14:textId="77777777" w:rsidTr="00D9457B">
        <w:trPr>
          <w:cantSplit/>
        </w:trPr>
        <w:tc>
          <w:tcPr>
            <w:tcW w:w="2339" w:type="dxa"/>
          </w:tcPr>
          <w:p w14:paraId="23712970" w14:textId="77777777" w:rsidR="00D9457B" w:rsidRDefault="00CF5763">
            <w:pPr>
              <w:spacing w:before="0" w:after="0"/>
              <w:ind w:firstLine="0"/>
              <w:jc w:val="left"/>
              <w:textAlignment w:val="top"/>
            </w:pPr>
            <w:r>
              <w:t>i_cif</w:t>
            </w:r>
          </w:p>
        </w:tc>
        <w:tc>
          <w:tcPr>
            <w:tcW w:w="2339" w:type="dxa"/>
          </w:tcPr>
          <w:p w14:paraId="474F60B7" w14:textId="77777777" w:rsidR="00D9457B" w:rsidRDefault="00CF5763">
            <w:pPr>
              <w:spacing w:before="0" w:after="0"/>
              <w:ind w:firstLine="0"/>
              <w:jc w:val="left"/>
              <w:textAlignment w:val="top"/>
            </w:pPr>
            <w:r>
              <w:t>IN</w:t>
            </w:r>
          </w:p>
        </w:tc>
        <w:tc>
          <w:tcPr>
            <w:tcW w:w="2339" w:type="dxa"/>
          </w:tcPr>
          <w:p w14:paraId="4B3E31B5" w14:textId="77777777" w:rsidR="00D9457B" w:rsidRDefault="00CF5763">
            <w:pPr>
              <w:spacing w:before="0" w:after="0"/>
              <w:ind w:firstLine="0"/>
              <w:jc w:val="left"/>
              <w:textAlignment w:val="top"/>
            </w:pPr>
            <w:r>
              <w:t>VARCHAR2</w:t>
            </w:r>
          </w:p>
        </w:tc>
        <w:tc>
          <w:tcPr>
            <w:tcW w:w="2339" w:type="dxa"/>
          </w:tcPr>
          <w:p w14:paraId="2C05D5CE" w14:textId="77777777" w:rsidR="00D9457B" w:rsidRDefault="00CF5763">
            <w:pPr>
              <w:spacing w:before="0" w:after="0"/>
              <w:ind w:firstLine="0"/>
              <w:jc w:val="left"/>
              <w:textAlignment w:val="top"/>
            </w:pPr>
            <w:r>
              <w:t>Số CIF khách hàng (tùy chọn)</w:t>
            </w:r>
          </w:p>
        </w:tc>
      </w:tr>
      <w:tr w:rsidR="00D9457B" w14:paraId="102B4C73" w14:textId="77777777" w:rsidTr="00D9457B">
        <w:trPr>
          <w:cantSplit/>
        </w:trPr>
        <w:tc>
          <w:tcPr>
            <w:tcW w:w="2339" w:type="dxa"/>
          </w:tcPr>
          <w:p w14:paraId="3F39AA06" w14:textId="77777777" w:rsidR="00D9457B" w:rsidRDefault="00CF5763">
            <w:pPr>
              <w:spacing w:before="0" w:after="0"/>
              <w:ind w:firstLine="0"/>
              <w:jc w:val="left"/>
              <w:textAlignment w:val="top"/>
            </w:pPr>
            <w:r>
              <w:t>o_errorCode</w:t>
            </w:r>
          </w:p>
        </w:tc>
        <w:tc>
          <w:tcPr>
            <w:tcW w:w="2339" w:type="dxa"/>
          </w:tcPr>
          <w:p w14:paraId="223C75BC" w14:textId="77777777" w:rsidR="00D9457B" w:rsidRDefault="00CF5763">
            <w:pPr>
              <w:spacing w:before="0" w:after="0"/>
              <w:ind w:firstLine="0"/>
              <w:jc w:val="left"/>
              <w:textAlignment w:val="top"/>
            </w:pPr>
            <w:r>
              <w:t>OUT</w:t>
            </w:r>
          </w:p>
        </w:tc>
        <w:tc>
          <w:tcPr>
            <w:tcW w:w="2339" w:type="dxa"/>
          </w:tcPr>
          <w:p w14:paraId="047D60B4" w14:textId="77777777" w:rsidR="00D9457B" w:rsidRDefault="00CF5763">
            <w:pPr>
              <w:spacing w:before="0" w:after="0"/>
              <w:ind w:firstLine="0"/>
              <w:jc w:val="left"/>
              <w:textAlignment w:val="top"/>
            </w:pPr>
            <w:r>
              <w:t>VARCHAR2</w:t>
            </w:r>
          </w:p>
        </w:tc>
        <w:tc>
          <w:tcPr>
            <w:tcW w:w="2339" w:type="dxa"/>
          </w:tcPr>
          <w:p w14:paraId="58F37DBB" w14:textId="77777777" w:rsidR="00D9457B" w:rsidRDefault="00CF5763">
            <w:pPr>
              <w:spacing w:before="0" w:after="0"/>
              <w:ind w:firstLine="0"/>
              <w:jc w:val="left"/>
              <w:textAlignment w:val="top"/>
            </w:pPr>
            <w:r>
              <w:t>Mã kết quả xử lý (00=thành công)</w:t>
            </w:r>
          </w:p>
        </w:tc>
      </w:tr>
      <w:tr w:rsidR="00D9457B" w14:paraId="37068ABA" w14:textId="77777777" w:rsidTr="00D9457B">
        <w:trPr>
          <w:cantSplit/>
        </w:trPr>
        <w:tc>
          <w:tcPr>
            <w:tcW w:w="2339" w:type="dxa"/>
          </w:tcPr>
          <w:p w14:paraId="68207F43" w14:textId="77777777" w:rsidR="00D9457B" w:rsidRDefault="00CF5763">
            <w:pPr>
              <w:spacing w:before="0" w:after="0"/>
              <w:ind w:firstLine="0"/>
              <w:jc w:val="left"/>
              <w:textAlignment w:val="top"/>
            </w:pPr>
            <w:r>
              <w:t>o_errorDesc</w:t>
            </w:r>
          </w:p>
        </w:tc>
        <w:tc>
          <w:tcPr>
            <w:tcW w:w="2339" w:type="dxa"/>
          </w:tcPr>
          <w:p w14:paraId="41BF22FA" w14:textId="77777777" w:rsidR="00D9457B" w:rsidRDefault="00CF5763">
            <w:pPr>
              <w:spacing w:before="0" w:after="0"/>
              <w:ind w:firstLine="0"/>
              <w:jc w:val="left"/>
              <w:textAlignment w:val="top"/>
            </w:pPr>
            <w:r>
              <w:t>OUT</w:t>
            </w:r>
          </w:p>
        </w:tc>
        <w:tc>
          <w:tcPr>
            <w:tcW w:w="2339" w:type="dxa"/>
          </w:tcPr>
          <w:p w14:paraId="5CADB167" w14:textId="77777777" w:rsidR="00D9457B" w:rsidRDefault="00CF5763">
            <w:pPr>
              <w:spacing w:before="0" w:after="0"/>
              <w:ind w:firstLine="0"/>
              <w:jc w:val="left"/>
              <w:textAlignment w:val="top"/>
            </w:pPr>
            <w:r>
              <w:t>VARCHAR2</w:t>
            </w:r>
          </w:p>
        </w:tc>
        <w:tc>
          <w:tcPr>
            <w:tcW w:w="2339" w:type="dxa"/>
          </w:tcPr>
          <w:p w14:paraId="0E7B9B6E" w14:textId="77777777" w:rsidR="00D9457B" w:rsidRDefault="00CF5763">
            <w:pPr>
              <w:spacing w:before="0" w:after="0"/>
              <w:ind w:firstLine="0"/>
              <w:jc w:val="left"/>
              <w:textAlignment w:val="top"/>
            </w:pPr>
            <w:r>
              <w:t>Mô tả kết quả/lỗi</w:t>
            </w:r>
          </w:p>
        </w:tc>
      </w:tr>
      <w:tr w:rsidR="00D9457B" w14:paraId="54DC1F59" w14:textId="77777777" w:rsidTr="00D9457B">
        <w:trPr>
          <w:cantSplit/>
        </w:trPr>
        <w:tc>
          <w:tcPr>
            <w:tcW w:w="2339" w:type="dxa"/>
          </w:tcPr>
          <w:p w14:paraId="1104CB27" w14:textId="77777777" w:rsidR="00D9457B" w:rsidRDefault="00CF5763">
            <w:pPr>
              <w:spacing w:before="0" w:after="0"/>
              <w:ind w:firstLine="0"/>
              <w:jc w:val="left"/>
              <w:textAlignment w:val="top"/>
            </w:pPr>
            <w:r>
              <w:t>o_result</w:t>
            </w:r>
          </w:p>
        </w:tc>
        <w:tc>
          <w:tcPr>
            <w:tcW w:w="2339" w:type="dxa"/>
          </w:tcPr>
          <w:p w14:paraId="7FF258E0" w14:textId="77777777" w:rsidR="00D9457B" w:rsidRDefault="00CF5763">
            <w:pPr>
              <w:spacing w:before="0" w:after="0"/>
              <w:ind w:firstLine="0"/>
              <w:jc w:val="left"/>
              <w:textAlignment w:val="top"/>
            </w:pPr>
            <w:r>
              <w:t>OUT</w:t>
            </w:r>
          </w:p>
        </w:tc>
        <w:tc>
          <w:tcPr>
            <w:tcW w:w="2339" w:type="dxa"/>
          </w:tcPr>
          <w:p w14:paraId="0F48950B" w14:textId="77777777" w:rsidR="00D9457B" w:rsidRDefault="00CF5763">
            <w:pPr>
              <w:spacing w:before="0" w:after="0"/>
              <w:ind w:firstLine="0"/>
              <w:jc w:val="left"/>
              <w:textAlignment w:val="top"/>
            </w:pPr>
            <w:r>
              <w:t>SYS_REFCURSOR</w:t>
            </w:r>
          </w:p>
        </w:tc>
        <w:tc>
          <w:tcPr>
            <w:tcW w:w="2339" w:type="dxa"/>
          </w:tcPr>
          <w:p w14:paraId="6E8A90A6" w14:textId="77777777" w:rsidR="00D9457B" w:rsidRDefault="00CF5763">
            <w:pPr>
              <w:spacing w:before="0" w:after="0"/>
              <w:ind w:firstLine="0"/>
              <w:jc w:val="left"/>
              <w:textAlignment w:val="top"/>
            </w:pPr>
            <w:r>
              <w:t>Con trỏ kết quả chi tiết thẻ (card_id, card_status, product_number, customer_number, card_clear, card_mask, card_expiry, cardholder_name, card_agent)</w:t>
            </w:r>
          </w:p>
        </w:tc>
      </w:tr>
    </w:tbl>
    <w:p w14:paraId="30228CE0" w14:textId="77777777" w:rsidR="00D9457B" w:rsidRDefault="00CF5763">
      <w:pPr>
        <w:pStyle w:val="Heading4"/>
      </w:pPr>
      <w:r>
        <w:t>CTM.SP_CTM_checkCardIsReissueOrRenew</w:t>
      </w:r>
    </w:p>
    <w:p w14:paraId="38833D66" w14:textId="47008F8C" w:rsidR="00D9457B" w:rsidRDefault="00CF5763">
      <w:r>
        <w:t xml:space="preserve">Xác định thẻ được gia hạn (CARD_RENEW) hay phát hành lại (CARD_REISSUE) </w:t>
      </w:r>
    </w:p>
    <w:tbl>
      <w:tblPr>
        <w:tblStyle w:val="TableGrid"/>
        <w:tblW w:w="0" w:type="auto"/>
        <w:tblLook w:val="04A0" w:firstRow="1" w:lastRow="0" w:firstColumn="1" w:lastColumn="0" w:noHBand="0" w:noVBand="1"/>
      </w:tblPr>
      <w:tblGrid>
        <w:gridCol w:w="2337"/>
        <w:gridCol w:w="2336"/>
        <w:gridCol w:w="2337"/>
        <w:gridCol w:w="2337"/>
      </w:tblGrid>
      <w:tr w:rsidR="00D9457B" w14:paraId="693F0A2D" w14:textId="77777777" w:rsidTr="00D9457B">
        <w:trPr>
          <w:cnfStyle w:val="100000000000" w:firstRow="1" w:lastRow="0" w:firstColumn="0" w:lastColumn="0" w:oddVBand="0" w:evenVBand="0" w:oddHBand="0" w:evenHBand="0" w:firstRowFirstColumn="0" w:firstRowLastColumn="0" w:lastRowFirstColumn="0" w:lastRowLastColumn="0"/>
          <w:cantSplit/>
        </w:trPr>
        <w:tc>
          <w:tcPr>
            <w:tcW w:w="2339" w:type="dxa"/>
            <w:shd w:val="clear" w:color="auto" w:fill="D9EAF7"/>
            <w:vAlign w:val="top"/>
          </w:tcPr>
          <w:p w14:paraId="1DD74B99" w14:textId="77777777" w:rsidR="00D9457B" w:rsidRDefault="00CF5763">
            <w:pPr>
              <w:spacing w:before="0" w:after="0"/>
              <w:ind w:firstLine="0"/>
              <w:jc w:val="left"/>
              <w:textAlignment w:val="top"/>
            </w:pPr>
            <w:r>
              <w:t>Field Name</w:t>
            </w:r>
          </w:p>
        </w:tc>
        <w:tc>
          <w:tcPr>
            <w:tcW w:w="2339" w:type="dxa"/>
            <w:shd w:val="clear" w:color="auto" w:fill="D9EAF7"/>
            <w:vAlign w:val="top"/>
          </w:tcPr>
          <w:p w14:paraId="677BE261" w14:textId="77777777" w:rsidR="00D9457B" w:rsidRDefault="00CF5763">
            <w:pPr>
              <w:spacing w:before="0" w:after="0"/>
              <w:ind w:firstLine="0"/>
              <w:jc w:val="left"/>
              <w:textAlignment w:val="top"/>
            </w:pPr>
            <w:r>
              <w:t>Type (In/Out)</w:t>
            </w:r>
          </w:p>
        </w:tc>
        <w:tc>
          <w:tcPr>
            <w:tcW w:w="2339" w:type="dxa"/>
            <w:shd w:val="clear" w:color="auto" w:fill="D9EAF7"/>
            <w:vAlign w:val="top"/>
          </w:tcPr>
          <w:p w14:paraId="16A88D1D" w14:textId="77777777" w:rsidR="00D9457B" w:rsidRDefault="00CF5763">
            <w:pPr>
              <w:spacing w:before="0" w:after="0"/>
              <w:ind w:firstLine="0"/>
              <w:jc w:val="left"/>
              <w:textAlignment w:val="top"/>
            </w:pPr>
            <w:r>
              <w:t>Data Type</w:t>
            </w:r>
          </w:p>
        </w:tc>
        <w:tc>
          <w:tcPr>
            <w:tcW w:w="2339" w:type="dxa"/>
            <w:shd w:val="clear" w:color="auto" w:fill="D9EAF7"/>
            <w:vAlign w:val="top"/>
          </w:tcPr>
          <w:p w14:paraId="5B3A5E43" w14:textId="77777777" w:rsidR="00D9457B" w:rsidRDefault="00CF5763">
            <w:pPr>
              <w:spacing w:before="0" w:after="0"/>
              <w:ind w:firstLine="0"/>
              <w:jc w:val="left"/>
              <w:textAlignment w:val="top"/>
            </w:pPr>
            <w:r>
              <w:t>Description</w:t>
            </w:r>
          </w:p>
        </w:tc>
      </w:tr>
      <w:tr w:rsidR="00D9457B" w14:paraId="31763518" w14:textId="77777777" w:rsidTr="00D9457B">
        <w:trPr>
          <w:cantSplit/>
        </w:trPr>
        <w:tc>
          <w:tcPr>
            <w:tcW w:w="2339" w:type="dxa"/>
          </w:tcPr>
          <w:p w14:paraId="32765862" w14:textId="77777777" w:rsidR="00D9457B" w:rsidRDefault="00CF5763">
            <w:pPr>
              <w:spacing w:before="0" w:after="0"/>
              <w:ind w:firstLine="0"/>
              <w:jc w:val="left"/>
              <w:textAlignment w:val="top"/>
            </w:pPr>
            <w:r>
              <w:t>i_reqId</w:t>
            </w:r>
          </w:p>
        </w:tc>
        <w:tc>
          <w:tcPr>
            <w:tcW w:w="2339" w:type="dxa"/>
          </w:tcPr>
          <w:p w14:paraId="012980FF" w14:textId="77777777" w:rsidR="00D9457B" w:rsidRDefault="00CF5763">
            <w:pPr>
              <w:spacing w:before="0" w:after="0"/>
              <w:ind w:firstLine="0"/>
              <w:jc w:val="left"/>
              <w:textAlignment w:val="top"/>
            </w:pPr>
            <w:r>
              <w:t>IN</w:t>
            </w:r>
          </w:p>
        </w:tc>
        <w:tc>
          <w:tcPr>
            <w:tcW w:w="2339" w:type="dxa"/>
          </w:tcPr>
          <w:p w14:paraId="30465E80" w14:textId="77777777" w:rsidR="00D9457B" w:rsidRDefault="00CF5763">
            <w:pPr>
              <w:spacing w:before="0" w:after="0"/>
              <w:ind w:firstLine="0"/>
              <w:jc w:val="left"/>
              <w:textAlignment w:val="top"/>
            </w:pPr>
            <w:r>
              <w:t>VARCHAR2</w:t>
            </w:r>
          </w:p>
        </w:tc>
        <w:tc>
          <w:tcPr>
            <w:tcW w:w="2339" w:type="dxa"/>
          </w:tcPr>
          <w:p w14:paraId="16A42042" w14:textId="77777777" w:rsidR="00D9457B" w:rsidRDefault="00CF5763">
            <w:pPr>
              <w:spacing w:before="0" w:after="0"/>
              <w:ind w:firstLine="0"/>
              <w:jc w:val="left"/>
              <w:textAlignment w:val="top"/>
            </w:pPr>
            <w:r>
              <w:t>Mã định danh request</w:t>
            </w:r>
          </w:p>
        </w:tc>
      </w:tr>
      <w:tr w:rsidR="00D9457B" w14:paraId="34C93FD8" w14:textId="77777777" w:rsidTr="00D9457B">
        <w:trPr>
          <w:cantSplit/>
        </w:trPr>
        <w:tc>
          <w:tcPr>
            <w:tcW w:w="2339" w:type="dxa"/>
          </w:tcPr>
          <w:p w14:paraId="1EDFA2E3" w14:textId="77777777" w:rsidR="00D9457B" w:rsidRDefault="00CF5763">
            <w:pPr>
              <w:spacing w:before="0" w:after="0"/>
              <w:ind w:firstLine="0"/>
              <w:jc w:val="left"/>
              <w:textAlignment w:val="top"/>
            </w:pPr>
            <w:r>
              <w:t>i_reqTime</w:t>
            </w:r>
          </w:p>
        </w:tc>
        <w:tc>
          <w:tcPr>
            <w:tcW w:w="2339" w:type="dxa"/>
          </w:tcPr>
          <w:p w14:paraId="0478B366" w14:textId="77777777" w:rsidR="00D9457B" w:rsidRDefault="00CF5763">
            <w:pPr>
              <w:spacing w:before="0" w:after="0"/>
              <w:ind w:firstLine="0"/>
              <w:jc w:val="left"/>
              <w:textAlignment w:val="top"/>
            </w:pPr>
            <w:r>
              <w:t>IN</w:t>
            </w:r>
          </w:p>
        </w:tc>
        <w:tc>
          <w:tcPr>
            <w:tcW w:w="2339" w:type="dxa"/>
          </w:tcPr>
          <w:p w14:paraId="2587127B" w14:textId="77777777" w:rsidR="00D9457B" w:rsidRDefault="00CF5763">
            <w:pPr>
              <w:spacing w:before="0" w:after="0"/>
              <w:ind w:firstLine="0"/>
              <w:jc w:val="left"/>
              <w:textAlignment w:val="top"/>
            </w:pPr>
            <w:r>
              <w:t>VARCHAR2</w:t>
            </w:r>
          </w:p>
        </w:tc>
        <w:tc>
          <w:tcPr>
            <w:tcW w:w="2339" w:type="dxa"/>
          </w:tcPr>
          <w:p w14:paraId="49DCC047" w14:textId="77777777" w:rsidR="00D9457B" w:rsidRDefault="00CF5763">
            <w:pPr>
              <w:spacing w:before="0" w:after="0"/>
              <w:ind w:firstLine="0"/>
              <w:jc w:val="left"/>
              <w:textAlignment w:val="top"/>
            </w:pPr>
            <w:r>
              <w:t>Thời gian request</w:t>
            </w:r>
          </w:p>
        </w:tc>
      </w:tr>
      <w:tr w:rsidR="00D9457B" w14:paraId="66221D67" w14:textId="77777777" w:rsidTr="00D9457B">
        <w:trPr>
          <w:cantSplit/>
        </w:trPr>
        <w:tc>
          <w:tcPr>
            <w:tcW w:w="2339" w:type="dxa"/>
          </w:tcPr>
          <w:p w14:paraId="27A30DBF" w14:textId="77777777" w:rsidR="00D9457B" w:rsidRDefault="00CF5763">
            <w:pPr>
              <w:spacing w:before="0" w:after="0"/>
              <w:ind w:firstLine="0"/>
              <w:jc w:val="left"/>
              <w:textAlignment w:val="top"/>
            </w:pPr>
            <w:r>
              <w:t>i_reqChannel</w:t>
            </w:r>
          </w:p>
        </w:tc>
        <w:tc>
          <w:tcPr>
            <w:tcW w:w="2339" w:type="dxa"/>
          </w:tcPr>
          <w:p w14:paraId="35532EC8" w14:textId="77777777" w:rsidR="00D9457B" w:rsidRDefault="00CF5763">
            <w:pPr>
              <w:spacing w:before="0" w:after="0"/>
              <w:ind w:firstLine="0"/>
              <w:jc w:val="left"/>
              <w:textAlignment w:val="top"/>
            </w:pPr>
            <w:r>
              <w:t>IN</w:t>
            </w:r>
          </w:p>
        </w:tc>
        <w:tc>
          <w:tcPr>
            <w:tcW w:w="2339" w:type="dxa"/>
          </w:tcPr>
          <w:p w14:paraId="533672B1" w14:textId="77777777" w:rsidR="00D9457B" w:rsidRDefault="00CF5763">
            <w:pPr>
              <w:spacing w:before="0" w:after="0"/>
              <w:ind w:firstLine="0"/>
              <w:jc w:val="left"/>
              <w:textAlignment w:val="top"/>
            </w:pPr>
            <w:r>
              <w:t>VARCHAR2</w:t>
            </w:r>
          </w:p>
        </w:tc>
        <w:tc>
          <w:tcPr>
            <w:tcW w:w="2339" w:type="dxa"/>
          </w:tcPr>
          <w:p w14:paraId="6ADAC771" w14:textId="77777777" w:rsidR="00D9457B" w:rsidRDefault="00CF5763">
            <w:pPr>
              <w:spacing w:before="0" w:after="0"/>
              <w:ind w:firstLine="0"/>
              <w:jc w:val="left"/>
              <w:textAlignment w:val="top"/>
            </w:pPr>
            <w:r>
              <w:t>Kênh gửi request</w:t>
            </w:r>
          </w:p>
        </w:tc>
      </w:tr>
      <w:tr w:rsidR="00D9457B" w14:paraId="5278AEF0" w14:textId="77777777" w:rsidTr="00D9457B">
        <w:trPr>
          <w:cantSplit/>
        </w:trPr>
        <w:tc>
          <w:tcPr>
            <w:tcW w:w="2339" w:type="dxa"/>
          </w:tcPr>
          <w:p w14:paraId="45CEF33A" w14:textId="77777777" w:rsidR="00D9457B" w:rsidRDefault="00CF5763">
            <w:pPr>
              <w:spacing w:before="0" w:after="0"/>
              <w:ind w:firstLine="0"/>
              <w:jc w:val="left"/>
              <w:textAlignment w:val="top"/>
            </w:pPr>
            <w:r>
              <w:lastRenderedPageBreak/>
              <w:t>i_cardId</w:t>
            </w:r>
          </w:p>
        </w:tc>
        <w:tc>
          <w:tcPr>
            <w:tcW w:w="2339" w:type="dxa"/>
          </w:tcPr>
          <w:p w14:paraId="2F55C6BF" w14:textId="77777777" w:rsidR="00D9457B" w:rsidRDefault="00CF5763">
            <w:pPr>
              <w:spacing w:before="0" w:after="0"/>
              <w:ind w:firstLine="0"/>
              <w:jc w:val="left"/>
              <w:textAlignment w:val="top"/>
            </w:pPr>
            <w:r>
              <w:t>IN</w:t>
            </w:r>
          </w:p>
        </w:tc>
        <w:tc>
          <w:tcPr>
            <w:tcW w:w="2339" w:type="dxa"/>
          </w:tcPr>
          <w:p w14:paraId="08B65C97" w14:textId="77777777" w:rsidR="00D9457B" w:rsidRDefault="00CF5763">
            <w:pPr>
              <w:spacing w:before="0" w:after="0"/>
              <w:ind w:firstLine="0"/>
              <w:jc w:val="left"/>
              <w:textAlignment w:val="top"/>
            </w:pPr>
            <w:r>
              <w:t>VARCHAR2</w:t>
            </w:r>
          </w:p>
        </w:tc>
        <w:tc>
          <w:tcPr>
            <w:tcW w:w="2339" w:type="dxa"/>
          </w:tcPr>
          <w:p w14:paraId="570AC01B" w14:textId="77777777" w:rsidR="00D9457B" w:rsidRDefault="00CF5763">
            <w:pPr>
              <w:spacing w:before="0" w:after="0"/>
              <w:ind w:firstLine="0"/>
              <w:jc w:val="left"/>
              <w:textAlignment w:val="top"/>
            </w:pPr>
            <w:r>
              <w:t>Card ID của thẻ cũ trên hệ thống issuer</w:t>
            </w:r>
          </w:p>
        </w:tc>
      </w:tr>
      <w:tr w:rsidR="00D9457B" w14:paraId="0D5609FA" w14:textId="77777777" w:rsidTr="00D9457B">
        <w:trPr>
          <w:cantSplit/>
        </w:trPr>
        <w:tc>
          <w:tcPr>
            <w:tcW w:w="2339" w:type="dxa"/>
          </w:tcPr>
          <w:p w14:paraId="7ADC12F0" w14:textId="77777777" w:rsidR="00D9457B" w:rsidRDefault="00CF5763">
            <w:pPr>
              <w:spacing w:before="0" w:after="0"/>
              <w:ind w:firstLine="0"/>
              <w:jc w:val="left"/>
              <w:textAlignment w:val="top"/>
            </w:pPr>
            <w:r>
              <w:t>i_memNo</w:t>
            </w:r>
          </w:p>
        </w:tc>
        <w:tc>
          <w:tcPr>
            <w:tcW w:w="2339" w:type="dxa"/>
          </w:tcPr>
          <w:p w14:paraId="67CF74A6" w14:textId="77777777" w:rsidR="00D9457B" w:rsidRDefault="00CF5763">
            <w:pPr>
              <w:spacing w:before="0" w:after="0"/>
              <w:ind w:firstLine="0"/>
              <w:jc w:val="left"/>
              <w:textAlignment w:val="top"/>
            </w:pPr>
            <w:r>
              <w:t>IN</w:t>
            </w:r>
          </w:p>
        </w:tc>
        <w:tc>
          <w:tcPr>
            <w:tcW w:w="2339" w:type="dxa"/>
          </w:tcPr>
          <w:p w14:paraId="1CBB0110" w14:textId="77777777" w:rsidR="00D9457B" w:rsidRDefault="00CF5763">
            <w:pPr>
              <w:spacing w:before="0" w:after="0"/>
              <w:ind w:firstLine="0"/>
              <w:jc w:val="left"/>
              <w:textAlignment w:val="top"/>
            </w:pPr>
            <w:r>
              <w:t>VARCHAR2</w:t>
            </w:r>
          </w:p>
        </w:tc>
        <w:tc>
          <w:tcPr>
            <w:tcW w:w="2339" w:type="dxa"/>
          </w:tcPr>
          <w:p w14:paraId="4D2486D9" w14:textId="77777777" w:rsidR="00D9457B" w:rsidRDefault="00CF5763">
            <w:pPr>
              <w:spacing w:before="0" w:after="0"/>
              <w:ind w:firstLine="0"/>
              <w:jc w:val="left"/>
              <w:textAlignment w:val="top"/>
            </w:pPr>
            <w:r>
              <w:t>Sequence number của thẻ cũ trên hệ thống issuer</w:t>
            </w:r>
          </w:p>
        </w:tc>
      </w:tr>
      <w:tr w:rsidR="00D9457B" w14:paraId="01DA979C" w14:textId="77777777" w:rsidTr="00D9457B">
        <w:trPr>
          <w:cantSplit/>
        </w:trPr>
        <w:tc>
          <w:tcPr>
            <w:tcW w:w="2339" w:type="dxa"/>
          </w:tcPr>
          <w:p w14:paraId="38C978D0" w14:textId="77777777" w:rsidR="00D9457B" w:rsidRDefault="00CF5763">
            <w:pPr>
              <w:spacing w:before="0" w:after="0"/>
              <w:ind w:firstLine="0"/>
              <w:jc w:val="left"/>
              <w:textAlignment w:val="top"/>
            </w:pPr>
            <w:r>
              <w:t>o_errorCode</w:t>
            </w:r>
          </w:p>
        </w:tc>
        <w:tc>
          <w:tcPr>
            <w:tcW w:w="2339" w:type="dxa"/>
          </w:tcPr>
          <w:p w14:paraId="242C97DC" w14:textId="77777777" w:rsidR="00D9457B" w:rsidRDefault="00CF5763">
            <w:pPr>
              <w:spacing w:before="0" w:after="0"/>
              <w:ind w:firstLine="0"/>
              <w:jc w:val="left"/>
              <w:textAlignment w:val="top"/>
            </w:pPr>
            <w:r>
              <w:t>OUT</w:t>
            </w:r>
          </w:p>
        </w:tc>
        <w:tc>
          <w:tcPr>
            <w:tcW w:w="2339" w:type="dxa"/>
          </w:tcPr>
          <w:p w14:paraId="5DCA93A9" w14:textId="77777777" w:rsidR="00D9457B" w:rsidRDefault="00CF5763">
            <w:pPr>
              <w:spacing w:before="0" w:after="0"/>
              <w:ind w:firstLine="0"/>
              <w:jc w:val="left"/>
              <w:textAlignment w:val="top"/>
            </w:pPr>
            <w:r>
              <w:t>VARCHAR2</w:t>
            </w:r>
          </w:p>
        </w:tc>
        <w:tc>
          <w:tcPr>
            <w:tcW w:w="2339" w:type="dxa"/>
          </w:tcPr>
          <w:p w14:paraId="3F8F91D6" w14:textId="77777777" w:rsidR="00D9457B" w:rsidRDefault="00CF5763">
            <w:pPr>
              <w:spacing w:before="0" w:after="0"/>
              <w:ind w:firstLine="0"/>
              <w:jc w:val="left"/>
              <w:textAlignment w:val="top"/>
            </w:pPr>
            <w:r>
              <w:t>Mã kết quả xử lý: 00=thành công; 01=không tìm thấy dữ liệu; 02=đầu vào không hợp lệ; 99=lỗi hệ thống</w:t>
            </w:r>
          </w:p>
        </w:tc>
      </w:tr>
      <w:tr w:rsidR="00D9457B" w14:paraId="384E3999" w14:textId="77777777" w:rsidTr="00D9457B">
        <w:trPr>
          <w:cantSplit/>
        </w:trPr>
        <w:tc>
          <w:tcPr>
            <w:tcW w:w="2339" w:type="dxa"/>
          </w:tcPr>
          <w:p w14:paraId="39F6FF7C" w14:textId="77777777" w:rsidR="00D9457B" w:rsidRDefault="00CF5763">
            <w:pPr>
              <w:spacing w:before="0" w:after="0"/>
              <w:ind w:firstLine="0"/>
              <w:jc w:val="left"/>
              <w:textAlignment w:val="top"/>
            </w:pPr>
            <w:r>
              <w:t>o_errorDesc</w:t>
            </w:r>
          </w:p>
        </w:tc>
        <w:tc>
          <w:tcPr>
            <w:tcW w:w="2339" w:type="dxa"/>
          </w:tcPr>
          <w:p w14:paraId="53B3FA49" w14:textId="77777777" w:rsidR="00D9457B" w:rsidRDefault="00CF5763">
            <w:pPr>
              <w:spacing w:before="0" w:after="0"/>
              <w:ind w:firstLine="0"/>
              <w:jc w:val="left"/>
              <w:textAlignment w:val="top"/>
            </w:pPr>
            <w:r>
              <w:t>OUT</w:t>
            </w:r>
          </w:p>
        </w:tc>
        <w:tc>
          <w:tcPr>
            <w:tcW w:w="2339" w:type="dxa"/>
          </w:tcPr>
          <w:p w14:paraId="3A95A2E1" w14:textId="77777777" w:rsidR="00D9457B" w:rsidRDefault="00CF5763">
            <w:pPr>
              <w:spacing w:before="0" w:after="0"/>
              <w:ind w:firstLine="0"/>
              <w:jc w:val="left"/>
              <w:textAlignment w:val="top"/>
            </w:pPr>
            <w:r>
              <w:t>VARCHAR2</w:t>
            </w:r>
          </w:p>
        </w:tc>
        <w:tc>
          <w:tcPr>
            <w:tcW w:w="2339" w:type="dxa"/>
          </w:tcPr>
          <w:p w14:paraId="19965BD8" w14:textId="77777777" w:rsidR="00D9457B" w:rsidRDefault="00CF5763">
            <w:pPr>
              <w:spacing w:before="0" w:after="0"/>
              <w:ind w:firstLine="0"/>
              <w:jc w:val="left"/>
              <w:textAlignment w:val="top"/>
            </w:pPr>
            <w:r>
              <w:t>Mô tả kết quả hoặc lỗi</w:t>
            </w:r>
          </w:p>
        </w:tc>
      </w:tr>
      <w:tr w:rsidR="00D9457B" w14:paraId="3FCA2943" w14:textId="77777777" w:rsidTr="00D9457B">
        <w:trPr>
          <w:cantSplit/>
        </w:trPr>
        <w:tc>
          <w:tcPr>
            <w:tcW w:w="2339" w:type="dxa"/>
          </w:tcPr>
          <w:p w14:paraId="2C046B0A" w14:textId="77777777" w:rsidR="00D9457B" w:rsidRDefault="00CF5763">
            <w:pPr>
              <w:spacing w:before="0" w:after="0"/>
              <w:ind w:firstLine="0"/>
              <w:jc w:val="left"/>
              <w:textAlignment w:val="top"/>
            </w:pPr>
            <w:r>
              <w:t>o_result</w:t>
            </w:r>
          </w:p>
        </w:tc>
        <w:tc>
          <w:tcPr>
            <w:tcW w:w="2339" w:type="dxa"/>
          </w:tcPr>
          <w:p w14:paraId="408B2AE9" w14:textId="77777777" w:rsidR="00D9457B" w:rsidRDefault="00CF5763">
            <w:pPr>
              <w:spacing w:before="0" w:after="0"/>
              <w:ind w:firstLine="0"/>
              <w:jc w:val="left"/>
              <w:textAlignment w:val="top"/>
            </w:pPr>
            <w:r>
              <w:t>OUT</w:t>
            </w:r>
          </w:p>
        </w:tc>
        <w:tc>
          <w:tcPr>
            <w:tcW w:w="2339" w:type="dxa"/>
          </w:tcPr>
          <w:p w14:paraId="35FA030A" w14:textId="77777777" w:rsidR="00D9457B" w:rsidRDefault="00CF5763">
            <w:pPr>
              <w:spacing w:before="0" w:after="0"/>
              <w:ind w:firstLine="0"/>
              <w:jc w:val="left"/>
              <w:textAlignment w:val="top"/>
            </w:pPr>
            <w:r>
              <w:t>SYS_REFCURSOR</w:t>
            </w:r>
          </w:p>
        </w:tc>
        <w:tc>
          <w:tcPr>
            <w:tcW w:w="2339" w:type="dxa"/>
          </w:tcPr>
          <w:p w14:paraId="53535AAB" w14:textId="77777777" w:rsidR="00D9457B" w:rsidRDefault="00CF5763">
            <w:pPr>
              <w:spacing w:before="0" w:after="0"/>
              <w:ind w:firstLine="0"/>
              <w:jc w:val="left"/>
              <w:textAlignment w:val="top"/>
            </w:pPr>
            <w:r>
              <w:t>Con trỏ kết quả gồm event_type, new_card_id, new_mem_no, new_status, old_card_id, old_mem_no, old_status, old_expire_date, new_expire_date và reissue_reason</w:t>
            </w:r>
          </w:p>
        </w:tc>
      </w:tr>
    </w:tbl>
    <w:p w14:paraId="1BAB7AAB" w14:textId="77777777" w:rsidR="00D9457B" w:rsidRDefault="00CF5763">
      <w:pPr>
        <w:pStyle w:val="Heading4"/>
      </w:pPr>
      <w:r>
        <w:rPr>
          <w:rFonts w:eastAsia="Times New Roman" w:cs="Times New Roman"/>
        </w:rPr>
        <w:t>CTM.WRITE_SERVICE_LOG</w:t>
      </w:r>
    </w:p>
    <w:p w14:paraId="1C8DA3BA" w14:textId="77777777" w:rsidR="00D9457B" w:rsidRDefault="00CF5763">
      <w:r>
        <w:t xml:space="preserve">Thủ tục dùng chung ghi nhật ký gọi dịch vụ vào bảng TB_SERVICE_LOG </w:t>
      </w:r>
    </w:p>
    <w:tbl>
      <w:tblPr>
        <w:tblStyle w:val="TableGrid"/>
        <w:tblW w:w="0" w:type="auto"/>
        <w:tblLook w:val="04A0" w:firstRow="1" w:lastRow="0" w:firstColumn="1" w:lastColumn="0" w:noHBand="0" w:noVBand="1"/>
      </w:tblPr>
      <w:tblGrid>
        <w:gridCol w:w="2338"/>
        <w:gridCol w:w="2337"/>
        <w:gridCol w:w="2336"/>
        <w:gridCol w:w="2336"/>
      </w:tblGrid>
      <w:tr w:rsidR="00D9457B" w14:paraId="28D5531A" w14:textId="77777777" w:rsidTr="00D9457B">
        <w:trPr>
          <w:cnfStyle w:val="100000000000" w:firstRow="1" w:lastRow="0" w:firstColumn="0" w:lastColumn="0" w:oddVBand="0" w:evenVBand="0" w:oddHBand="0" w:evenHBand="0" w:firstRowFirstColumn="0" w:firstRowLastColumn="0" w:lastRowFirstColumn="0" w:lastRowLastColumn="0"/>
        </w:trPr>
        <w:tc>
          <w:tcPr>
            <w:tcW w:w="2339" w:type="dxa"/>
            <w:shd w:val="clear" w:color="auto" w:fill="D9EAF7"/>
            <w:vAlign w:val="top"/>
          </w:tcPr>
          <w:p w14:paraId="00CED37E" w14:textId="77777777" w:rsidR="00D9457B" w:rsidRDefault="00CF5763">
            <w:pPr>
              <w:spacing w:before="0" w:after="0"/>
              <w:ind w:firstLine="0"/>
              <w:jc w:val="left"/>
              <w:textAlignment w:val="top"/>
            </w:pPr>
            <w:r>
              <w:lastRenderedPageBreak/>
              <w:t>Field Name</w:t>
            </w:r>
          </w:p>
        </w:tc>
        <w:tc>
          <w:tcPr>
            <w:tcW w:w="2339" w:type="dxa"/>
            <w:shd w:val="clear" w:color="auto" w:fill="D9EAF7"/>
            <w:vAlign w:val="top"/>
          </w:tcPr>
          <w:p w14:paraId="19942FBD" w14:textId="77777777" w:rsidR="00D9457B" w:rsidRDefault="00CF5763">
            <w:pPr>
              <w:spacing w:before="0" w:after="0"/>
              <w:ind w:firstLine="0"/>
              <w:jc w:val="left"/>
              <w:textAlignment w:val="top"/>
            </w:pPr>
            <w:r>
              <w:t>Type (In/Out)</w:t>
            </w:r>
          </w:p>
        </w:tc>
        <w:tc>
          <w:tcPr>
            <w:tcW w:w="2339" w:type="dxa"/>
            <w:shd w:val="clear" w:color="auto" w:fill="D9EAF7"/>
            <w:vAlign w:val="top"/>
          </w:tcPr>
          <w:p w14:paraId="64F82A85" w14:textId="77777777" w:rsidR="00D9457B" w:rsidRDefault="00CF5763">
            <w:pPr>
              <w:spacing w:before="0" w:after="0"/>
              <w:ind w:firstLine="0"/>
              <w:jc w:val="left"/>
              <w:textAlignment w:val="top"/>
            </w:pPr>
            <w:r>
              <w:t>Data Type</w:t>
            </w:r>
          </w:p>
        </w:tc>
        <w:tc>
          <w:tcPr>
            <w:tcW w:w="2339" w:type="dxa"/>
            <w:shd w:val="clear" w:color="auto" w:fill="D9EAF7"/>
            <w:vAlign w:val="top"/>
          </w:tcPr>
          <w:p w14:paraId="1F8412E3" w14:textId="77777777" w:rsidR="00D9457B" w:rsidRDefault="00CF5763">
            <w:pPr>
              <w:spacing w:before="0" w:after="0"/>
              <w:ind w:firstLine="0"/>
              <w:jc w:val="left"/>
              <w:textAlignment w:val="top"/>
            </w:pPr>
            <w:r>
              <w:t>Description</w:t>
            </w:r>
          </w:p>
        </w:tc>
      </w:tr>
      <w:tr w:rsidR="00D9457B" w14:paraId="0D7ED6B2" w14:textId="77777777" w:rsidTr="00D9457B">
        <w:trPr>
          <w:cantSplit/>
        </w:trPr>
        <w:tc>
          <w:tcPr>
            <w:tcW w:w="2339" w:type="dxa"/>
          </w:tcPr>
          <w:p w14:paraId="1AE1CE9C" w14:textId="77777777" w:rsidR="00D9457B" w:rsidRDefault="00CF5763">
            <w:pPr>
              <w:spacing w:before="0" w:after="0"/>
              <w:ind w:firstLine="0"/>
              <w:jc w:val="left"/>
              <w:textAlignment w:val="top"/>
            </w:pPr>
            <w:r>
              <w:t>I_PROC_NAME</w:t>
            </w:r>
          </w:p>
        </w:tc>
        <w:tc>
          <w:tcPr>
            <w:tcW w:w="2339" w:type="dxa"/>
          </w:tcPr>
          <w:p w14:paraId="63BFF90E" w14:textId="77777777" w:rsidR="00D9457B" w:rsidRDefault="00CF5763">
            <w:pPr>
              <w:spacing w:before="0" w:after="0"/>
              <w:ind w:firstLine="0"/>
              <w:jc w:val="left"/>
              <w:textAlignment w:val="top"/>
            </w:pPr>
            <w:r>
              <w:t>IN</w:t>
            </w:r>
          </w:p>
        </w:tc>
        <w:tc>
          <w:tcPr>
            <w:tcW w:w="2339" w:type="dxa"/>
          </w:tcPr>
          <w:p w14:paraId="56C28BBD" w14:textId="77777777" w:rsidR="00D9457B" w:rsidRDefault="00CF5763">
            <w:pPr>
              <w:spacing w:before="0" w:after="0"/>
              <w:ind w:firstLine="0"/>
              <w:jc w:val="left"/>
              <w:textAlignment w:val="top"/>
            </w:pPr>
            <w:r>
              <w:t>VARCHAR2</w:t>
            </w:r>
          </w:p>
        </w:tc>
        <w:tc>
          <w:tcPr>
            <w:tcW w:w="2339" w:type="dxa"/>
          </w:tcPr>
          <w:p w14:paraId="0077C2F5" w14:textId="77777777" w:rsidR="00D9457B" w:rsidRDefault="00CF5763">
            <w:pPr>
              <w:spacing w:before="0" w:after="0"/>
              <w:ind w:firstLine="0"/>
              <w:jc w:val="left"/>
              <w:textAlignment w:val="top"/>
            </w:pPr>
            <w:r>
              <w:t>Tên thủ tục ghi log</w:t>
            </w:r>
          </w:p>
        </w:tc>
      </w:tr>
      <w:tr w:rsidR="00D9457B" w14:paraId="7A1F043B" w14:textId="77777777" w:rsidTr="00D9457B">
        <w:trPr>
          <w:cantSplit/>
        </w:trPr>
        <w:tc>
          <w:tcPr>
            <w:tcW w:w="2339" w:type="dxa"/>
          </w:tcPr>
          <w:p w14:paraId="55FF2C27" w14:textId="77777777" w:rsidR="00D9457B" w:rsidRDefault="00CF5763">
            <w:pPr>
              <w:spacing w:before="0" w:after="0"/>
              <w:ind w:firstLine="0"/>
              <w:jc w:val="left"/>
              <w:textAlignment w:val="top"/>
            </w:pPr>
            <w:r>
              <w:t>I_REQ_ID</w:t>
            </w:r>
          </w:p>
        </w:tc>
        <w:tc>
          <w:tcPr>
            <w:tcW w:w="2339" w:type="dxa"/>
          </w:tcPr>
          <w:p w14:paraId="394DB011" w14:textId="77777777" w:rsidR="00D9457B" w:rsidRDefault="00CF5763">
            <w:pPr>
              <w:spacing w:before="0" w:after="0"/>
              <w:ind w:firstLine="0"/>
              <w:jc w:val="left"/>
              <w:textAlignment w:val="top"/>
            </w:pPr>
            <w:r>
              <w:t>IN</w:t>
            </w:r>
          </w:p>
        </w:tc>
        <w:tc>
          <w:tcPr>
            <w:tcW w:w="2339" w:type="dxa"/>
          </w:tcPr>
          <w:p w14:paraId="746860E0" w14:textId="77777777" w:rsidR="00D9457B" w:rsidRDefault="00CF5763">
            <w:pPr>
              <w:spacing w:before="0" w:after="0"/>
              <w:ind w:firstLine="0"/>
              <w:jc w:val="left"/>
              <w:textAlignment w:val="top"/>
            </w:pPr>
            <w:r>
              <w:t>VARCHAR2</w:t>
            </w:r>
          </w:p>
        </w:tc>
        <w:tc>
          <w:tcPr>
            <w:tcW w:w="2339" w:type="dxa"/>
          </w:tcPr>
          <w:p w14:paraId="6359765F" w14:textId="77777777" w:rsidR="00D9457B" w:rsidRDefault="00CF5763">
            <w:pPr>
              <w:spacing w:before="0" w:after="0"/>
              <w:ind w:firstLine="0"/>
              <w:jc w:val="left"/>
              <w:textAlignment w:val="top"/>
            </w:pPr>
            <w:r>
              <w:t>Mã định danh request</w:t>
            </w:r>
          </w:p>
        </w:tc>
      </w:tr>
      <w:tr w:rsidR="00D9457B" w14:paraId="11F00CA4" w14:textId="77777777" w:rsidTr="00D9457B">
        <w:trPr>
          <w:cantSplit/>
        </w:trPr>
        <w:tc>
          <w:tcPr>
            <w:tcW w:w="2339" w:type="dxa"/>
          </w:tcPr>
          <w:p w14:paraId="12F256F4" w14:textId="77777777" w:rsidR="00D9457B" w:rsidRDefault="00CF5763">
            <w:pPr>
              <w:spacing w:before="0" w:after="0"/>
              <w:ind w:firstLine="0"/>
              <w:jc w:val="left"/>
              <w:textAlignment w:val="top"/>
            </w:pPr>
            <w:r>
              <w:t>I_INPUT_MSG</w:t>
            </w:r>
          </w:p>
        </w:tc>
        <w:tc>
          <w:tcPr>
            <w:tcW w:w="2339" w:type="dxa"/>
          </w:tcPr>
          <w:p w14:paraId="75FE8A81" w14:textId="77777777" w:rsidR="00D9457B" w:rsidRDefault="00CF5763">
            <w:pPr>
              <w:spacing w:before="0" w:after="0"/>
              <w:ind w:firstLine="0"/>
              <w:jc w:val="left"/>
              <w:textAlignment w:val="top"/>
            </w:pPr>
            <w:r>
              <w:t>IN</w:t>
            </w:r>
          </w:p>
        </w:tc>
        <w:tc>
          <w:tcPr>
            <w:tcW w:w="2339" w:type="dxa"/>
          </w:tcPr>
          <w:p w14:paraId="41147C16" w14:textId="77777777" w:rsidR="00D9457B" w:rsidRDefault="00CF5763">
            <w:pPr>
              <w:spacing w:before="0" w:after="0"/>
              <w:ind w:firstLine="0"/>
              <w:jc w:val="left"/>
              <w:textAlignment w:val="top"/>
            </w:pPr>
            <w:r>
              <w:t>CLOB</w:t>
            </w:r>
          </w:p>
        </w:tc>
        <w:tc>
          <w:tcPr>
            <w:tcW w:w="2339" w:type="dxa"/>
          </w:tcPr>
          <w:p w14:paraId="49E93055" w14:textId="77777777" w:rsidR="00D9457B" w:rsidRDefault="00CF5763">
            <w:pPr>
              <w:spacing w:before="0" w:after="0"/>
              <w:ind w:firstLine="0"/>
              <w:jc w:val="left"/>
              <w:textAlignment w:val="top"/>
            </w:pPr>
            <w:r>
              <w:t>Nội dung tham số đầu vào</w:t>
            </w:r>
          </w:p>
        </w:tc>
      </w:tr>
      <w:tr w:rsidR="00D9457B" w14:paraId="5E1FF2F5" w14:textId="77777777" w:rsidTr="00D9457B">
        <w:trPr>
          <w:cantSplit/>
        </w:trPr>
        <w:tc>
          <w:tcPr>
            <w:tcW w:w="2339" w:type="dxa"/>
          </w:tcPr>
          <w:p w14:paraId="4121A84D" w14:textId="77777777" w:rsidR="00D9457B" w:rsidRDefault="00CF5763">
            <w:pPr>
              <w:spacing w:before="0" w:after="0"/>
              <w:ind w:firstLine="0"/>
              <w:jc w:val="left"/>
              <w:textAlignment w:val="top"/>
            </w:pPr>
            <w:r>
              <w:t>I_ERR_CD</w:t>
            </w:r>
          </w:p>
        </w:tc>
        <w:tc>
          <w:tcPr>
            <w:tcW w:w="2339" w:type="dxa"/>
          </w:tcPr>
          <w:p w14:paraId="434258B5" w14:textId="77777777" w:rsidR="00D9457B" w:rsidRDefault="00CF5763">
            <w:pPr>
              <w:spacing w:before="0" w:after="0"/>
              <w:ind w:firstLine="0"/>
              <w:jc w:val="left"/>
              <w:textAlignment w:val="top"/>
            </w:pPr>
            <w:r>
              <w:t>IN</w:t>
            </w:r>
          </w:p>
        </w:tc>
        <w:tc>
          <w:tcPr>
            <w:tcW w:w="2339" w:type="dxa"/>
          </w:tcPr>
          <w:p w14:paraId="6351DD36" w14:textId="77777777" w:rsidR="00D9457B" w:rsidRDefault="00CF5763">
            <w:pPr>
              <w:spacing w:before="0" w:after="0"/>
              <w:ind w:firstLine="0"/>
              <w:jc w:val="left"/>
              <w:textAlignment w:val="top"/>
            </w:pPr>
            <w:r>
              <w:t>VARCHAR2</w:t>
            </w:r>
          </w:p>
        </w:tc>
        <w:tc>
          <w:tcPr>
            <w:tcW w:w="2339" w:type="dxa"/>
          </w:tcPr>
          <w:p w14:paraId="56A04911" w14:textId="77777777" w:rsidR="00D9457B" w:rsidRDefault="00CF5763">
            <w:pPr>
              <w:spacing w:before="0" w:after="0"/>
              <w:ind w:firstLine="0"/>
              <w:jc w:val="left"/>
              <w:textAlignment w:val="top"/>
            </w:pPr>
            <w:r>
              <w:t>Mã lỗi</w:t>
            </w:r>
          </w:p>
        </w:tc>
      </w:tr>
      <w:tr w:rsidR="00D9457B" w14:paraId="2C8F2BCB" w14:textId="77777777" w:rsidTr="00D9457B">
        <w:trPr>
          <w:cantSplit/>
        </w:trPr>
        <w:tc>
          <w:tcPr>
            <w:tcW w:w="2339" w:type="dxa"/>
          </w:tcPr>
          <w:p w14:paraId="0AB87C6C" w14:textId="77777777" w:rsidR="00D9457B" w:rsidRDefault="00CF5763">
            <w:pPr>
              <w:spacing w:before="0" w:after="0"/>
              <w:ind w:firstLine="0"/>
              <w:jc w:val="left"/>
              <w:textAlignment w:val="top"/>
            </w:pPr>
            <w:r>
              <w:t>I_ERR_DESC</w:t>
            </w:r>
          </w:p>
        </w:tc>
        <w:tc>
          <w:tcPr>
            <w:tcW w:w="2339" w:type="dxa"/>
          </w:tcPr>
          <w:p w14:paraId="6289DF6C" w14:textId="77777777" w:rsidR="00D9457B" w:rsidRDefault="00CF5763">
            <w:pPr>
              <w:spacing w:before="0" w:after="0"/>
              <w:ind w:firstLine="0"/>
              <w:jc w:val="left"/>
              <w:textAlignment w:val="top"/>
            </w:pPr>
            <w:r>
              <w:t>IN</w:t>
            </w:r>
          </w:p>
        </w:tc>
        <w:tc>
          <w:tcPr>
            <w:tcW w:w="2339" w:type="dxa"/>
          </w:tcPr>
          <w:p w14:paraId="5E4D282C" w14:textId="77777777" w:rsidR="00D9457B" w:rsidRDefault="00CF5763">
            <w:pPr>
              <w:spacing w:before="0" w:after="0"/>
              <w:ind w:firstLine="0"/>
              <w:jc w:val="left"/>
              <w:textAlignment w:val="top"/>
            </w:pPr>
            <w:r>
              <w:t>VARCHAR2</w:t>
            </w:r>
          </w:p>
        </w:tc>
        <w:tc>
          <w:tcPr>
            <w:tcW w:w="2339" w:type="dxa"/>
          </w:tcPr>
          <w:p w14:paraId="510AF614" w14:textId="77777777" w:rsidR="00D9457B" w:rsidRDefault="00CF5763">
            <w:pPr>
              <w:spacing w:before="0" w:after="0"/>
              <w:ind w:firstLine="0"/>
              <w:jc w:val="left"/>
              <w:textAlignment w:val="top"/>
            </w:pPr>
            <w:r>
              <w:t>Mô tả lỗi</w:t>
            </w:r>
          </w:p>
        </w:tc>
      </w:tr>
      <w:tr w:rsidR="00D9457B" w14:paraId="65725620" w14:textId="77777777" w:rsidTr="00D9457B">
        <w:trPr>
          <w:cantSplit/>
        </w:trPr>
        <w:tc>
          <w:tcPr>
            <w:tcW w:w="2339" w:type="dxa"/>
          </w:tcPr>
          <w:p w14:paraId="0B8FCC03" w14:textId="77777777" w:rsidR="00D9457B" w:rsidRDefault="00CF5763">
            <w:pPr>
              <w:spacing w:before="0" w:after="0"/>
              <w:ind w:firstLine="0"/>
              <w:jc w:val="left"/>
              <w:textAlignment w:val="top"/>
            </w:pPr>
            <w:r>
              <w:t>I_START_TIME</w:t>
            </w:r>
          </w:p>
        </w:tc>
        <w:tc>
          <w:tcPr>
            <w:tcW w:w="2339" w:type="dxa"/>
          </w:tcPr>
          <w:p w14:paraId="26924A96" w14:textId="77777777" w:rsidR="00D9457B" w:rsidRDefault="00CF5763">
            <w:pPr>
              <w:spacing w:before="0" w:after="0"/>
              <w:ind w:firstLine="0"/>
              <w:jc w:val="left"/>
              <w:textAlignment w:val="top"/>
            </w:pPr>
            <w:r>
              <w:t>IN</w:t>
            </w:r>
          </w:p>
        </w:tc>
        <w:tc>
          <w:tcPr>
            <w:tcW w:w="2339" w:type="dxa"/>
          </w:tcPr>
          <w:p w14:paraId="55441882" w14:textId="77777777" w:rsidR="00D9457B" w:rsidRDefault="00CF5763">
            <w:pPr>
              <w:spacing w:before="0" w:after="0"/>
              <w:ind w:firstLine="0"/>
              <w:jc w:val="left"/>
              <w:textAlignment w:val="top"/>
            </w:pPr>
            <w:r>
              <w:t>DATE</w:t>
            </w:r>
          </w:p>
        </w:tc>
        <w:tc>
          <w:tcPr>
            <w:tcW w:w="2339" w:type="dxa"/>
          </w:tcPr>
          <w:p w14:paraId="306D2006" w14:textId="77777777" w:rsidR="00D9457B" w:rsidRDefault="00CF5763">
            <w:pPr>
              <w:spacing w:before="0" w:after="0"/>
              <w:ind w:firstLine="0"/>
              <w:jc w:val="left"/>
              <w:textAlignment w:val="top"/>
            </w:pPr>
            <w:r>
              <w:t>Thời điểm bắt đầu</w:t>
            </w:r>
          </w:p>
        </w:tc>
      </w:tr>
      <w:tr w:rsidR="00D9457B" w14:paraId="68B46FDF" w14:textId="77777777" w:rsidTr="00D9457B">
        <w:trPr>
          <w:cantSplit/>
        </w:trPr>
        <w:tc>
          <w:tcPr>
            <w:tcW w:w="2339" w:type="dxa"/>
          </w:tcPr>
          <w:p w14:paraId="6E5F028F" w14:textId="77777777" w:rsidR="00D9457B" w:rsidRDefault="00CF5763">
            <w:pPr>
              <w:spacing w:before="0" w:after="0"/>
              <w:ind w:firstLine="0"/>
              <w:jc w:val="left"/>
              <w:textAlignment w:val="top"/>
            </w:pPr>
            <w:r>
              <w:t>I_STOP_TIME</w:t>
            </w:r>
          </w:p>
        </w:tc>
        <w:tc>
          <w:tcPr>
            <w:tcW w:w="2339" w:type="dxa"/>
          </w:tcPr>
          <w:p w14:paraId="4DF2083B" w14:textId="77777777" w:rsidR="00D9457B" w:rsidRDefault="00CF5763">
            <w:pPr>
              <w:spacing w:before="0" w:after="0"/>
              <w:ind w:firstLine="0"/>
              <w:jc w:val="left"/>
              <w:textAlignment w:val="top"/>
            </w:pPr>
            <w:r>
              <w:t>IN</w:t>
            </w:r>
          </w:p>
        </w:tc>
        <w:tc>
          <w:tcPr>
            <w:tcW w:w="2339" w:type="dxa"/>
          </w:tcPr>
          <w:p w14:paraId="5932A902" w14:textId="77777777" w:rsidR="00D9457B" w:rsidRDefault="00CF5763">
            <w:pPr>
              <w:spacing w:before="0" w:after="0"/>
              <w:ind w:firstLine="0"/>
              <w:jc w:val="left"/>
              <w:textAlignment w:val="top"/>
            </w:pPr>
            <w:r>
              <w:t>DATE</w:t>
            </w:r>
          </w:p>
        </w:tc>
        <w:tc>
          <w:tcPr>
            <w:tcW w:w="2339" w:type="dxa"/>
          </w:tcPr>
          <w:p w14:paraId="078A88F2" w14:textId="77777777" w:rsidR="00D9457B" w:rsidRDefault="00CF5763">
            <w:pPr>
              <w:spacing w:before="0" w:after="0"/>
              <w:ind w:firstLine="0"/>
              <w:jc w:val="left"/>
              <w:textAlignment w:val="top"/>
            </w:pPr>
            <w:r>
              <w:t>Thời điểm kết thúc</w:t>
            </w:r>
          </w:p>
        </w:tc>
      </w:tr>
      <w:tr w:rsidR="00D9457B" w14:paraId="22859DE4" w14:textId="77777777" w:rsidTr="00D9457B">
        <w:trPr>
          <w:cantSplit/>
        </w:trPr>
        <w:tc>
          <w:tcPr>
            <w:tcW w:w="2339" w:type="dxa"/>
          </w:tcPr>
          <w:p w14:paraId="6D34B48C" w14:textId="77777777" w:rsidR="00D9457B" w:rsidRDefault="00CF5763">
            <w:pPr>
              <w:spacing w:before="0" w:after="0"/>
              <w:ind w:firstLine="0"/>
              <w:jc w:val="left"/>
              <w:textAlignment w:val="top"/>
            </w:pPr>
            <w:r>
              <w:t>I_ON_FLG</w:t>
            </w:r>
          </w:p>
        </w:tc>
        <w:tc>
          <w:tcPr>
            <w:tcW w:w="2339" w:type="dxa"/>
          </w:tcPr>
          <w:p w14:paraId="19FF4657" w14:textId="77777777" w:rsidR="00D9457B" w:rsidRDefault="00CF5763">
            <w:pPr>
              <w:spacing w:before="0" w:after="0"/>
              <w:ind w:firstLine="0"/>
              <w:jc w:val="left"/>
              <w:textAlignment w:val="top"/>
            </w:pPr>
            <w:r>
              <w:t>IN</w:t>
            </w:r>
          </w:p>
        </w:tc>
        <w:tc>
          <w:tcPr>
            <w:tcW w:w="2339" w:type="dxa"/>
          </w:tcPr>
          <w:p w14:paraId="713A253C" w14:textId="77777777" w:rsidR="00D9457B" w:rsidRDefault="00CF5763">
            <w:pPr>
              <w:spacing w:before="0" w:after="0"/>
              <w:ind w:firstLine="0"/>
              <w:jc w:val="left"/>
              <w:textAlignment w:val="top"/>
            </w:pPr>
            <w:r>
              <w:t>VARCHAR2</w:t>
            </w:r>
          </w:p>
        </w:tc>
        <w:tc>
          <w:tcPr>
            <w:tcW w:w="2339" w:type="dxa"/>
          </w:tcPr>
          <w:p w14:paraId="5EB36063" w14:textId="77777777" w:rsidR="00D9457B" w:rsidRDefault="00CF5763">
            <w:pPr>
              <w:spacing w:before="0" w:after="0"/>
              <w:ind w:firstLine="0"/>
              <w:jc w:val="left"/>
              <w:textAlignment w:val="top"/>
            </w:pPr>
            <w:r>
              <w:t>Cờ bật/tắt ghi log (mặc định 'Y')</w:t>
            </w:r>
          </w:p>
        </w:tc>
      </w:tr>
    </w:tbl>
    <w:p w14:paraId="7B070B31" w14:textId="77777777" w:rsidR="00DC27AA" w:rsidRDefault="00DC27AA">
      <w:pPr>
        <w:pStyle w:val="Heading3"/>
      </w:pPr>
      <w:bookmarkStart w:id="564" w:name="_Toc240965958"/>
      <w:r>
        <w:rPr>
          <w:rFonts w:eastAsia="Times New Roman" w:cs="Times New Roman"/>
        </w:rPr>
        <w:t>Script cấu hình</w:t>
      </w:r>
      <w:bookmarkEnd w:id="564"/>
    </w:p>
    <w:p w14:paraId="58454F0F" w14:textId="77777777" w:rsidR="003301B1" w:rsidRDefault="003301B1" w:rsidP="003301B1">
      <w:r>
        <w:t>Script cấu hình cho hệ thống CTM gồm có:</w:t>
      </w:r>
    </w:p>
    <w:p w14:paraId="75F6E0D1" w14:textId="77777777" w:rsidR="007F750D" w:rsidRDefault="007F750D" w:rsidP="009509AF">
      <w:pPr>
        <w:pStyle w:val="ListParagraph"/>
        <w:numPr>
          <w:ilvl w:val="0"/>
          <w:numId w:val="24"/>
        </w:numPr>
        <w:spacing w:line="360" w:lineRule="auto"/>
        <w:ind w:left="714" w:hanging="357"/>
      </w:pPr>
      <w:r w:rsidRPr="009C03DC">
        <w:rPr>
          <w:b/>
          <w:bCs/>
        </w:rPr>
        <w:t>insert_event_action_mapping.sql</w:t>
      </w:r>
      <w:r>
        <w:t>: cấu hình mapping giữa trạng thái thẻ và token lifecycle tương ứng</w:t>
      </w:r>
    </w:p>
    <w:p w14:paraId="1B1BA11F" w14:textId="77777777" w:rsidR="009509AF" w:rsidRDefault="009509AF" w:rsidP="009509AF">
      <w:pPr>
        <w:pStyle w:val="ListParagraph"/>
        <w:numPr>
          <w:ilvl w:val="0"/>
          <w:numId w:val="24"/>
        </w:numPr>
        <w:spacing w:line="360" w:lineRule="auto"/>
        <w:ind w:left="714" w:hanging="357"/>
      </w:pPr>
      <w:r w:rsidRPr="009C03DC">
        <w:rPr>
          <w:b/>
          <w:bCs/>
        </w:rPr>
        <w:t>insert_token_eligible_config.sql</w:t>
      </w:r>
      <w:r>
        <w:t>: cấu hình các đầu bin được sử dụng dịch vụ token và productConfigurationId</w:t>
      </w:r>
    </w:p>
    <w:p w14:paraId="0E00EB05" w14:textId="77777777" w:rsidR="007D1042" w:rsidRDefault="007D1042" w:rsidP="009509AF">
      <w:pPr>
        <w:pStyle w:val="ListParagraph"/>
        <w:numPr>
          <w:ilvl w:val="0"/>
          <w:numId w:val="24"/>
        </w:numPr>
        <w:spacing w:line="360" w:lineRule="auto"/>
        <w:ind w:left="714" w:hanging="357"/>
      </w:pPr>
      <w:r w:rsidRPr="009C03DC">
        <w:rPr>
          <w:b/>
          <w:bCs/>
        </w:rPr>
        <w:t>insert_tsp_wallet.sql</w:t>
      </w:r>
      <w:r>
        <w:t>: cấu hình requestor id</w:t>
      </w:r>
    </w:p>
    <w:p w14:paraId="5444E09A" w14:textId="77777777" w:rsidR="007D1042" w:rsidRDefault="007D1042" w:rsidP="009509AF">
      <w:pPr>
        <w:pStyle w:val="ListParagraph"/>
        <w:numPr>
          <w:ilvl w:val="0"/>
          <w:numId w:val="24"/>
        </w:numPr>
        <w:spacing w:line="360" w:lineRule="auto"/>
        <w:ind w:left="714" w:hanging="357"/>
      </w:pPr>
      <w:r w:rsidRPr="009C03DC">
        <w:rPr>
          <w:b/>
          <w:bCs/>
        </w:rPr>
        <w:t>insert_action_ntf_mapping.sql</w:t>
      </w:r>
      <w:r>
        <w:t>: cấu hình mapping cho notification</w:t>
      </w:r>
    </w:p>
    <w:p w14:paraId="71696037" w14:textId="77777777" w:rsidR="00567D20" w:rsidRDefault="00567D20" w:rsidP="009509AF">
      <w:pPr>
        <w:pStyle w:val="ListParagraph"/>
        <w:numPr>
          <w:ilvl w:val="0"/>
          <w:numId w:val="24"/>
        </w:numPr>
        <w:spacing w:line="360" w:lineRule="auto"/>
        <w:ind w:left="714" w:hanging="357"/>
      </w:pPr>
      <w:r w:rsidRPr="009C03DC">
        <w:rPr>
          <w:b/>
          <w:bCs/>
        </w:rPr>
        <w:t>insert_decision_rule.sql</w:t>
      </w:r>
      <w:r>
        <w:t>: cấu hình ma trận cho</w:t>
      </w:r>
      <w:r w:rsidR="009C6D04">
        <w:t xml:space="preserve"> decision của</w:t>
      </w:r>
      <w:r>
        <w:t xml:space="preserve"> api ApproveTokenization</w:t>
      </w:r>
    </w:p>
    <w:p w14:paraId="729D09E0" w14:textId="77777777" w:rsidR="00794B54" w:rsidRDefault="00794B54" w:rsidP="009509AF">
      <w:pPr>
        <w:pStyle w:val="ListParagraph"/>
        <w:numPr>
          <w:ilvl w:val="0"/>
          <w:numId w:val="24"/>
        </w:numPr>
        <w:spacing w:line="360" w:lineRule="auto"/>
        <w:ind w:left="714" w:hanging="357"/>
      </w:pPr>
      <w:r w:rsidRPr="009C03DC">
        <w:rPr>
          <w:b/>
          <w:bCs/>
        </w:rPr>
        <w:t>insert-ntf-event-type-m4u.sql</w:t>
      </w:r>
      <w:r>
        <w:t>: cấu hình event_type cho m4u notification</w:t>
      </w:r>
    </w:p>
    <w:p w14:paraId="6D00FDB2" w14:textId="45694963" w:rsidR="00FF0EA3" w:rsidRDefault="00794B54" w:rsidP="00FF0EA3">
      <w:pPr>
        <w:pStyle w:val="ListParagraph"/>
        <w:numPr>
          <w:ilvl w:val="0"/>
          <w:numId w:val="24"/>
        </w:numPr>
        <w:spacing w:line="360" w:lineRule="auto"/>
        <w:ind w:left="714" w:hanging="357"/>
      </w:pPr>
      <w:r w:rsidRPr="009C03DC">
        <w:rPr>
          <w:b/>
          <w:bCs/>
        </w:rPr>
        <w:t>insert-ntf-push-navigator.sql</w:t>
      </w:r>
      <w:r>
        <w:t>: cấu hình navigator cho  push notification</w:t>
      </w:r>
    </w:p>
    <w:p w14:paraId="0D075AFE" w14:textId="77777777" w:rsidR="00FF0EA3" w:rsidRDefault="00FF0EA3" w:rsidP="00FF0EA3">
      <w:pPr>
        <w:pStyle w:val="Heading2"/>
        <w:rPr>
          <w:rFonts w:eastAsia="Times New Roman"/>
        </w:rPr>
      </w:pPr>
      <w:bookmarkStart w:id="565" w:name="_Toc239345836"/>
      <w:bookmarkStart w:id="566" w:name="_Toc240965959"/>
      <w:r>
        <w:rPr>
          <w:rFonts w:eastAsia="Times New Roman"/>
        </w:rPr>
        <w:t>Integration Services</w:t>
      </w:r>
      <w:bookmarkEnd w:id="565"/>
      <w:bookmarkEnd w:id="566"/>
    </w:p>
    <w:p w14:paraId="6E3A7CCA" w14:textId="77777777" w:rsidR="00FF0EA3" w:rsidRDefault="00FF0EA3" w:rsidP="00FF0EA3">
      <w:pPr>
        <w:pStyle w:val="Heading3"/>
      </w:pPr>
      <w:bookmarkStart w:id="567" w:name="_Toc239345837"/>
      <w:bookmarkStart w:id="568" w:name="_Toc240965960"/>
      <w:r>
        <w:t xml:space="preserve">WS02 Internal - </w:t>
      </w:r>
      <w:r w:rsidRPr="00046044">
        <w:t>SHB-CTM</w:t>
      </w:r>
      <w:bookmarkEnd w:id="567"/>
      <w:bookmarkEnd w:id="568"/>
    </w:p>
    <w:p w14:paraId="54D24C44" w14:textId="77777777" w:rsidR="00FF0EA3" w:rsidRDefault="00FF0EA3" w:rsidP="00FF0EA3">
      <w:r>
        <w:t>API tích hợp Card Management Token</w:t>
      </w:r>
    </w:p>
    <w:p w14:paraId="22C4A259" w14:textId="77777777" w:rsidR="00FF0EA3" w:rsidRDefault="00FF0EA3" w:rsidP="00FF0EA3">
      <w:pPr>
        <w:pStyle w:val="ListParagraph"/>
        <w:numPr>
          <w:ilvl w:val="0"/>
          <w:numId w:val="25"/>
        </w:numPr>
        <w:spacing w:after="0"/>
        <w:jc w:val="left"/>
        <w:rPr>
          <w:b/>
          <w:sz w:val="22"/>
        </w:rPr>
      </w:pPr>
      <w:r w:rsidRPr="00046044">
        <w:rPr>
          <w:b/>
          <w:sz w:val="22"/>
        </w:rPr>
        <w:lastRenderedPageBreak/>
        <w:t>POST /api/v1/tokens/push/prepareWalletDigitization</w:t>
      </w:r>
    </w:p>
    <w:p w14:paraId="6C94FB68" w14:textId="77777777" w:rsidR="00FF0EA3" w:rsidRPr="00046044" w:rsidRDefault="00FF0EA3" w:rsidP="00FF0EA3">
      <w:pPr>
        <w:spacing w:after="0"/>
        <w:ind w:left="360" w:firstLine="0"/>
        <w:jc w:val="left"/>
        <w:rPr>
          <w:bCs/>
          <w:sz w:val="22"/>
        </w:rPr>
      </w:pPr>
      <w:r w:rsidRPr="00046044">
        <w:rPr>
          <w:bCs/>
          <w:sz w:val="22"/>
        </w:rPr>
        <w:t xml:space="preserve">SAHA </w:t>
      </w:r>
      <w:r>
        <w:rPr>
          <w:bCs/>
          <w:sz w:val="22"/>
        </w:rPr>
        <w:t xml:space="preserve">gọi sang CTM gửi yêu cầu </w:t>
      </w:r>
      <w:r w:rsidRPr="0005685F">
        <w:rPr>
          <w:sz w:val="22"/>
          <w:szCs w:val="22"/>
        </w:rPr>
        <w:t>prepareWalletDigitization</w:t>
      </w:r>
      <w:r>
        <w:rPr>
          <w:sz w:val="22"/>
          <w:szCs w:val="22"/>
        </w:rPr>
        <w:t xml:space="preserve"> to</w:t>
      </w:r>
      <w:r>
        <w:rPr>
          <w:bCs/>
          <w:sz w:val="22"/>
        </w:rPr>
        <w:t xml:space="preserve"> push token provisioning</w:t>
      </w:r>
      <w:r w:rsidRPr="00046044">
        <w:rPr>
          <w:bCs/>
          <w:sz w:val="22"/>
        </w:rPr>
        <w:t xml:space="preserve"> </w:t>
      </w:r>
    </w:p>
    <w:p w14:paraId="2A7DC523" w14:textId="77777777" w:rsidR="00FF0EA3" w:rsidRPr="003F1F75" w:rsidRDefault="00FF0EA3" w:rsidP="00FF0EA3">
      <w:pPr>
        <w:pStyle w:val="ListParagraph"/>
        <w:numPr>
          <w:ilvl w:val="0"/>
          <w:numId w:val="25"/>
        </w:numPr>
        <w:spacing w:after="0"/>
        <w:jc w:val="left"/>
        <w:rPr>
          <w:b/>
          <w:sz w:val="22"/>
        </w:rPr>
      </w:pPr>
      <w:r w:rsidRPr="003F1F75">
        <w:rPr>
          <w:b/>
          <w:sz w:val="22"/>
        </w:rPr>
        <w:t>POST /api/v1/cards/token-summary</w:t>
      </w:r>
    </w:p>
    <w:p w14:paraId="36008909" w14:textId="77777777" w:rsidR="00FF0EA3" w:rsidRPr="00046044" w:rsidRDefault="00FF0EA3" w:rsidP="00FF0EA3">
      <w:pPr>
        <w:spacing w:after="0"/>
        <w:ind w:left="360" w:firstLine="0"/>
        <w:jc w:val="left"/>
        <w:rPr>
          <w:sz w:val="22"/>
        </w:rPr>
      </w:pPr>
      <w:r w:rsidRPr="0005685F">
        <w:rPr>
          <w:sz w:val="22"/>
          <w:szCs w:val="22"/>
        </w:rPr>
        <w:t>API lấy số lượng token theo danh sách Card ID trên hệ thống issuer và điều kiện wallet, Token Requestor</w:t>
      </w:r>
    </w:p>
    <w:p w14:paraId="4D95F662" w14:textId="77777777" w:rsidR="00FF0EA3" w:rsidRPr="003F1F75" w:rsidRDefault="00FF0EA3" w:rsidP="00FF0EA3">
      <w:pPr>
        <w:pStyle w:val="ListParagraph"/>
        <w:numPr>
          <w:ilvl w:val="0"/>
          <w:numId w:val="25"/>
        </w:numPr>
        <w:spacing w:after="0"/>
        <w:jc w:val="left"/>
        <w:rPr>
          <w:b/>
          <w:sz w:val="22"/>
        </w:rPr>
      </w:pPr>
      <w:r w:rsidRPr="003F1F75">
        <w:rPr>
          <w:b/>
          <w:sz w:val="22"/>
        </w:rPr>
        <w:t>POST /api/v1/events/sv/incoming</w:t>
      </w:r>
    </w:p>
    <w:p w14:paraId="0D19FED2" w14:textId="77777777" w:rsidR="00FF0EA3" w:rsidRPr="00766553" w:rsidRDefault="00FF0EA3" w:rsidP="00FF0EA3">
      <w:pPr>
        <w:spacing w:after="0"/>
        <w:ind w:left="360" w:firstLine="0"/>
        <w:jc w:val="left"/>
        <w:rPr>
          <w:sz w:val="22"/>
        </w:rPr>
      </w:pPr>
      <w:r>
        <w:rPr>
          <w:sz w:val="22"/>
        </w:rPr>
        <w:t xml:space="preserve">API nhận sự kiện từ SmartVista(luồng </w:t>
      </w:r>
      <w:r w:rsidRPr="0005685F">
        <w:rPr>
          <w:sz w:val="22"/>
          <w:szCs w:val="22"/>
        </w:rPr>
        <w:t>Token Update từ SmartVista</w:t>
      </w:r>
      <w:r>
        <w:rPr>
          <w:sz w:val="22"/>
        </w:rPr>
        <w:t xml:space="preserve">) </w:t>
      </w:r>
    </w:p>
    <w:p w14:paraId="39518360" w14:textId="77777777" w:rsidR="00FF0EA3" w:rsidRDefault="00FF0EA3" w:rsidP="00FF0EA3">
      <w:pPr>
        <w:spacing w:after="0"/>
        <w:ind w:left="360" w:firstLine="0"/>
        <w:jc w:val="left"/>
        <w:rPr>
          <w:sz w:val="22"/>
        </w:rPr>
      </w:pPr>
    </w:p>
    <w:p w14:paraId="0729BF7D" w14:textId="77777777" w:rsidR="00FF0EA3" w:rsidRDefault="00FF0EA3" w:rsidP="00FF0EA3">
      <w:pPr>
        <w:pStyle w:val="Heading3"/>
      </w:pPr>
      <w:bookmarkStart w:id="569" w:name="_Toc239345838"/>
      <w:bookmarkStart w:id="570" w:name="_Toc240965961"/>
      <w:r>
        <w:t>WS02 External</w:t>
      </w:r>
      <w:r w:rsidRPr="007147FC">
        <w:t xml:space="preserve"> </w:t>
      </w:r>
      <w:r>
        <w:t xml:space="preserve">- </w:t>
      </w:r>
      <w:r w:rsidRPr="007147FC">
        <w:t>ENTRUST-SHB</w:t>
      </w:r>
      <w:bookmarkEnd w:id="569"/>
      <w:bookmarkEnd w:id="570"/>
    </w:p>
    <w:p w14:paraId="67A3C811" w14:textId="77777777" w:rsidR="00FF0EA3" w:rsidRDefault="00FF0EA3" w:rsidP="00FF0EA3">
      <w:pPr>
        <w:spacing w:after="0"/>
        <w:ind w:left="360" w:firstLine="0"/>
        <w:jc w:val="left"/>
        <w:rPr>
          <w:sz w:val="22"/>
        </w:rPr>
      </w:pPr>
      <w:r>
        <w:rPr>
          <w:sz w:val="22"/>
        </w:rPr>
        <w:t>API tích hợp cho kết nối từ SHB CTM tới Entrust xử lý luồng Token Provisioning</w:t>
      </w:r>
    </w:p>
    <w:p w14:paraId="113F3415" w14:textId="77777777" w:rsidR="00FF0EA3" w:rsidRPr="008510F9" w:rsidRDefault="00FF0EA3" w:rsidP="00FF0EA3">
      <w:pPr>
        <w:pStyle w:val="ListParagraph"/>
        <w:numPr>
          <w:ilvl w:val="0"/>
          <w:numId w:val="26"/>
        </w:numPr>
        <w:spacing w:after="0"/>
        <w:jc w:val="left"/>
        <w:rPr>
          <w:b/>
          <w:bCs/>
          <w:sz w:val="22"/>
        </w:rPr>
      </w:pPr>
      <w:r w:rsidRPr="008510F9">
        <w:rPr>
          <w:b/>
          <w:bCs/>
          <w:sz w:val="22"/>
        </w:rPr>
        <w:t>POST /api/v1/dcs/cards/prepareWalletDigitization</w:t>
      </w:r>
    </w:p>
    <w:p w14:paraId="40BDBF6D" w14:textId="77777777" w:rsidR="00FF0EA3" w:rsidRPr="0008057A" w:rsidRDefault="00FF0EA3" w:rsidP="00FF0EA3">
      <w:pPr>
        <w:spacing w:after="0"/>
        <w:ind w:left="360" w:firstLine="0"/>
        <w:jc w:val="left"/>
        <w:rPr>
          <w:sz w:val="22"/>
        </w:rPr>
      </w:pPr>
      <w:r>
        <w:rPr>
          <w:sz w:val="22"/>
        </w:rPr>
        <w:t>CTM gửi yêu cầu push provisioning sang Entrust</w:t>
      </w:r>
    </w:p>
    <w:p w14:paraId="4A65A279" w14:textId="77777777" w:rsidR="00FF0EA3" w:rsidRPr="008510F9" w:rsidRDefault="00FF0EA3" w:rsidP="00FF0EA3">
      <w:pPr>
        <w:pStyle w:val="ListParagraph"/>
        <w:numPr>
          <w:ilvl w:val="0"/>
          <w:numId w:val="26"/>
        </w:numPr>
        <w:spacing w:after="0"/>
        <w:jc w:val="left"/>
        <w:rPr>
          <w:b/>
          <w:bCs/>
          <w:sz w:val="22"/>
        </w:rPr>
      </w:pPr>
      <w:r w:rsidRPr="008510F9">
        <w:rPr>
          <w:b/>
          <w:bCs/>
          <w:sz w:val="22"/>
        </w:rPr>
        <w:t>PUT</w:t>
      </w:r>
      <w:r w:rsidRPr="008510F9">
        <w:rPr>
          <w:b/>
          <w:bCs/>
        </w:rPr>
        <w:t xml:space="preserve"> </w:t>
      </w:r>
      <w:r w:rsidRPr="008510F9">
        <w:rPr>
          <w:b/>
          <w:bCs/>
          <w:sz w:val="22"/>
        </w:rPr>
        <w:t>/api/v1/itsp/tokens/{id}/suspend</w:t>
      </w:r>
    </w:p>
    <w:p w14:paraId="3816C8AF" w14:textId="77777777" w:rsidR="00FF0EA3" w:rsidRPr="00AA2EC2" w:rsidRDefault="00FF0EA3" w:rsidP="00FF0EA3">
      <w:pPr>
        <w:spacing w:after="0"/>
        <w:ind w:left="360" w:firstLine="0"/>
        <w:jc w:val="left"/>
        <w:rPr>
          <w:sz w:val="22"/>
        </w:rPr>
      </w:pPr>
      <w:r>
        <w:rPr>
          <w:sz w:val="22"/>
        </w:rPr>
        <w:t>API tích hợp từ CTM tới Entrust xử lý cập nhật trạng thái token</w:t>
      </w:r>
    </w:p>
    <w:p w14:paraId="5D1DBB69" w14:textId="77777777" w:rsidR="00FF0EA3" w:rsidRPr="008510F9" w:rsidRDefault="00FF0EA3" w:rsidP="00FF0EA3">
      <w:pPr>
        <w:pStyle w:val="ListParagraph"/>
        <w:numPr>
          <w:ilvl w:val="0"/>
          <w:numId w:val="26"/>
        </w:numPr>
        <w:spacing w:after="0"/>
        <w:jc w:val="left"/>
        <w:rPr>
          <w:b/>
          <w:bCs/>
          <w:sz w:val="22"/>
        </w:rPr>
      </w:pPr>
      <w:r w:rsidRPr="008510F9">
        <w:rPr>
          <w:b/>
          <w:bCs/>
          <w:sz w:val="22"/>
        </w:rPr>
        <w:t>PUT</w:t>
      </w:r>
      <w:r w:rsidRPr="008510F9">
        <w:rPr>
          <w:b/>
          <w:bCs/>
        </w:rPr>
        <w:t xml:space="preserve"> </w:t>
      </w:r>
      <w:r w:rsidRPr="008510F9">
        <w:rPr>
          <w:b/>
          <w:bCs/>
          <w:sz w:val="22"/>
        </w:rPr>
        <w:t>/api/v1/itsp/tokens/{id}/resume</w:t>
      </w:r>
    </w:p>
    <w:p w14:paraId="58ABA32E" w14:textId="77777777" w:rsidR="00FF0EA3" w:rsidRPr="00AA2EC2" w:rsidRDefault="00FF0EA3" w:rsidP="00FF0EA3">
      <w:pPr>
        <w:spacing w:after="0"/>
        <w:ind w:left="360" w:firstLine="0"/>
        <w:jc w:val="left"/>
        <w:rPr>
          <w:sz w:val="22"/>
        </w:rPr>
      </w:pPr>
      <w:r w:rsidRPr="00AA2EC2">
        <w:rPr>
          <w:sz w:val="22"/>
        </w:rPr>
        <w:t>API tích hợp từ CTM tới Entrust xử lý cập nhật trạng thái token</w:t>
      </w:r>
    </w:p>
    <w:p w14:paraId="4B9FF51A" w14:textId="77777777" w:rsidR="00FF0EA3" w:rsidRPr="008510F9" w:rsidRDefault="00FF0EA3" w:rsidP="00FF0EA3">
      <w:pPr>
        <w:pStyle w:val="ListParagraph"/>
        <w:numPr>
          <w:ilvl w:val="0"/>
          <w:numId w:val="26"/>
        </w:numPr>
        <w:spacing w:after="0"/>
        <w:jc w:val="left"/>
        <w:rPr>
          <w:b/>
          <w:bCs/>
          <w:sz w:val="22"/>
        </w:rPr>
      </w:pPr>
      <w:r w:rsidRPr="008510F9">
        <w:rPr>
          <w:b/>
          <w:bCs/>
          <w:sz w:val="22"/>
        </w:rPr>
        <w:t>PUT</w:t>
      </w:r>
      <w:r w:rsidRPr="008510F9">
        <w:rPr>
          <w:b/>
          <w:bCs/>
        </w:rPr>
        <w:t xml:space="preserve"> </w:t>
      </w:r>
      <w:r w:rsidRPr="008510F9">
        <w:rPr>
          <w:b/>
          <w:bCs/>
          <w:sz w:val="22"/>
        </w:rPr>
        <w:t>/api/v1/itsp/tokens/{id}/</w:t>
      </w:r>
      <w:r w:rsidRPr="008510F9">
        <w:rPr>
          <w:b/>
          <w:bCs/>
        </w:rPr>
        <w:t xml:space="preserve"> </w:t>
      </w:r>
      <w:r w:rsidRPr="008510F9">
        <w:rPr>
          <w:b/>
          <w:bCs/>
          <w:sz w:val="22"/>
        </w:rPr>
        <w:t>delete</w:t>
      </w:r>
    </w:p>
    <w:p w14:paraId="528AB4AB" w14:textId="77777777" w:rsidR="00FF0EA3" w:rsidRPr="00AA2EC2" w:rsidRDefault="00FF0EA3" w:rsidP="00FF0EA3">
      <w:pPr>
        <w:spacing w:after="0"/>
        <w:ind w:left="360" w:firstLine="0"/>
        <w:jc w:val="left"/>
        <w:rPr>
          <w:sz w:val="22"/>
        </w:rPr>
      </w:pPr>
      <w:r w:rsidRPr="00AA2EC2">
        <w:rPr>
          <w:sz w:val="22"/>
        </w:rPr>
        <w:t>API tích hợp từ CTM tới Entrust xử lý cập nhật trạng thái token</w:t>
      </w:r>
    </w:p>
    <w:p w14:paraId="2E41F63D" w14:textId="77777777" w:rsidR="00FF0EA3" w:rsidRPr="008510F9" w:rsidRDefault="00FF0EA3" w:rsidP="00FF0EA3">
      <w:pPr>
        <w:pStyle w:val="ListParagraph"/>
        <w:numPr>
          <w:ilvl w:val="0"/>
          <w:numId w:val="26"/>
        </w:numPr>
        <w:spacing w:after="0"/>
        <w:jc w:val="left"/>
        <w:rPr>
          <w:b/>
          <w:bCs/>
          <w:sz w:val="22"/>
        </w:rPr>
      </w:pPr>
      <w:r>
        <w:rPr>
          <w:b/>
          <w:bCs/>
          <w:sz w:val="22"/>
        </w:rPr>
        <w:t xml:space="preserve">PUT </w:t>
      </w:r>
      <w:r w:rsidRPr="008510F9">
        <w:rPr>
          <w:b/>
          <w:bCs/>
          <w:sz w:val="22"/>
        </w:rPr>
        <w:t>/api/v1/itsp/cards/update</w:t>
      </w:r>
    </w:p>
    <w:p w14:paraId="33904E23" w14:textId="77777777" w:rsidR="00FF0EA3" w:rsidRDefault="00FF0EA3" w:rsidP="00FF0EA3">
      <w:pPr>
        <w:spacing w:after="0"/>
        <w:ind w:left="360" w:firstLine="0"/>
        <w:jc w:val="left"/>
        <w:rPr>
          <w:sz w:val="22"/>
        </w:rPr>
      </w:pPr>
      <w:r>
        <w:rPr>
          <w:sz w:val="22"/>
        </w:rPr>
        <w:t>API cập nhật trạng thái thẻ tại Entrust</w:t>
      </w:r>
    </w:p>
    <w:p w14:paraId="07A4FA2E" w14:textId="207792BB" w:rsidR="00F65D32" w:rsidRPr="008510F9" w:rsidRDefault="00F65D32" w:rsidP="00F65D32">
      <w:pPr>
        <w:pStyle w:val="ListParagraph"/>
        <w:numPr>
          <w:ilvl w:val="0"/>
          <w:numId w:val="26"/>
        </w:numPr>
        <w:spacing w:after="0"/>
        <w:jc w:val="left"/>
        <w:rPr>
          <w:b/>
          <w:bCs/>
          <w:sz w:val="22"/>
        </w:rPr>
      </w:pPr>
      <w:r>
        <w:rPr>
          <w:b/>
          <w:bCs/>
          <w:sz w:val="22"/>
        </w:rPr>
        <w:t xml:space="preserve">GET </w:t>
      </w:r>
      <w:r w:rsidRPr="008510F9">
        <w:rPr>
          <w:b/>
          <w:bCs/>
          <w:sz w:val="22"/>
        </w:rPr>
        <w:t>/api/v1/itsp/tokens/{id}</w:t>
      </w:r>
    </w:p>
    <w:p w14:paraId="33BA4B38" w14:textId="52D15497" w:rsidR="00F65D32" w:rsidRPr="0040608D" w:rsidRDefault="00F65D32" w:rsidP="00F65D32">
      <w:pPr>
        <w:spacing w:after="0"/>
        <w:ind w:left="360" w:firstLine="0"/>
        <w:jc w:val="left"/>
        <w:rPr>
          <w:sz w:val="22"/>
        </w:rPr>
      </w:pPr>
      <w:r>
        <w:rPr>
          <w:sz w:val="22"/>
        </w:rPr>
        <w:t>API truy vấn thông tin chi tiết của token</w:t>
      </w:r>
    </w:p>
    <w:p w14:paraId="42127599" w14:textId="77777777" w:rsidR="00FF0EA3" w:rsidRDefault="00FF0EA3" w:rsidP="00FF0EA3">
      <w:pPr>
        <w:pStyle w:val="Heading3"/>
      </w:pPr>
      <w:bookmarkStart w:id="571" w:name="_Toc239345839"/>
      <w:bookmarkStart w:id="572" w:name="_Toc240965962"/>
      <w:r>
        <w:t>WS02 External</w:t>
      </w:r>
      <w:r w:rsidRPr="007147FC">
        <w:t xml:space="preserve"> </w:t>
      </w:r>
      <w:r>
        <w:t xml:space="preserve">- </w:t>
      </w:r>
      <w:r w:rsidRPr="007147FC">
        <w:t>SHB-ENTRUST</w:t>
      </w:r>
      <w:bookmarkEnd w:id="571"/>
      <w:bookmarkEnd w:id="572"/>
    </w:p>
    <w:p w14:paraId="5936431A" w14:textId="77777777" w:rsidR="00FF0EA3" w:rsidRPr="00D6217F" w:rsidRDefault="00FF0EA3" w:rsidP="00FF0EA3">
      <w:pPr>
        <w:spacing w:after="0"/>
        <w:ind w:left="360" w:firstLine="0"/>
        <w:jc w:val="left"/>
        <w:rPr>
          <w:sz w:val="22"/>
        </w:rPr>
      </w:pPr>
      <w:r w:rsidRPr="00D6217F">
        <w:rPr>
          <w:sz w:val="22"/>
        </w:rPr>
        <w:t>API</w:t>
      </w:r>
      <w:r>
        <w:rPr>
          <w:sz w:val="22"/>
        </w:rPr>
        <w:t xml:space="preserve"> tích hợp cho</w:t>
      </w:r>
      <w:r w:rsidRPr="00D6217F">
        <w:rPr>
          <w:sz w:val="22"/>
        </w:rPr>
        <w:t xml:space="preserve"> kết nối từ Entrust tới SHB CTM/SAHA</w:t>
      </w:r>
      <w:r>
        <w:rPr>
          <w:sz w:val="22"/>
        </w:rPr>
        <w:t xml:space="preserve"> xử lý các nghiệp vụ về Tokenization</w:t>
      </w:r>
    </w:p>
    <w:p w14:paraId="11B91217" w14:textId="77777777" w:rsidR="00FF0EA3" w:rsidRPr="008510F9" w:rsidRDefault="00FF0EA3" w:rsidP="00FF0EA3">
      <w:pPr>
        <w:pStyle w:val="ListParagraph"/>
        <w:numPr>
          <w:ilvl w:val="0"/>
          <w:numId w:val="27"/>
        </w:numPr>
        <w:spacing w:after="0"/>
        <w:ind w:left="720"/>
        <w:jc w:val="left"/>
        <w:rPr>
          <w:b/>
          <w:bCs/>
          <w:sz w:val="22"/>
        </w:rPr>
      </w:pPr>
      <w:r>
        <w:rPr>
          <w:b/>
          <w:bCs/>
          <w:sz w:val="22"/>
        </w:rPr>
        <w:t xml:space="preserve">POST </w:t>
      </w:r>
      <w:r w:rsidRPr="008510F9">
        <w:rPr>
          <w:b/>
          <w:bCs/>
          <w:sz w:val="22"/>
        </w:rPr>
        <w:t>/api/v1/tokens/getCardDescription</w:t>
      </w:r>
    </w:p>
    <w:p w14:paraId="03F7C770" w14:textId="77777777" w:rsidR="00FF0EA3" w:rsidRDefault="00FF0EA3" w:rsidP="00FF0EA3">
      <w:pPr>
        <w:pStyle w:val="ListParagraph"/>
        <w:spacing w:after="0"/>
        <w:ind w:left="360"/>
        <w:jc w:val="left"/>
        <w:rPr>
          <w:sz w:val="22"/>
        </w:rPr>
      </w:pPr>
      <w:r>
        <w:rPr>
          <w:sz w:val="22"/>
        </w:rPr>
        <w:t>API truy vấn thông tin thẻ(luồng manual provisioning)</w:t>
      </w:r>
    </w:p>
    <w:p w14:paraId="53AAC750" w14:textId="77777777" w:rsidR="00FF0EA3" w:rsidRPr="003A4446" w:rsidRDefault="00FF0EA3" w:rsidP="00FF0EA3">
      <w:pPr>
        <w:pStyle w:val="ListParagraph"/>
        <w:spacing w:after="0"/>
        <w:ind w:left="360"/>
        <w:jc w:val="left"/>
        <w:rPr>
          <w:sz w:val="22"/>
        </w:rPr>
      </w:pPr>
    </w:p>
    <w:p w14:paraId="59AD27AB" w14:textId="77777777" w:rsidR="00FF0EA3" w:rsidRPr="008510F9" w:rsidRDefault="00FF0EA3" w:rsidP="00FF0EA3">
      <w:pPr>
        <w:pStyle w:val="ListParagraph"/>
        <w:numPr>
          <w:ilvl w:val="0"/>
          <w:numId w:val="27"/>
        </w:numPr>
        <w:ind w:left="720"/>
        <w:rPr>
          <w:b/>
          <w:bCs/>
        </w:rPr>
      </w:pPr>
      <w:r>
        <w:rPr>
          <w:b/>
          <w:bCs/>
          <w:sz w:val="22"/>
        </w:rPr>
        <w:t xml:space="preserve">POST </w:t>
      </w:r>
      <w:r w:rsidRPr="008510F9">
        <w:rPr>
          <w:b/>
          <w:bCs/>
        </w:rPr>
        <w:t>/api/v1/tokens/{id}/approveTokenization</w:t>
      </w:r>
    </w:p>
    <w:p w14:paraId="62D7C2A1" w14:textId="77777777" w:rsidR="00FF0EA3" w:rsidRDefault="00FF0EA3" w:rsidP="00FF0EA3">
      <w:pPr>
        <w:ind w:left="360" w:firstLine="0"/>
      </w:pPr>
      <w:r>
        <w:t>Entrust gửi yêu cầu approve token tới CMT</w:t>
      </w:r>
    </w:p>
    <w:p w14:paraId="0A528FD4" w14:textId="77777777" w:rsidR="00FF0EA3" w:rsidRPr="00F13A8E" w:rsidRDefault="00FF0EA3" w:rsidP="00FF0EA3">
      <w:pPr>
        <w:pStyle w:val="ListParagraph"/>
        <w:numPr>
          <w:ilvl w:val="0"/>
          <w:numId w:val="27"/>
        </w:numPr>
        <w:ind w:left="720"/>
        <w:rPr>
          <w:b/>
          <w:bCs/>
        </w:rPr>
      </w:pPr>
      <w:r w:rsidRPr="00F13A8E">
        <w:rPr>
          <w:b/>
          <w:bCs/>
          <w:sz w:val="22"/>
        </w:rPr>
        <w:t xml:space="preserve">POST </w:t>
      </w:r>
      <w:r w:rsidRPr="00F13A8E">
        <w:rPr>
          <w:b/>
          <w:bCs/>
        </w:rPr>
        <w:t>/api/v1/tokens/{id}/requestActivationMethods</w:t>
      </w:r>
    </w:p>
    <w:p w14:paraId="1C647CBA" w14:textId="77777777" w:rsidR="00FF0EA3" w:rsidRDefault="00FF0EA3" w:rsidP="00FF0EA3">
      <w:pPr>
        <w:ind w:left="567" w:firstLine="0"/>
        <w:rPr>
          <w:sz w:val="22"/>
          <w:szCs w:val="22"/>
        </w:rPr>
      </w:pPr>
      <w:r>
        <w:rPr>
          <w:sz w:val="22"/>
          <w:szCs w:val="22"/>
        </w:rPr>
        <w:lastRenderedPageBreak/>
        <w:t>A</w:t>
      </w:r>
      <w:r w:rsidRPr="0005685F">
        <w:rPr>
          <w:sz w:val="22"/>
          <w:szCs w:val="22"/>
        </w:rPr>
        <w:t>PI lấy danh sách activation method theo Token ID của Entrust</w:t>
      </w:r>
    </w:p>
    <w:p w14:paraId="5611B4B3" w14:textId="77777777" w:rsidR="00FF0EA3" w:rsidRPr="008510F9" w:rsidRDefault="00FF0EA3" w:rsidP="00FF0EA3">
      <w:pPr>
        <w:pStyle w:val="ListParagraph"/>
        <w:numPr>
          <w:ilvl w:val="0"/>
          <w:numId w:val="27"/>
        </w:numPr>
        <w:ind w:left="630"/>
        <w:rPr>
          <w:b/>
          <w:bCs/>
        </w:rPr>
      </w:pPr>
      <w:r>
        <w:rPr>
          <w:b/>
          <w:bCs/>
          <w:sz w:val="22"/>
        </w:rPr>
        <w:t xml:space="preserve">POST </w:t>
      </w:r>
      <w:r w:rsidRPr="008510F9">
        <w:rPr>
          <w:b/>
          <w:bCs/>
        </w:rPr>
        <w:t>/api/v1/tokens/{id}/sendActivationCode</w:t>
      </w:r>
    </w:p>
    <w:p w14:paraId="004E1BA9" w14:textId="77777777" w:rsidR="00FF0EA3" w:rsidRDefault="00FF0EA3" w:rsidP="00FF0EA3">
      <w:pPr>
        <w:ind w:left="630" w:firstLine="0"/>
        <w:rPr>
          <w:sz w:val="22"/>
          <w:szCs w:val="22"/>
        </w:rPr>
      </w:pPr>
      <w:r w:rsidRPr="0005685F">
        <w:rPr>
          <w:sz w:val="22"/>
          <w:szCs w:val="22"/>
        </w:rPr>
        <w:t>API gửi activation code theo Token ID của Entrust và activation method đã chọn</w:t>
      </w:r>
    </w:p>
    <w:p w14:paraId="4F87D3B2" w14:textId="77777777" w:rsidR="00FF0EA3" w:rsidRPr="008510F9" w:rsidRDefault="00FF0EA3" w:rsidP="00FF0EA3">
      <w:pPr>
        <w:pStyle w:val="ListParagraph"/>
        <w:numPr>
          <w:ilvl w:val="0"/>
          <w:numId w:val="27"/>
        </w:numPr>
        <w:ind w:left="630"/>
        <w:rPr>
          <w:b/>
          <w:bCs/>
        </w:rPr>
      </w:pPr>
      <w:r>
        <w:rPr>
          <w:b/>
          <w:bCs/>
          <w:sz w:val="22"/>
        </w:rPr>
        <w:t xml:space="preserve">POST </w:t>
      </w:r>
      <w:r w:rsidRPr="008510F9">
        <w:rPr>
          <w:b/>
          <w:bCs/>
        </w:rPr>
        <w:t>/api/v1/tokens/{id}/notifyServiceActivated</w:t>
      </w:r>
    </w:p>
    <w:p w14:paraId="28D14170" w14:textId="77777777" w:rsidR="00FF0EA3" w:rsidRDefault="00FF0EA3" w:rsidP="00FF0EA3">
      <w:pPr>
        <w:ind w:left="630" w:firstLine="0"/>
      </w:pPr>
      <w:r w:rsidRPr="0005685F">
        <w:rPr>
          <w:sz w:val="22"/>
          <w:szCs w:val="22"/>
        </w:rPr>
        <w:t>API nhận thông báo token đã kích hoạt từ Entrust theo Token ID của Entrust, đồng bộ thông tin token và gửi thông báo liên kết card thành công</w:t>
      </w:r>
    </w:p>
    <w:p w14:paraId="7EC82B84" w14:textId="77777777" w:rsidR="00FF0EA3" w:rsidRPr="008510F9" w:rsidRDefault="00FF0EA3" w:rsidP="00FF0EA3">
      <w:pPr>
        <w:pStyle w:val="ListParagraph"/>
        <w:numPr>
          <w:ilvl w:val="0"/>
          <w:numId w:val="27"/>
        </w:numPr>
        <w:ind w:left="630"/>
        <w:rPr>
          <w:b/>
          <w:bCs/>
        </w:rPr>
      </w:pPr>
      <w:r>
        <w:rPr>
          <w:b/>
          <w:bCs/>
          <w:sz w:val="22"/>
        </w:rPr>
        <w:t xml:space="preserve">POST </w:t>
      </w:r>
      <w:r w:rsidRPr="008510F9">
        <w:rPr>
          <w:b/>
          <w:bCs/>
        </w:rPr>
        <w:t>/api/v1/tokens/{id}/notifyStipTokenizationDecision</w:t>
      </w:r>
    </w:p>
    <w:p w14:paraId="603A723E" w14:textId="77777777" w:rsidR="00FF0EA3" w:rsidRDefault="00FF0EA3" w:rsidP="00FF0EA3">
      <w:pPr>
        <w:ind w:left="630" w:firstLine="0"/>
      </w:pPr>
      <w:r w:rsidRPr="0005685F">
        <w:rPr>
          <w:sz w:val="22"/>
          <w:szCs w:val="22"/>
        </w:rPr>
        <w:t>API nhận STIP decision từ Entrust và cập nhật thông tin token theo Token ID của Entrust</w:t>
      </w:r>
    </w:p>
    <w:p w14:paraId="3D3DA823" w14:textId="77777777" w:rsidR="00FF0EA3" w:rsidRPr="008510F9" w:rsidRDefault="00FF0EA3" w:rsidP="00FF0EA3">
      <w:pPr>
        <w:pStyle w:val="ListParagraph"/>
        <w:numPr>
          <w:ilvl w:val="0"/>
          <w:numId w:val="27"/>
        </w:numPr>
        <w:ind w:left="630"/>
        <w:rPr>
          <w:b/>
          <w:bCs/>
        </w:rPr>
      </w:pPr>
      <w:r>
        <w:rPr>
          <w:b/>
          <w:bCs/>
          <w:sz w:val="22"/>
        </w:rPr>
        <w:t xml:space="preserve">POST </w:t>
      </w:r>
      <w:r w:rsidRPr="008510F9">
        <w:rPr>
          <w:b/>
          <w:bCs/>
        </w:rPr>
        <w:t>/api/v1/tokens/{id}/notifyUpdate</w:t>
      </w:r>
    </w:p>
    <w:p w14:paraId="01682AF9" w14:textId="77777777" w:rsidR="00FF0EA3" w:rsidRDefault="00FF0EA3" w:rsidP="00FF0EA3">
      <w:pPr>
        <w:ind w:left="630" w:firstLine="0"/>
        <w:rPr>
          <w:sz w:val="22"/>
          <w:szCs w:val="22"/>
        </w:rPr>
      </w:pPr>
      <w:r w:rsidRPr="0005685F">
        <w:rPr>
          <w:sz w:val="22"/>
          <w:szCs w:val="22"/>
        </w:rPr>
        <w:t>API nhận cập nhật action và trạng thái token từ Entrust theo Token ID của Entrust</w:t>
      </w:r>
    </w:p>
    <w:p w14:paraId="14454749" w14:textId="77777777" w:rsidR="00FF0EA3" w:rsidRDefault="00FF0EA3" w:rsidP="00FF0EA3">
      <w:pPr>
        <w:pStyle w:val="Heading3"/>
      </w:pPr>
      <w:bookmarkStart w:id="573" w:name="_Toc239345840"/>
      <w:bookmarkStart w:id="574" w:name="_Toc240965963"/>
      <w:r>
        <w:t xml:space="preserve">ESB – </w:t>
      </w:r>
      <w:r w:rsidRPr="00265D63">
        <w:t>CmsSVNGConnect</w:t>
      </w:r>
      <w:bookmarkEnd w:id="573"/>
      <w:bookmarkEnd w:id="574"/>
    </w:p>
    <w:p w14:paraId="40CC712B" w14:textId="77777777" w:rsidR="00FF0EA3" w:rsidRPr="00FC6CB8" w:rsidRDefault="00FF0EA3" w:rsidP="00FF0EA3">
      <w:pPr>
        <w:spacing w:after="0"/>
        <w:ind w:left="360" w:firstLine="0"/>
        <w:jc w:val="left"/>
        <w:rPr>
          <w:sz w:val="22"/>
        </w:rPr>
      </w:pPr>
      <w:r w:rsidRPr="00FC6CB8">
        <w:rPr>
          <w:sz w:val="22"/>
        </w:rPr>
        <w:t>Service expose các API tích hợp từ các hệ thống ngoài vào hệ thống thẻ</w:t>
      </w:r>
    </w:p>
    <w:p w14:paraId="7E1E660E" w14:textId="77777777" w:rsidR="00FF0EA3" w:rsidRDefault="00FF0EA3" w:rsidP="00FF0EA3">
      <w:pPr>
        <w:pStyle w:val="ListParagraph"/>
        <w:numPr>
          <w:ilvl w:val="0"/>
          <w:numId w:val="28"/>
        </w:numPr>
        <w:ind w:left="630"/>
        <w:rPr>
          <w:b/>
          <w:bCs/>
        </w:rPr>
      </w:pPr>
      <w:r>
        <w:rPr>
          <w:b/>
          <w:bCs/>
          <w:sz w:val="22"/>
        </w:rPr>
        <w:t xml:space="preserve">POST </w:t>
      </w:r>
      <w:r w:rsidRPr="004509D2">
        <w:rPr>
          <w:b/>
          <w:bCs/>
        </w:rPr>
        <w:t>/cards/cmssvngconnect/v1/doverifycvv2</w:t>
      </w:r>
    </w:p>
    <w:p w14:paraId="431F64DC" w14:textId="6F3E311A" w:rsidR="00FF0EA3" w:rsidRDefault="00FF0EA3" w:rsidP="00FF0EA3">
      <w:pPr>
        <w:ind w:firstLine="0"/>
      </w:pPr>
      <w:r>
        <w:t>API xác thực thông tin CVV2 của thẻ</w:t>
      </w:r>
    </w:p>
    <w:p w14:paraId="5839F61A" w14:textId="2399E442" w:rsidR="003B56C5" w:rsidRDefault="003B56C5" w:rsidP="003B56C5">
      <w:pPr>
        <w:pStyle w:val="Heading2"/>
        <w:rPr>
          <w:rFonts w:eastAsia="Times New Roman"/>
        </w:rPr>
      </w:pPr>
      <w:bookmarkStart w:id="575" w:name="_Toc240965964"/>
      <w:r>
        <w:rPr>
          <w:rFonts w:eastAsia="Times New Roman"/>
        </w:rPr>
        <w:t>NTF-UI</w:t>
      </w:r>
      <w:bookmarkEnd w:id="575"/>
    </w:p>
    <w:p w14:paraId="7D37EC87" w14:textId="360C1D5F" w:rsidR="003B56C5" w:rsidRDefault="003B56C5" w:rsidP="000F01AC">
      <w:pPr>
        <w:ind w:firstLine="0"/>
      </w:pPr>
      <w:r>
        <w:t>Upload các template gửi thông báo EMAIL,PUSH,SMS,M4U</w:t>
      </w:r>
    </w:p>
    <w:tbl>
      <w:tblPr>
        <w:tblStyle w:val="TableGrid"/>
        <w:tblW w:w="9493" w:type="dxa"/>
        <w:tblLook w:val="04A0" w:firstRow="1" w:lastRow="0" w:firstColumn="1" w:lastColumn="0" w:noHBand="0" w:noVBand="1"/>
      </w:tblPr>
      <w:tblGrid>
        <w:gridCol w:w="1271"/>
        <w:gridCol w:w="2337"/>
        <w:gridCol w:w="2337"/>
        <w:gridCol w:w="3548"/>
      </w:tblGrid>
      <w:tr w:rsidR="003B56C5" w14:paraId="6630D5C8" w14:textId="77777777" w:rsidTr="003B56C5">
        <w:trPr>
          <w:cnfStyle w:val="100000000000" w:firstRow="1" w:lastRow="0" w:firstColumn="0" w:lastColumn="0" w:oddVBand="0" w:evenVBand="0" w:oddHBand="0" w:evenHBand="0" w:firstRowFirstColumn="0" w:firstRowLastColumn="0" w:lastRowFirstColumn="0" w:lastRowLastColumn="0"/>
        </w:trPr>
        <w:tc>
          <w:tcPr>
            <w:tcW w:w="1271" w:type="dxa"/>
          </w:tcPr>
          <w:p w14:paraId="378CEE7C" w14:textId="112BE1A4" w:rsidR="003B56C5" w:rsidRDefault="003B56C5" w:rsidP="003B56C5">
            <w:pPr>
              <w:ind w:firstLine="0"/>
              <w:jc w:val="center"/>
            </w:pPr>
            <w:r>
              <w:t>STT</w:t>
            </w:r>
          </w:p>
        </w:tc>
        <w:tc>
          <w:tcPr>
            <w:tcW w:w="2337" w:type="dxa"/>
          </w:tcPr>
          <w:p w14:paraId="4B242B52" w14:textId="72377625" w:rsidR="003B56C5" w:rsidRDefault="003B56C5" w:rsidP="003B56C5">
            <w:pPr>
              <w:ind w:left="-600" w:firstLine="600"/>
              <w:jc w:val="center"/>
            </w:pPr>
            <w:r>
              <w:t>MÃ THÔNG BÁO</w:t>
            </w:r>
          </w:p>
        </w:tc>
        <w:tc>
          <w:tcPr>
            <w:tcW w:w="2337" w:type="dxa"/>
          </w:tcPr>
          <w:p w14:paraId="34A5EE67" w14:textId="6D5AB023" w:rsidR="003B56C5" w:rsidRDefault="003B56C5" w:rsidP="003B56C5">
            <w:pPr>
              <w:ind w:left="-600" w:firstLine="600"/>
              <w:jc w:val="center"/>
            </w:pPr>
            <w:r>
              <w:t>TÊN THÔNG BÁO</w:t>
            </w:r>
          </w:p>
        </w:tc>
        <w:tc>
          <w:tcPr>
            <w:tcW w:w="3548" w:type="dxa"/>
          </w:tcPr>
          <w:p w14:paraId="5CB7B9B6" w14:textId="2C1067AC" w:rsidR="003B56C5" w:rsidRDefault="003B56C5" w:rsidP="003B56C5">
            <w:pPr>
              <w:ind w:firstLine="0"/>
              <w:jc w:val="center"/>
            </w:pPr>
            <w:r>
              <w:t>KÊNH GỬI</w:t>
            </w:r>
          </w:p>
        </w:tc>
      </w:tr>
      <w:tr w:rsidR="003B56C5" w14:paraId="17C6A967" w14:textId="77777777" w:rsidTr="003B56C5">
        <w:tc>
          <w:tcPr>
            <w:tcW w:w="1271" w:type="dxa"/>
          </w:tcPr>
          <w:p w14:paraId="7A8658E2" w14:textId="54BC6659" w:rsidR="003B56C5" w:rsidRDefault="003B56C5" w:rsidP="003B56C5">
            <w:pPr>
              <w:ind w:firstLine="0"/>
            </w:pPr>
            <w:r>
              <w:t>1</w:t>
            </w:r>
          </w:p>
        </w:tc>
        <w:tc>
          <w:tcPr>
            <w:tcW w:w="2337" w:type="dxa"/>
          </w:tcPr>
          <w:p w14:paraId="7704E780" w14:textId="66796960" w:rsidR="003B56C5" w:rsidRDefault="003B56C5" w:rsidP="003B56C5">
            <w:pPr>
              <w:ind w:firstLine="0"/>
            </w:pPr>
            <w:r w:rsidRPr="003B56C5">
              <w:t>TOKEN_SENT_OTP</w:t>
            </w:r>
          </w:p>
        </w:tc>
        <w:tc>
          <w:tcPr>
            <w:tcW w:w="2337" w:type="dxa"/>
          </w:tcPr>
          <w:p w14:paraId="0F0CC047" w14:textId="6F979426" w:rsidR="003B56C5" w:rsidRDefault="003B56C5" w:rsidP="003B56C5">
            <w:pPr>
              <w:ind w:firstLine="0"/>
            </w:pPr>
            <w:r w:rsidRPr="003B56C5">
              <w:t>Thông báo OTP khi liên kết Ví cho khách hàng qua SMS</w:t>
            </w:r>
          </w:p>
        </w:tc>
        <w:tc>
          <w:tcPr>
            <w:tcW w:w="3548" w:type="dxa"/>
          </w:tcPr>
          <w:p w14:paraId="7739261A" w14:textId="57535A5D" w:rsidR="003B56C5" w:rsidRDefault="003B56C5" w:rsidP="003B56C5">
            <w:pPr>
              <w:ind w:firstLine="0"/>
            </w:pPr>
            <w:r>
              <w:t>SMS</w:t>
            </w:r>
          </w:p>
        </w:tc>
      </w:tr>
      <w:tr w:rsidR="003B56C5" w14:paraId="3C3DE4E5" w14:textId="77777777" w:rsidTr="003B56C5">
        <w:tc>
          <w:tcPr>
            <w:tcW w:w="1271" w:type="dxa"/>
          </w:tcPr>
          <w:p w14:paraId="30FB3D32" w14:textId="2D830A6C" w:rsidR="003B56C5" w:rsidRDefault="003B56C5" w:rsidP="003B56C5">
            <w:pPr>
              <w:ind w:firstLine="0"/>
            </w:pPr>
            <w:r>
              <w:t>2</w:t>
            </w:r>
          </w:p>
        </w:tc>
        <w:tc>
          <w:tcPr>
            <w:tcW w:w="2337" w:type="dxa"/>
          </w:tcPr>
          <w:p w14:paraId="316767FA" w14:textId="5BF865DC" w:rsidR="003B56C5" w:rsidRPr="003B56C5" w:rsidRDefault="003B56C5" w:rsidP="003B56C5">
            <w:pPr>
              <w:ind w:firstLine="0"/>
            </w:pPr>
            <w:r w:rsidRPr="003B56C5">
              <w:t>TOKEN_SENT_OTP</w:t>
            </w:r>
          </w:p>
        </w:tc>
        <w:tc>
          <w:tcPr>
            <w:tcW w:w="2337" w:type="dxa"/>
          </w:tcPr>
          <w:p w14:paraId="670CC03A" w14:textId="129FB24C" w:rsidR="003B56C5" w:rsidRPr="003B56C5" w:rsidRDefault="003B56C5" w:rsidP="003B56C5">
            <w:pPr>
              <w:ind w:firstLine="0"/>
            </w:pPr>
            <w:r w:rsidRPr="003B56C5">
              <w:t>Thông báo OTP khi liên kết Ví cho khách hàng qua Email</w:t>
            </w:r>
          </w:p>
        </w:tc>
        <w:tc>
          <w:tcPr>
            <w:tcW w:w="3548" w:type="dxa"/>
          </w:tcPr>
          <w:p w14:paraId="6F376C2D" w14:textId="2BDF9692" w:rsidR="003B56C5" w:rsidRDefault="003B56C5" w:rsidP="003B56C5">
            <w:pPr>
              <w:ind w:firstLine="0"/>
            </w:pPr>
            <w:r>
              <w:t>EMAIL</w:t>
            </w:r>
          </w:p>
        </w:tc>
      </w:tr>
      <w:tr w:rsidR="003B56C5" w14:paraId="159B9C1A" w14:textId="77777777" w:rsidTr="003B56C5">
        <w:tc>
          <w:tcPr>
            <w:tcW w:w="1271" w:type="dxa"/>
          </w:tcPr>
          <w:p w14:paraId="2A8CF096" w14:textId="0DC05243" w:rsidR="003B56C5" w:rsidRDefault="003B56C5" w:rsidP="003B56C5">
            <w:pPr>
              <w:ind w:firstLine="0"/>
            </w:pPr>
            <w:r>
              <w:lastRenderedPageBreak/>
              <w:t>3</w:t>
            </w:r>
          </w:p>
        </w:tc>
        <w:tc>
          <w:tcPr>
            <w:tcW w:w="2337" w:type="dxa"/>
          </w:tcPr>
          <w:p w14:paraId="7BF68560" w14:textId="522B6DF1" w:rsidR="003B56C5" w:rsidRPr="003B56C5" w:rsidRDefault="003B56C5" w:rsidP="003B56C5">
            <w:pPr>
              <w:ind w:firstLine="0"/>
            </w:pPr>
            <w:r w:rsidRPr="003B56C5">
              <w:t>TOKEN_ADD_SUCCESS</w:t>
            </w:r>
          </w:p>
        </w:tc>
        <w:tc>
          <w:tcPr>
            <w:tcW w:w="2337" w:type="dxa"/>
          </w:tcPr>
          <w:p w14:paraId="3B67C0BE" w14:textId="1FA6F9CB" w:rsidR="003B56C5" w:rsidRPr="003B56C5" w:rsidRDefault="003B56C5" w:rsidP="003B56C5">
            <w:pPr>
              <w:ind w:firstLine="0"/>
            </w:pPr>
            <w:r w:rsidRPr="003B56C5">
              <w:t>Thông báo OTP khi liên kết Ví</w:t>
            </w:r>
          </w:p>
        </w:tc>
        <w:tc>
          <w:tcPr>
            <w:tcW w:w="3548" w:type="dxa"/>
          </w:tcPr>
          <w:p w14:paraId="1659FF16" w14:textId="20C3AD45" w:rsidR="003B56C5" w:rsidRDefault="003B56C5" w:rsidP="003B56C5">
            <w:pPr>
              <w:ind w:firstLine="0"/>
            </w:pPr>
            <w:r>
              <w:t>PUSH</w:t>
            </w:r>
          </w:p>
        </w:tc>
      </w:tr>
      <w:tr w:rsidR="003B56C5" w14:paraId="3337EA4D" w14:textId="77777777" w:rsidTr="003B56C5">
        <w:tc>
          <w:tcPr>
            <w:tcW w:w="1271" w:type="dxa"/>
          </w:tcPr>
          <w:p w14:paraId="0D7E4938" w14:textId="032466B7" w:rsidR="003B56C5" w:rsidRDefault="003B56C5" w:rsidP="003B56C5">
            <w:pPr>
              <w:ind w:firstLine="0"/>
            </w:pPr>
            <w:r>
              <w:t>4</w:t>
            </w:r>
          </w:p>
        </w:tc>
        <w:tc>
          <w:tcPr>
            <w:tcW w:w="2337" w:type="dxa"/>
          </w:tcPr>
          <w:p w14:paraId="40CBA237" w14:textId="5E1003E0" w:rsidR="003B56C5" w:rsidRPr="003B56C5" w:rsidRDefault="003B56C5" w:rsidP="003B56C5">
            <w:pPr>
              <w:ind w:firstLine="0"/>
            </w:pPr>
            <w:r w:rsidRPr="003B56C5">
              <w:t>TOKEN_ADD_SUCCESS</w:t>
            </w:r>
          </w:p>
        </w:tc>
        <w:tc>
          <w:tcPr>
            <w:tcW w:w="2337" w:type="dxa"/>
          </w:tcPr>
          <w:p w14:paraId="5F1AECA6" w14:textId="16002C0F" w:rsidR="003B56C5" w:rsidRPr="003B56C5" w:rsidRDefault="003B56C5" w:rsidP="003B56C5">
            <w:pPr>
              <w:ind w:firstLine="0"/>
            </w:pPr>
            <w:r w:rsidRPr="003B56C5">
              <w:t>Thông báo OTP khi liên kết Ví</w:t>
            </w:r>
          </w:p>
        </w:tc>
        <w:tc>
          <w:tcPr>
            <w:tcW w:w="3548" w:type="dxa"/>
          </w:tcPr>
          <w:p w14:paraId="26F57FE3" w14:textId="1F307282" w:rsidR="003B56C5" w:rsidRDefault="003B56C5" w:rsidP="003B56C5">
            <w:pPr>
              <w:ind w:firstLine="0"/>
            </w:pPr>
            <w:r>
              <w:t>EMAIL</w:t>
            </w:r>
          </w:p>
        </w:tc>
      </w:tr>
      <w:tr w:rsidR="003B56C5" w14:paraId="1280D8F2" w14:textId="77777777" w:rsidTr="003B56C5">
        <w:tc>
          <w:tcPr>
            <w:tcW w:w="1271" w:type="dxa"/>
          </w:tcPr>
          <w:p w14:paraId="3409874B" w14:textId="036CF960" w:rsidR="003B56C5" w:rsidRDefault="003B56C5" w:rsidP="003B56C5">
            <w:pPr>
              <w:ind w:firstLine="0"/>
            </w:pPr>
            <w:r>
              <w:t>5</w:t>
            </w:r>
          </w:p>
        </w:tc>
        <w:tc>
          <w:tcPr>
            <w:tcW w:w="2337" w:type="dxa"/>
          </w:tcPr>
          <w:p w14:paraId="6C980B9B" w14:textId="638E7965" w:rsidR="003B56C5" w:rsidRPr="003B56C5" w:rsidRDefault="003B56C5" w:rsidP="003B56C5">
            <w:pPr>
              <w:ind w:firstLine="0"/>
            </w:pPr>
            <w:r w:rsidRPr="003B56C5">
              <w:t>TOKEN_ADD_SUCCESS</w:t>
            </w:r>
          </w:p>
        </w:tc>
        <w:tc>
          <w:tcPr>
            <w:tcW w:w="2337" w:type="dxa"/>
          </w:tcPr>
          <w:p w14:paraId="20021E77" w14:textId="33CB36C0" w:rsidR="003B56C5" w:rsidRPr="003B56C5" w:rsidRDefault="003B56C5" w:rsidP="003B56C5">
            <w:pPr>
              <w:ind w:firstLine="0"/>
            </w:pPr>
            <w:r w:rsidRPr="003B56C5">
              <w:t>Kết nối Apple Pay/Google Pay thành công</w:t>
            </w:r>
          </w:p>
        </w:tc>
        <w:tc>
          <w:tcPr>
            <w:tcW w:w="3548" w:type="dxa"/>
          </w:tcPr>
          <w:p w14:paraId="0C57771A" w14:textId="6AC2B3CE" w:rsidR="003B56C5" w:rsidRDefault="003B56C5" w:rsidP="003B56C5">
            <w:pPr>
              <w:ind w:firstLine="0"/>
            </w:pPr>
            <w:r>
              <w:t>WEBHOOK</w:t>
            </w:r>
          </w:p>
        </w:tc>
      </w:tr>
      <w:tr w:rsidR="003B56C5" w14:paraId="4A444CA4" w14:textId="77777777" w:rsidTr="003B56C5">
        <w:tc>
          <w:tcPr>
            <w:tcW w:w="1271" w:type="dxa"/>
          </w:tcPr>
          <w:p w14:paraId="029C1E62" w14:textId="393D1D20" w:rsidR="003B56C5" w:rsidRDefault="003B56C5" w:rsidP="003B56C5">
            <w:pPr>
              <w:ind w:firstLine="0"/>
            </w:pPr>
            <w:r>
              <w:t>6</w:t>
            </w:r>
          </w:p>
        </w:tc>
        <w:tc>
          <w:tcPr>
            <w:tcW w:w="2337" w:type="dxa"/>
          </w:tcPr>
          <w:p w14:paraId="3A464D46" w14:textId="3AAE7C7E" w:rsidR="003B56C5" w:rsidRPr="003B56C5" w:rsidRDefault="003B56C5" w:rsidP="003B56C5">
            <w:pPr>
              <w:ind w:firstLine="0"/>
            </w:pPr>
            <w:r w:rsidRPr="003B56C5">
              <w:t>TOKEN_ADD_FAIL</w:t>
            </w:r>
          </w:p>
        </w:tc>
        <w:tc>
          <w:tcPr>
            <w:tcW w:w="2337" w:type="dxa"/>
          </w:tcPr>
          <w:p w14:paraId="360F4EB3" w14:textId="0E8A0889" w:rsidR="003B56C5" w:rsidRPr="003B56C5" w:rsidRDefault="003B56C5" w:rsidP="003B56C5">
            <w:pPr>
              <w:ind w:firstLine="0"/>
            </w:pPr>
            <w:r w:rsidRPr="003B56C5">
              <w:t>Thông báo liên kết Ví không thành công</w:t>
            </w:r>
          </w:p>
        </w:tc>
        <w:tc>
          <w:tcPr>
            <w:tcW w:w="3548" w:type="dxa"/>
          </w:tcPr>
          <w:p w14:paraId="044AF276" w14:textId="29585399" w:rsidR="003B56C5" w:rsidRDefault="003B56C5" w:rsidP="003B56C5">
            <w:pPr>
              <w:ind w:firstLine="0"/>
            </w:pPr>
            <w:r>
              <w:t>PUSH</w:t>
            </w:r>
          </w:p>
        </w:tc>
      </w:tr>
      <w:tr w:rsidR="003B56C5" w14:paraId="0F694632" w14:textId="77777777" w:rsidTr="003B56C5">
        <w:tc>
          <w:tcPr>
            <w:tcW w:w="1271" w:type="dxa"/>
          </w:tcPr>
          <w:p w14:paraId="39217761" w14:textId="1ED7C80E" w:rsidR="003B56C5" w:rsidRDefault="003B56C5" w:rsidP="003B56C5">
            <w:pPr>
              <w:ind w:firstLine="0"/>
            </w:pPr>
            <w:r>
              <w:t>7</w:t>
            </w:r>
          </w:p>
        </w:tc>
        <w:tc>
          <w:tcPr>
            <w:tcW w:w="2337" w:type="dxa"/>
          </w:tcPr>
          <w:p w14:paraId="53ED8DE4" w14:textId="6548D43C" w:rsidR="003B56C5" w:rsidRPr="003B56C5" w:rsidRDefault="003B56C5" w:rsidP="003B56C5">
            <w:pPr>
              <w:ind w:firstLine="0"/>
            </w:pPr>
            <w:r w:rsidRPr="003B56C5">
              <w:t>TOKEN_ADD_FAIL</w:t>
            </w:r>
          </w:p>
        </w:tc>
        <w:tc>
          <w:tcPr>
            <w:tcW w:w="2337" w:type="dxa"/>
          </w:tcPr>
          <w:p w14:paraId="5B6952DF" w14:textId="3383CA24" w:rsidR="003B56C5" w:rsidRPr="003B56C5" w:rsidRDefault="003B56C5" w:rsidP="003B56C5">
            <w:pPr>
              <w:ind w:firstLine="0"/>
            </w:pPr>
            <w:r w:rsidRPr="003B56C5">
              <w:t>Thông báo liên kết Ví không thành công</w:t>
            </w:r>
          </w:p>
        </w:tc>
        <w:tc>
          <w:tcPr>
            <w:tcW w:w="3548" w:type="dxa"/>
          </w:tcPr>
          <w:p w14:paraId="729D1631" w14:textId="57F7FE83" w:rsidR="003B56C5" w:rsidRDefault="003B56C5" w:rsidP="003B56C5">
            <w:pPr>
              <w:ind w:firstLine="0"/>
            </w:pPr>
            <w:r>
              <w:t>EMAIL</w:t>
            </w:r>
          </w:p>
        </w:tc>
      </w:tr>
      <w:tr w:rsidR="003B56C5" w14:paraId="65A5A5D5" w14:textId="77777777" w:rsidTr="003B56C5">
        <w:tc>
          <w:tcPr>
            <w:tcW w:w="1271" w:type="dxa"/>
          </w:tcPr>
          <w:p w14:paraId="06710A8C" w14:textId="5722753C" w:rsidR="003B56C5" w:rsidRDefault="003B56C5" w:rsidP="003B56C5">
            <w:pPr>
              <w:ind w:firstLine="0"/>
            </w:pPr>
            <w:r>
              <w:t>8</w:t>
            </w:r>
          </w:p>
        </w:tc>
        <w:tc>
          <w:tcPr>
            <w:tcW w:w="2337" w:type="dxa"/>
          </w:tcPr>
          <w:p w14:paraId="39AE47A5" w14:textId="3602FA95" w:rsidR="003B56C5" w:rsidRPr="003B56C5" w:rsidRDefault="003B56C5" w:rsidP="003B56C5">
            <w:pPr>
              <w:ind w:firstLine="0"/>
            </w:pPr>
            <w:r w:rsidRPr="003B56C5">
              <w:t>TOKEN_ADD_FAIL</w:t>
            </w:r>
          </w:p>
        </w:tc>
        <w:tc>
          <w:tcPr>
            <w:tcW w:w="2337" w:type="dxa"/>
          </w:tcPr>
          <w:p w14:paraId="6DFF53EA" w14:textId="22E2C181" w:rsidR="003B56C5" w:rsidRPr="003B56C5" w:rsidRDefault="003B56C5" w:rsidP="003B56C5">
            <w:pPr>
              <w:ind w:firstLine="0"/>
            </w:pPr>
            <w:r w:rsidRPr="003B56C5">
              <w:t>Thông báo liên kết Ví không thành công</w:t>
            </w:r>
          </w:p>
        </w:tc>
        <w:tc>
          <w:tcPr>
            <w:tcW w:w="3548" w:type="dxa"/>
          </w:tcPr>
          <w:p w14:paraId="77432314" w14:textId="298ECD6F" w:rsidR="003B56C5" w:rsidRDefault="003B56C5" w:rsidP="003B56C5">
            <w:pPr>
              <w:ind w:firstLine="0"/>
            </w:pPr>
            <w:r>
              <w:t>WEBHOOK</w:t>
            </w:r>
          </w:p>
        </w:tc>
      </w:tr>
    </w:tbl>
    <w:p w14:paraId="7A583170" w14:textId="77777777" w:rsidR="003B56C5" w:rsidRPr="003B56C5" w:rsidRDefault="003B56C5" w:rsidP="003B56C5"/>
    <w:p w14:paraId="0600DA7C" w14:textId="77777777" w:rsidR="003301B1" w:rsidRDefault="003301B1" w:rsidP="003B56C5">
      <w:pPr>
        <w:ind w:firstLine="0"/>
      </w:pPr>
      <w:r>
        <w:br/>
      </w:r>
    </w:p>
    <w:p w14:paraId="69CA8370" w14:textId="77777777" w:rsidR="009370D8" w:rsidRDefault="003301B1" w:rsidP="003301B1">
      <w:pPr>
        <w:spacing w:after="200" w:line="276" w:lineRule="auto"/>
        <w:ind w:firstLine="0"/>
        <w:jc w:val="left"/>
      </w:pPr>
      <w:r>
        <w:br w:type="page"/>
      </w:r>
    </w:p>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5292"/>
        <w:gridCol w:w="5293"/>
      </w:tblGrid>
      <w:tr w:rsidR="009370D8" w:rsidRPr="00B60E1A" w14:paraId="63C59858" w14:textId="77777777" w:rsidTr="00C54CDD">
        <w:trPr>
          <w:cnfStyle w:val="100000000000" w:firstRow="1" w:lastRow="0" w:firstColumn="0" w:lastColumn="0" w:oddVBand="0" w:evenVBand="0" w:oddHBand="0" w:evenHBand="0" w:firstRowFirstColumn="0" w:firstRowLastColumn="0" w:lastRowFirstColumn="0" w:lastRowLastColumn="0"/>
          <w:trHeight w:val="1301"/>
        </w:trPr>
        <w:tc>
          <w:tcPr>
            <w:tcW w:w="5292" w:type="dxa"/>
            <w:shd w:val="clear" w:color="auto" w:fill="FFFFFF" w:themeFill="background1"/>
          </w:tcPr>
          <w:p w14:paraId="192148F7" w14:textId="77777777" w:rsidR="009370D8" w:rsidRPr="00B60E1A" w:rsidRDefault="009370D8" w:rsidP="00C54CDD">
            <w:pPr>
              <w:spacing w:after="200" w:line="276" w:lineRule="auto"/>
              <w:ind w:firstLine="0"/>
              <w:jc w:val="left"/>
              <w:rPr>
                <w:rFonts w:eastAsia="Arial"/>
                <w:color w:val="000000"/>
                <w:sz w:val="26"/>
                <w:szCs w:val="26"/>
                <w:lang w:eastAsia="vi-VN"/>
              </w:rPr>
            </w:pPr>
            <w:r w:rsidRPr="00B60E1A">
              <w:rPr>
                <w:color w:val="000000"/>
                <w:szCs w:val="26"/>
                <w:lang w:eastAsia="vi-VN"/>
              </w:rPr>
              <w:lastRenderedPageBreak/>
              <w:t>CÁN BỘ XÂY DỰNG</w:t>
            </w:r>
          </w:p>
        </w:tc>
        <w:tc>
          <w:tcPr>
            <w:tcW w:w="5293" w:type="dxa"/>
            <w:shd w:val="clear" w:color="auto" w:fill="FFFFFF" w:themeFill="background1"/>
          </w:tcPr>
          <w:p w14:paraId="2CF8E713" w14:textId="77777777" w:rsidR="009370D8" w:rsidRPr="00B60E1A" w:rsidRDefault="009370D8" w:rsidP="00C54CDD">
            <w:pPr>
              <w:spacing w:after="200" w:line="276" w:lineRule="auto"/>
              <w:ind w:firstLine="0"/>
              <w:jc w:val="left"/>
              <w:rPr>
                <w:rFonts w:eastAsia="Arial"/>
                <w:color w:val="000000"/>
                <w:sz w:val="26"/>
                <w:szCs w:val="26"/>
                <w:lang w:eastAsia="vi-VN"/>
              </w:rPr>
            </w:pPr>
            <w:r w:rsidRPr="00B60E1A">
              <w:rPr>
                <w:color w:val="000000"/>
                <w:szCs w:val="26"/>
                <w:lang w:eastAsia="vi-VN"/>
              </w:rPr>
              <w:t>CÁN BỘ REVIEW</w:t>
            </w:r>
          </w:p>
        </w:tc>
      </w:tr>
    </w:tbl>
    <w:p w14:paraId="2E725D02" w14:textId="77777777" w:rsidR="009370D8" w:rsidRDefault="009370D8" w:rsidP="009370D8">
      <w:pPr>
        <w:spacing w:after="200" w:line="276" w:lineRule="auto"/>
        <w:ind w:firstLine="0"/>
        <w:jc w:val="left"/>
        <w:rPr>
          <w:rFonts w:eastAsia="Arial"/>
          <w:b/>
          <w:bCs/>
          <w:color w:val="000000"/>
          <w:sz w:val="26"/>
          <w:szCs w:val="26"/>
          <w:lang w:eastAsia="vi-VN"/>
        </w:rPr>
      </w:pPr>
    </w:p>
    <w:p w14:paraId="7466E4EC" w14:textId="77777777" w:rsidR="009370D8" w:rsidRDefault="009370D8" w:rsidP="009370D8">
      <w:pPr>
        <w:spacing w:after="200" w:line="276" w:lineRule="auto"/>
        <w:ind w:firstLine="0"/>
        <w:jc w:val="center"/>
        <w:rPr>
          <w:rFonts w:eastAsia="Arial"/>
          <w:b/>
          <w:bCs/>
          <w:color w:val="000000"/>
          <w:sz w:val="26"/>
          <w:szCs w:val="26"/>
          <w:lang w:eastAsia="vi-VN"/>
        </w:rPr>
      </w:pPr>
    </w:p>
    <w:p w14:paraId="5CC83A55" w14:textId="77777777" w:rsidR="00967A9C" w:rsidRDefault="00967A9C" w:rsidP="009370D8">
      <w:pPr>
        <w:spacing w:after="200" w:line="276" w:lineRule="auto"/>
        <w:ind w:firstLine="0"/>
        <w:jc w:val="center"/>
        <w:rPr>
          <w:rFonts w:eastAsia="Arial"/>
          <w:b/>
          <w:bCs/>
          <w:color w:val="000000"/>
          <w:sz w:val="26"/>
          <w:szCs w:val="26"/>
          <w:lang w:eastAsia="vi-VN"/>
        </w:rPr>
      </w:pPr>
    </w:p>
    <w:p w14:paraId="2A6931B7" w14:textId="237BC4C6" w:rsidR="009370D8" w:rsidDel="00E11834" w:rsidRDefault="009370D8" w:rsidP="009370D8">
      <w:pPr>
        <w:spacing w:after="200" w:line="276" w:lineRule="auto"/>
        <w:ind w:firstLine="0"/>
        <w:jc w:val="center"/>
        <w:rPr>
          <w:del w:id="576" w:author="Quan Tran Duc (CV Phat trien Core Cap 2 - TT Phat trien - Khoi CNTT)" w:date="2026-09-22T11:11:00Z" w16du:dateUtc="2026-09-22T04:11:00Z"/>
          <w:rFonts w:eastAsia="Arial"/>
          <w:b/>
          <w:bCs/>
          <w:color w:val="000000"/>
          <w:sz w:val="26"/>
          <w:szCs w:val="26"/>
          <w:lang w:eastAsia="vi-VN"/>
        </w:rPr>
      </w:pPr>
      <w:del w:id="577" w:author="Quan Tran Duc (CV Phat trien Core Cap 2 - TT Phat trien - Khoi CNTT)" w:date="2026-09-22T11:11:00Z" w16du:dateUtc="2026-09-22T04:11:00Z">
        <w:r w:rsidRPr="00B60E1A" w:rsidDel="00E11834">
          <w:rPr>
            <w:rFonts w:eastAsia="Arial"/>
            <w:b/>
            <w:bCs/>
            <w:color w:val="000000"/>
            <w:sz w:val="26"/>
            <w:szCs w:val="26"/>
            <w:lang w:eastAsia="vi-VN"/>
          </w:rPr>
          <w:delText>Ý KIẾN CỦA TRUNG TÂM PHÁT TRIỂN</w:delText>
        </w:r>
      </w:del>
    </w:p>
    <w:p w14:paraId="578936E8" w14:textId="77777777" w:rsidR="00E11834" w:rsidRDefault="00E11834" w:rsidP="009370D8">
      <w:pPr>
        <w:spacing w:after="200" w:line="276" w:lineRule="auto"/>
        <w:ind w:firstLine="0"/>
        <w:jc w:val="center"/>
        <w:rPr>
          <w:ins w:id="578" w:author="Quan Tran Duc (CV Phat trien Core Cap 2 - TT Phat trien - Khoi CNTT)" w:date="2026-09-22T11:11:00Z" w16du:dateUtc="2026-09-22T04:11:00Z"/>
          <w:rFonts w:eastAsia="Arial"/>
          <w:b/>
          <w:bCs/>
          <w:color w:val="000000"/>
          <w:sz w:val="26"/>
          <w:szCs w:val="26"/>
          <w:lang w:eastAsia="vi-VN"/>
        </w:rPr>
      </w:pPr>
    </w:p>
    <w:p w14:paraId="2A8150A3" w14:textId="77777777" w:rsidR="00E11834" w:rsidRDefault="00E11834" w:rsidP="009370D8">
      <w:pPr>
        <w:spacing w:after="200" w:line="276" w:lineRule="auto"/>
        <w:ind w:firstLine="0"/>
        <w:jc w:val="center"/>
        <w:rPr>
          <w:ins w:id="579" w:author="Quan Tran Duc (CV Phat trien Core Cap 2 - TT Phat trien - Khoi CNTT)" w:date="2026-09-22T11:11:00Z" w16du:dateUtc="2026-09-22T04:11:00Z"/>
          <w:rFonts w:eastAsia="Arial"/>
          <w:b/>
          <w:bCs/>
          <w:color w:val="000000"/>
          <w:sz w:val="26"/>
          <w:szCs w:val="26"/>
          <w:lang w:eastAsia="vi-VN"/>
        </w:rPr>
      </w:pPr>
    </w:p>
    <w:p w14:paraId="51A801AF" w14:textId="77777777" w:rsidR="00E11834" w:rsidRDefault="00E11834" w:rsidP="009370D8">
      <w:pPr>
        <w:spacing w:after="200" w:line="276" w:lineRule="auto"/>
        <w:ind w:firstLine="0"/>
        <w:jc w:val="center"/>
        <w:rPr>
          <w:ins w:id="580" w:author="Quan Tran Duc (CV Phat trien Core Cap 2 - TT Phat trien - Khoi CNTT)" w:date="2026-09-22T11:11:00Z" w16du:dateUtc="2026-09-22T04:11:00Z"/>
          <w:rFonts w:eastAsia="Arial"/>
          <w:b/>
          <w:bCs/>
          <w:color w:val="000000"/>
          <w:sz w:val="26"/>
          <w:szCs w:val="26"/>
          <w:lang w:eastAsia="vi-VN"/>
        </w:rPr>
      </w:pPr>
    </w:p>
    <w:p w14:paraId="66ED2927" w14:textId="77777777" w:rsidR="00E11834" w:rsidRDefault="00E11834" w:rsidP="009370D8">
      <w:pPr>
        <w:spacing w:after="200" w:line="276" w:lineRule="auto"/>
        <w:ind w:firstLine="0"/>
        <w:jc w:val="center"/>
        <w:rPr>
          <w:ins w:id="581" w:author="Quan Tran Duc (CV Phat trien Core Cap 2 - TT Phat trien - Khoi CNTT)" w:date="2026-09-22T11:11:00Z" w16du:dateUtc="2026-09-22T04:11:00Z"/>
          <w:rFonts w:eastAsia="Arial"/>
          <w:b/>
          <w:bCs/>
          <w:color w:val="000000"/>
          <w:sz w:val="26"/>
          <w:szCs w:val="26"/>
          <w:lang w:eastAsia="vi-VN"/>
        </w:rPr>
      </w:pPr>
    </w:p>
    <w:p w14:paraId="47CC1825" w14:textId="77777777" w:rsidR="00E11834" w:rsidRDefault="00E11834" w:rsidP="009370D8">
      <w:pPr>
        <w:spacing w:after="200" w:line="276" w:lineRule="auto"/>
        <w:ind w:firstLine="0"/>
        <w:jc w:val="center"/>
        <w:rPr>
          <w:ins w:id="582" w:author="Quan Tran Duc (CV Phat trien Core Cap 2 - TT Phat trien - Khoi CNTT)" w:date="2026-09-22T11:11:00Z" w16du:dateUtc="2026-09-22T04:11:00Z"/>
          <w:rFonts w:eastAsia="Arial"/>
          <w:b/>
          <w:bCs/>
          <w:color w:val="000000"/>
          <w:sz w:val="26"/>
          <w:szCs w:val="26"/>
          <w:lang w:eastAsia="vi-VN"/>
        </w:rPr>
      </w:pPr>
    </w:p>
    <w:p w14:paraId="3A366D54" w14:textId="77777777" w:rsidR="00E11834" w:rsidRDefault="00E11834" w:rsidP="009370D8">
      <w:pPr>
        <w:spacing w:after="200" w:line="276" w:lineRule="auto"/>
        <w:ind w:firstLine="0"/>
        <w:jc w:val="center"/>
        <w:rPr>
          <w:ins w:id="583" w:author="Quan Tran Duc (CV Phat trien Core Cap 2 - TT Phat trien - Khoi CNTT)" w:date="2026-09-22T11:11:00Z" w16du:dateUtc="2026-09-22T04:11:00Z"/>
          <w:rFonts w:eastAsia="Arial"/>
          <w:b/>
          <w:bCs/>
          <w:color w:val="000000"/>
          <w:sz w:val="26"/>
          <w:szCs w:val="26"/>
          <w:lang w:eastAsia="vi-VN"/>
        </w:rPr>
      </w:pPr>
    </w:p>
    <w:p w14:paraId="355D700B" w14:textId="77777777" w:rsidR="00E11834" w:rsidRDefault="00E11834" w:rsidP="009370D8">
      <w:pPr>
        <w:spacing w:after="200" w:line="276" w:lineRule="auto"/>
        <w:ind w:firstLine="0"/>
        <w:jc w:val="center"/>
        <w:rPr>
          <w:ins w:id="584" w:author="Quan Tran Duc (CV Phat trien Core Cap 2 - TT Phat trien - Khoi CNTT)" w:date="2026-09-22T11:11:00Z" w16du:dateUtc="2026-09-22T04:11:00Z"/>
          <w:rFonts w:eastAsia="Arial"/>
          <w:b/>
          <w:bCs/>
          <w:color w:val="000000"/>
          <w:sz w:val="26"/>
          <w:szCs w:val="26"/>
          <w:lang w:eastAsia="vi-VN"/>
        </w:rPr>
      </w:pPr>
    </w:p>
    <w:p w14:paraId="6E24F16A" w14:textId="77777777" w:rsidR="00E11834" w:rsidRDefault="00E11834" w:rsidP="009370D8">
      <w:pPr>
        <w:spacing w:after="200" w:line="276" w:lineRule="auto"/>
        <w:ind w:firstLine="0"/>
        <w:jc w:val="center"/>
        <w:rPr>
          <w:ins w:id="585" w:author="Quan Tran Duc (CV Phat trien Core Cap 2 - TT Phat trien - Khoi CNTT)" w:date="2026-09-22T11:11:00Z" w16du:dateUtc="2026-09-22T04:11:00Z"/>
          <w:rFonts w:eastAsia="Arial"/>
          <w:b/>
          <w:bCs/>
          <w:color w:val="000000"/>
          <w:sz w:val="26"/>
          <w:szCs w:val="26"/>
          <w:lang w:eastAsia="vi-VN"/>
        </w:rPr>
      </w:pPr>
    </w:p>
    <w:p w14:paraId="612278BC" w14:textId="77777777" w:rsidR="00E11834" w:rsidRDefault="00E11834" w:rsidP="009370D8">
      <w:pPr>
        <w:spacing w:after="200" w:line="276" w:lineRule="auto"/>
        <w:ind w:firstLine="0"/>
        <w:jc w:val="center"/>
        <w:rPr>
          <w:ins w:id="586" w:author="Quan Tran Duc (CV Phat trien Core Cap 2 - TT Phat trien - Khoi CNTT)" w:date="2026-09-22T11:11:00Z" w16du:dateUtc="2026-09-22T04:11:00Z"/>
          <w:rFonts w:eastAsia="Arial"/>
          <w:b/>
          <w:bCs/>
          <w:color w:val="000000"/>
          <w:sz w:val="26"/>
          <w:szCs w:val="26"/>
          <w:lang w:eastAsia="vi-VN"/>
        </w:rPr>
      </w:pPr>
    </w:p>
    <w:p w14:paraId="64C077EB" w14:textId="77777777" w:rsidR="00E11834" w:rsidRDefault="00E11834" w:rsidP="009370D8">
      <w:pPr>
        <w:spacing w:after="200" w:line="276" w:lineRule="auto"/>
        <w:ind w:firstLine="0"/>
        <w:jc w:val="center"/>
        <w:rPr>
          <w:ins w:id="587" w:author="Quan Tran Duc (CV Phat trien Core Cap 2 - TT Phat trien - Khoi CNTT)" w:date="2026-09-22T11:11:00Z" w16du:dateUtc="2026-09-22T04:11:00Z"/>
          <w:rFonts w:eastAsia="Arial"/>
          <w:b/>
          <w:bCs/>
          <w:color w:val="000000"/>
          <w:sz w:val="26"/>
          <w:szCs w:val="26"/>
          <w:lang w:eastAsia="vi-VN"/>
        </w:rPr>
      </w:pPr>
    </w:p>
    <w:p w14:paraId="18802E09" w14:textId="5E38B1AD" w:rsidR="00ED3D1A" w:rsidDel="00E11834" w:rsidRDefault="00ED3D1A" w:rsidP="009370D8">
      <w:pPr>
        <w:spacing w:after="200" w:line="276" w:lineRule="auto"/>
        <w:ind w:firstLine="0"/>
        <w:jc w:val="center"/>
        <w:rPr>
          <w:del w:id="588" w:author="Quan Tran Duc (CV Phat trien Core Cap 2 - TT Phat trien - Khoi CNTT)" w:date="2026-09-22T11:11:00Z" w16du:dateUtc="2026-09-22T04:11:00Z"/>
          <w:rFonts w:eastAsia="Arial"/>
          <w:b/>
          <w:bCs/>
          <w:color w:val="000000"/>
          <w:sz w:val="26"/>
          <w:szCs w:val="26"/>
          <w:lang w:eastAsia="vi-VN"/>
        </w:rPr>
      </w:pPr>
    </w:p>
    <w:p w14:paraId="4F7AD103" w14:textId="40051A35" w:rsidR="00ED3D1A" w:rsidRPr="00B60E1A" w:rsidDel="00E11834" w:rsidRDefault="00ED3D1A" w:rsidP="00ED3D1A">
      <w:pPr>
        <w:spacing w:after="200" w:line="276" w:lineRule="auto"/>
        <w:ind w:firstLine="0"/>
        <w:rPr>
          <w:del w:id="589" w:author="Quan Tran Duc (CV Phat trien Core Cap 2 - TT Phat trien - Khoi CNTT)" w:date="2026-09-22T11:11:00Z" w16du:dateUtc="2026-09-22T04:11:00Z"/>
          <w:rFonts w:eastAsia="Arial"/>
          <w:b/>
          <w:bCs/>
          <w:color w:val="000000"/>
          <w:sz w:val="26"/>
          <w:szCs w:val="26"/>
          <w:lang w:eastAsia="vi-VN"/>
        </w:rPr>
      </w:pPr>
    </w:p>
    <w:p w14:paraId="20A4F640" w14:textId="1ECB2D5C" w:rsidR="009370D8" w:rsidRPr="00B60E1A" w:rsidDel="00E11834" w:rsidRDefault="009370D8" w:rsidP="009370D8">
      <w:pPr>
        <w:spacing w:after="200" w:line="276" w:lineRule="auto"/>
        <w:ind w:firstLine="0"/>
        <w:jc w:val="center"/>
        <w:rPr>
          <w:del w:id="590" w:author="Quan Tran Duc (CV Phat trien Core Cap 2 - TT Phat trien - Khoi CNTT)" w:date="2026-09-22T11:11:00Z" w16du:dateUtc="2026-09-22T04:11:00Z"/>
          <w:rFonts w:eastAsia="Arial"/>
          <w:b/>
          <w:bCs/>
          <w:color w:val="000000"/>
          <w:sz w:val="26"/>
          <w:szCs w:val="26"/>
          <w:lang w:eastAsia="vi-VN"/>
        </w:rPr>
      </w:pPr>
    </w:p>
    <w:p w14:paraId="10D346F8" w14:textId="7397EE8C" w:rsidR="00ED3D1A" w:rsidDel="00E11834" w:rsidRDefault="00ED3D1A" w:rsidP="009370D8">
      <w:pPr>
        <w:spacing w:after="200" w:line="276" w:lineRule="auto"/>
        <w:ind w:firstLine="0"/>
        <w:jc w:val="center"/>
        <w:rPr>
          <w:del w:id="591" w:author="Quan Tran Duc (CV Phat trien Core Cap 2 - TT Phat trien - Khoi CNTT)" w:date="2026-09-22T11:11:00Z" w16du:dateUtc="2026-09-22T04:11:00Z"/>
          <w:rFonts w:eastAsia="Arial"/>
          <w:b/>
          <w:bCs/>
          <w:color w:val="000000"/>
          <w:sz w:val="26"/>
          <w:szCs w:val="26"/>
          <w:lang w:eastAsia="vi-VN"/>
        </w:rPr>
      </w:pPr>
    </w:p>
    <w:p w14:paraId="7387B4A3" w14:textId="4007214D" w:rsidR="009370D8" w:rsidDel="00E11834" w:rsidRDefault="00ED3D1A" w:rsidP="009370D8">
      <w:pPr>
        <w:spacing w:after="200" w:line="276" w:lineRule="auto"/>
        <w:ind w:firstLine="0"/>
        <w:jc w:val="center"/>
        <w:rPr>
          <w:del w:id="592" w:author="Quan Tran Duc (CV Phat trien Core Cap 2 - TT Phat trien - Khoi CNTT)" w:date="2026-09-22T11:11:00Z" w16du:dateUtc="2026-09-22T04:11:00Z"/>
          <w:rFonts w:eastAsia="Arial"/>
          <w:b/>
          <w:bCs/>
          <w:color w:val="000000"/>
          <w:sz w:val="26"/>
          <w:szCs w:val="26"/>
          <w:lang w:eastAsia="vi-VN"/>
        </w:rPr>
      </w:pPr>
      <w:del w:id="593" w:author="Quan Tran Duc (CV Phat trien Core Cap 2 - TT Phat trien - Khoi CNTT)" w:date="2026-09-22T11:11:00Z" w16du:dateUtc="2026-09-22T04:11:00Z">
        <w:r w:rsidRPr="00ED3D1A" w:rsidDel="00E11834">
          <w:rPr>
            <w:rFonts w:eastAsia="Arial"/>
            <w:b/>
            <w:bCs/>
            <w:color w:val="000000"/>
            <w:sz w:val="26"/>
            <w:szCs w:val="26"/>
            <w:lang w:eastAsia="vi-VN"/>
          </w:rPr>
          <w:delText>Ý KIẾN CỦA TRUNG TÂM KIẾN TRÚC CÔNG NGHỆ[1]</w:delText>
        </w:r>
      </w:del>
    </w:p>
    <w:p w14:paraId="05C0EC17" w14:textId="6C95574B" w:rsidR="00ED3D1A" w:rsidDel="00E11834" w:rsidRDefault="00ED3D1A" w:rsidP="009370D8">
      <w:pPr>
        <w:spacing w:after="200" w:line="276" w:lineRule="auto"/>
        <w:ind w:firstLine="0"/>
        <w:jc w:val="center"/>
        <w:rPr>
          <w:del w:id="594" w:author="Quan Tran Duc (CV Phat trien Core Cap 2 - TT Phat trien - Khoi CNTT)" w:date="2026-09-22T11:11:00Z" w16du:dateUtc="2026-09-22T04:11:00Z"/>
          <w:rFonts w:eastAsia="Arial"/>
          <w:b/>
          <w:bCs/>
          <w:color w:val="000000"/>
          <w:sz w:val="26"/>
          <w:szCs w:val="26"/>
          <w:lang w:eastAsia="vi-VN"/>
        </w:rPr>
      </w:pPr>
    </w:p>
    <w:p w14:paraId="5EF7FA9F" w14:textId="3842CDA9" w:rsidR="00ED3D1A" w:rsidDel="00E11834" w:rsidRDefault="00ED3D1A" w:rsidP="009370D8">
      <w:pPr>
        <w:spacing w:after="200" w:line="276" w:lineRule="auto"/>
        <w:ind w:firstLine="0"/>
        <w:jc w:val="center"/>
        <w:rPr>
          <w:del w:id="595" w:author="Quan Tran Duc (CV Phat trien Core Cap 2 - TT Phat trien - Khoi CNTT)" w:date="2026-09-22T11:11:00Z" w16du:dateUtc="2026-09-22T04:11:00Z"/>
          <w:rFonts w:eastAsia="Arial"/>
          <w:b/>
          <w:bCs/>
          <w:color w:val="000000"/>
          <w:sz w:val="26"/>
          <w:szCs w:val="26"/>
          <w:lang w:eastAsia="vi-VN"/>
        </w:rPr>
      </w:pPr>
    </w:p>
    <w:p w14:paraId="6D32F82C" w14:textId="75D89825" w:rsidR="00ED3D1A" w:rsidDel="00E11834" w:rsidRDefault="00ED3D1A" w:rsidP="009370D8">
      <w:pPr>
        <w:spacing w:after="200" w:line="276" w:lineRule="auto"/>
        <w:ind w:firstLine="0"/>
        <w:jc w:val="center"/>
        <w:rPr>
          <w:del w:id="596" w:author="Quan Tran Duc (CV Phat trien Core Cap 2 - TT Phat trien - Khoi CNTT)" w:date="2026-09-22T11:11:00Z" w16du:dateUtc="2026-09-22T04:11:00Z"/>
          <w:rFonts w:eastAsia="Arial"/>
          <w:b/>
          <w:bCs/>
          <w:color w:val="000000"/>
          <w:sz w:val="26"/>
          <w:szCs w:val="26"/>
          <w:lang w:eastAsia="vi-VN"/>
        </w:rPr>
      </w:pPr>
    </w:p>
    <w:p w14:paraId="440EDFF2" w14:textId="1151B5C9" w:rsidR="00ED3D1A" w:rsidDel="00E11834" w:rsidRDefault="00ED3D1A" w:rsidP="009370D8">
      <w:pPr>
        <w:spacing w:after="200" w:line="276" w:lineRule="auto"/>
        <w:ind w:firstLine="0"/>
        <w:jc w:val="center"/>
        <w:rPr>
          <w:del w:id="597" w:author="Quan Tran Duc (CV Phat trien Core Cap 2 - TT Phat trien - Khoi CNTT)" w:date="2026-09-22T11:11:00Z" w16du:dateUtc="2026-09-22T04:11:00Z"/>
          <w:rFonts w:eastAsia="Arial"/>
          <w:b/>
          <w:bCs/>
          <w:color w:val="000000"/>
          <w:sz w:val="26"/>
          <w:szCs w:val="26"/>
          <w:lang w:eastAsia="vi-VN"/>
        </w:rPr>
      </w:pPr>
    </w:p>
    <w:p w14:paraId="3B97C488" w14:textId="1A22202B" w:rsidR="00ED3D1A" w:rsidDel="00E11834" w:rsidRDefault="00ED3D1A" w:rsidP="009370D8">
      <w:pPr>
        <w:spacing w:after="200" w:line="276" w:lineRule="auto"/>
        <w:ind w:firstLine="0"/>
        <w:jc w:val="center"/>
        <w:rPr>
          <w:del w:id="598" w:author="Quan Tran Duc (CV Phat trien Core Cap 2 - TT Phat trien - Khoi CNTT)" w:date="2026-09-22T11:11:00Z" w16du:dateUtc="2026-09-22T04:11:00Z"/>
          <w:rFonts w:eastAsia="Arial"/>
          <w:b/>
          <w:bCs/>
          <w:color w:val="000000"/>
          <w:sz w:val="26"/>
          <w:szCs w:val="26"/>
          <w:lang w:eastAsia="vi-VN"/>
        </w:rPr>
      </w:pPr>
      <w:del w:id="599" w:author="Quan Tran Duc (CV Phat trien Core Cap 2 - TT Phat trien - Khoi CNTT)" w:date="2026-09-22T11:11:00Z" w16du:dateUtc="2026-09-22T04:11:00Z">
        <w:r w:rsidRPr="00ED3D1A" w:rsidDel="00E11834">
          <w:rPr>
            <w:rFonts w:eastAsia="Arial"/>
            <w:b/>
            <w:bCs/>
            <w:color w:val="000000"/>
            <w:sz w:val="26"/>
            <w:szCs w:val="26"/>
            <w:lang w:eastAsia="vi-VN"/>
          </w:rPr>
          <w:delText>Ý KIẾN CỦA TRUNG TẤM PHÂN TÍCH DỮ LIỆU[2]</w:delText>
        </w:r>
      </w:del>
    </w:p>
    <w:p w14:paraId="699838D1" w14:textId="2A38C39A" w:rsidR="00ED3D1A" w:rsidDel="00E11834" w:rsidRDefault="00ED3D1A" w:rsidP="009370D8">
      <w:pPr>
        <w:spacing w:after="200" w:line="276" w:lineRule="auto"/>
        <w:ind w:firstLine="0"/>
        <w:jc w:val="center"/>
        <w:rPr>
          <w:del w:id="600" w:author="Quan Tran Duc (CV Phat trien Core Cap 2 - TT Phat trien - Khoi CNTT)" w:date="2026-09-22T11:11:00Z" w16du:dateUtc="2026-09-22T04:11:00Z"/>
          <w:rFonts w:eastAsia="Arial"/>
          <w:b/>
          <w:bCs/>
          <w:color w:val="000000"/>
          <w:sz w:val="26"/>
          <w:szCs w:val="26"/>
          <w:lang w:eastAsia="vi-VN"/>
        </w:rPr>
      </w:pPr>
    </w:p>
    <w:p w14:paraId="1EC0B658" w14:textId="5EB4A457" w:rsidR="00ED3D1A" w:rsidRPr="00B60E1A" w:rsidDel="00E11834" w:rsidRDefault="00ED3D1A" w:rsidP="009370D8">
      <w:pPr>
        <w:spacing w:after="200" w:line="276" w:lineRule="auto"/>
        <w:ind w:firstLine="0"/>
        <w:jc w:val="center"/>
        <w:rPr>
          <w:del w:id="601" w:author="Quan Tran Duc (CV Phat trien Core Cap 2 - TT Phat trien - Khoi CNTT)" w:date="2026-09-22T11:11:00Z" w16du:dateUtc="2026-09-22T04:11:00Z"/>
          <w:rFonts w:eastAsia="Arial"/>
          <w:b/>
          <w:bCs/>
          <w:color w:val="000000"/>
          <w:sz w:val="26"/>
          <w:szCs w:val="26"/>
          <w:lang w:eastAsia="vi-VN"/>
        </w:rPr>
      </w:pPr>
    </w:p>
    <w:p w14:paraId="3829C4AE" w14:textId="53117CB0" w:rsidR="009370D8" w:rsidDel="00E11834" w:rsidRDefault="009370D8" w:rsidP="009370D8">
      <w:pPr>
        <w:spacing w:after="200" w:line="276" w:lineRule="auto"/>
        <w:ind w:firstLine="0"/>
        <w:jc w:val="center"/>
        <w:rPr>
          <w:del w:id="602" w:author="Quan Tran Duc (CV Phat trien Core Cap 2 - TT Phat trien - Khoi CNTT)" w:date="2026-09-22T11:11:00Z" w16du:dateUtc="2026-09-22T04:11:00Z"/>
          <w:rFonts w:eastAsia="Arial"/>
          <w:b/>
          <w:bCs/>
          <w:color w:val="000000"/>
          <w:sz w:val="26"/>
          <w:szCs w:val="26"/>
          <w:lang w:eastAsia="vi-VN"/>
        </w:rPr>
      </w:pPr>
    </w:p>
    <w:p w14:paraId="4CA4464E" w14:textId="60E95908" w:rsidR="00ED3D1A" w:rsidDel="00E11834" w:rsidRDefault="00ED3D1A" w:rsidP="009370D8">
      <w:pPr>
        <w:spacing w:after="200" w:line="276" w:lineRule="auto"/>
        <w:ind w:firstLine="0"/>
        <w:jc w:val="center"/>
        <w:rPr>
          <w:del w:id="603" w:author="Quan Tran Duc (CV Phat trien Core Cap 2 - TT Phat trien - Khoi CNTT)" w:date="2026-09-22T11:11:00Z" w16du:dateUtc="2026-09-22T04:11:00Z"/>
          <w:rFonts w:eastAsia="Arial"/>
          <w:b/>
          <w:bCs/>
          <w:color w:val="000000"/>
          <w:sz w:val="26"/>
          <w:szCs w:val="26"/>
          <w:lang w:eastAsia="vi-VN"/>
        </w:rPr>
      </w:pPr>
    </w:p>
    <w:p w14:paraId="356B1D9B" w14:textId="741997B4" w:rsidR="009370D8" w:rsidRDefault="009370D8" w:rsidP="009370D8">
      <w:pPr>
        <w:spacing w:after="200" w:line="276" w:lineRule="auto"/>
        <w:ind w:firstLine="0"/>
        <w:jc w:val="center"/>
        <w:rPr>
          <w:rFonts w:eastAsia="Arial"/>
          <w:b/>
          <w:bCs/>
          <w:color w:val="000000"/>
          <w:sz w:val="26"/>
          <w:szCs w:val="26"/>
          <w:lang w:eastAsia="vi-VN"/>
        </w:rPr>
      </w:pPr>
      <w:del w:id="604" w:author="Quan Tran Duc (CV Phat trien Core Cap 2 - TT Phat trien - Khoi CNTT)" w:date="2026-09-22T11:11:00Z" w16du:dateUtc="2026-09-22T04:11:00Z">
        <w:r w:rsidRPr="00B60E1A" w:rsidDel="00E11834">
          <w:rPr>
            <w:rFonts w:eastAsia="Arial"/>
            <w:b/>
            <w:bCs/>
            <w:color w:val="000000"/>
            <w:sz w:val="26"/>
            <w:szCs w:val="26"/>
            <w:lang w:eastAsia="vi-VN"/>
          </w:rPr>
          <w:delText>Ý KIẾN CỦA TRUNG TÂM VẬN HÀNH</w:delText>
        </w:r>
      </w:del>
    </w:p>
    <w:p w14:paraId="695B8757" w14:textId="77777777" w:rsidR="009370D8" w:rsidRDefault="009370D8" w:rsidP="009370D8">
      <w:pPr>
        <w:spacing w:after="200" w:line="276" w:lineRule="auto"/>
        <w:ind w:firstLine="0"/>
        <w:jc w:val="left"/>
        <w:rPr>
          <w:rFonts w:eastAsia="Arial"/>
          <w:b/>
          <w:bCs/>
          <w:color w:val="000000"/>
          <w:sz w:val="26"/>
          <w:szCs w:val="26"/>
          <w:lang w:eastAsia="vi-VN"/>
        </w:rPr>
      </w:pPr>
    </w:p>
    <w:p w14:paraId="7764121B" w14:textId="77777777" w:rsidR="009370D8" w:rsidRDefault="009370D8" w:rsidP="009370D8">
      <w:pPr>
        <w:spacing w:after="200" w:line="276" w:lineRule="auto"/>
        <w:ind w:firstLine="0"/>
        <w:jc w:val="left"/>
        <w:rPr>
          <w:b/>
          <w:sz w:val="26"/>
          <w:szCs w:val="22"/>
        </w:rPr>
      </w:pPr>
    </w:p>
    <w:p w14:paraId="2762E9A4" w14:textId="77777777" w:rsidR="009370D8" w:rsidRPr="00B60E1A" w:rsidRDefault="009370D8" w:rsidP="00F63270">
      <w:pPr>
        <w:spacing w:before="120"/>
        <w:rPr>
          <w:sz w:val="26"/>
          <w:szCs w:val="26"/>
        </w:rPr>
      </w:pPr>
      <w:bookmarkStart w:id="605" w:name="_Hlk130993626"/>
      <w:r w:rsidRPr="00B60E1A">
        <w:rPr>
          <w:sz w:val="26"/>
          <w:szCs w:val="26"/>
        </w:rPr>
        <w:t>_________________</w:t>
      </w:r>
    </w:p>
    <w:p w14:paraId="18A9F80C" w14:textId="77777777" w:rsidR="009370D8" w:rsidRPr="00B60E1A" w:rsidRDefault="009370D8" w:rsidP="009370D8">
      <w:pPr>
        <w:spacing w:after="0" w:line="240" w:lineRule="auto"/>
        <w:rPr>
          <w:i/>
          <w:iCs/>
          <w:sz w:val="26"/>
          <w:szCs w:val="26"/>
        </w:rPr>
      </w:pPr>
      <w:r w:rsidRPr="00B60E1A">
        <w:rPr>
          <w:i/>
          <w:iCs/>
          <w:sz w:val="26"/>
          <w:szCs w:val="26"/>
          <w:vertAlign w:val="superscript"/>
        </w:rPr>
        <w:footnoteRef/>
      </w:r>
      <w:r w:rsidRPr="00B60E1A">
        <w:rPr>
          <w:i/>
          <w:iCs/>
          <w:sz w:val="26"/>
          <w:szCs w:val="26"/>
        </w:rPr>
        <w:t xml:space="preserve">TT KTCN: </w:t>
      </w:r>
    </w:p>
    <w:p w14:paraId="4B9D9211" w14:textId="77777777" w:rsidR="009370D8" w:rsidRPr="00B60E1A" w:rsidRDefault="009370D8" w:rsidP="009370D8">
      <w:pPr>
        <w:numPr>
          <w:ilvl w:val="0"/>
          <w:numId w:val="18"/>
        </w:numPr>
        <w:spacing w:after="0" w:line="240" w:lineRule="auto"/>
        <w:ind w:left="450"/>
        <w:jc w:val="left"/>
        <w:rPr>
          <w:i/>
          <w:iCs/>
          <w:sz w:val="26"/>
          <w:szCs w:val="26"/>
        </w:rPr>
      </w:pPr>
      <w:r w:rsidRPr="00B60E1A">
        <w:rPr>
          <w:i/>
          <w:sz w:val="26"/>
          <w:szCs w:val="26"/>
        </w:rPr>
        <w:t>Chỉ tham gia cho ý kiến khi có thay đổi trên PL03A</w:t>
      </w:r>
    </w:p>
    <w:p w14:paraId="76F9685E" w14:textId="77777777" w:rsidR="009370D8" w:rsidRPr="00B60E1A" w:rsidRDefault="009370D8" w:rsidP="009370D8">
      <w:pPr>
        <w:spacing w:after="0" w:line="240" w:lineRule="auto"/>
        <w:rPr>
          <w:i/>
          <w:iCs/>
          <w:sz w:val="26"/>
          <w:szCs w:val="26"/>
        </w:rPr>
      </w:pPr>
      <w:r w:rsidRPr="00B60E1A">
        <w:rPr>
          <w:i/>
          <w:iCs/>
          <w:sz w:val="26"/>
          <w:szCs w:val="26"/>
          <w:vertAlign w:val="superscript"/>
        </w:rPr>
        <w:t xml:space="preserve">2 </w:t>
      </w:r>
      <w:r w:rsidRPr="00B60E1A">
        <w:rPr>
          <w:i/>
          <w:iCs/>
          <w:sz w:val="26"/>
          <w:szCs w:val="26"/>
        </w:rPr>
        <w:t>Các đơn vị phát triển:</w:t>
      </w:r>
    </w:p>
    <w:p w14:paraId="5925E851" w14:textId="77777777" w:rsidR="009370D8" w:rsidRPr="00B60E1A" w:rsidRDefault="009370D8" w:rsidP="009370D8">
      <w:pPr>
        <w:numPr>
          <w:ilvl w:val="0"/>
          <w:numId w:val="18"/>
        </w:numPr>
        <w:spacing w:after="0" w:line="240" w:lineRule="auto"/>
        <w:ind w:left="450"/>
        <w:jc w:val="left"/>
        <w:rPr>
          <w:i/>
          <w:iCs/>
          <w:sz w:val="26"/>
          <w:szCs w:val="26"/>
        </w:rPr>
      </w:pPr>
      <w:r w:rsidRPr="00B60E1A">
        <w:rPr>
          <w:i/>
          <w:iCs/>
          <w:sz w:val="26"/>
          <w:szCs w:val="26"/>
        </w:rPr>
        <w:t>TTPT cho ý kiến theo ủy quyền được phê duyệt của GĐ Khối CNTT trong phạm thay đổi liên quan đến ESB, Tích hợp.</w:t>
      </w:r>
    </w:p>
    <w:p w14:paraId="1E4E432B" w14:textId="77777777" w:rsidR="009370D8" w:rsidRPr="00B60E1A" w:rsidRDefault="009370D8" w:rsidP="009370D8">
      <w:pPr>
        <w:numPr>
          <w:ilvl w:val="0"/>
          <w:numId w:val="18"/>
        </w:numPr>
        <w:spacing w:after="0" w:line="240" w:lineRule="auto"/>
        <w:ind w:left="450"/>
        <w:jc w:val="left"/>
        <w:rPr>
          <w:i/>
          <w:iCs/>
          <w:sz w:val="26"/>
          <w:szCs w:val="26"/>
        </w:rPr>
      </w:pPr>
      <w:r w:rsidRPr="00B60E1A">
        <w:rPr>
          <w:i/>
          <w:iCs/>
          <w:sz w:val="26"/>
          <w:szCs w:val="26"/>
        </w:rPr>
        <w:t xml:space="preserve">TT CNS cho ý kiến theo ủy quyền được phê duyệt của GĐ Khối CNTT trong phạm thay đổi liên quan đến </w:t>
      </w:r>
      <w:bookmarkEnd w:id="605"/>
      <w:r w:rsidRPr="00B60E1A">
        <w:rPr>
          <w:i/>
          <w:iCs/>
          <w:sz w:val="26"/>
          <w:szCs w:val="26"/>
        </w:rPr>
        <w:t>các phát triển ứng dụng của NHS</w:t>
      </w:r>
    </w:p>
    <w:p w14:paraId="3B7396FF" w14:textId="77777777" w:rsidR="009370D8" w:rsidRPr="00884835" w:rsidDel="00E11834" w:rsidRDefault="009370D8" w:rsidP="009370D8">
      <w:pPr>
        <w:numPr>
          <w:ilvl w:val="0"/>
          <w:numId w:val="18"/>
        </w:numPr>
        <w:spacing w:after="0" w:line="240" w:lineRule="auto"/>
        <w:ind w:left="450"/>
        <w:jc w:val="left"/>
        <w:rPr>
          <w:del w:id="606" w:author="Quan Tran Duc (CV Phat trien Core Cap 2 - TT Phat trien - Khoi CNTT)" w:date="2026-09-22T11:11:00Z" w16du:dateUtc="2026-09-22T04:11:00Z"/>
          <w:i/>
          <w:iCs/>
          <w:sz w:val="26"/>
          <w:szCs w:val="26"/>
        </w:rPr>
      </w:pPr>
      <w:r w:rsidRPr="00B60E1A">
        <w:rPr>
          <w:i/>
          <w:iCs/>
          <w:sz w:val="26"/>
          <w:szCs w:val="26"/>
        </w:rPr>
        <w:t>TT PTDL cho ý kiến theo ủy quyền được phê duyệt của GĐ Khối CNTT trong phạm thay đổi liên quan đến tích hợp dữ liệu và báo cáo quản trị</w:t>
      </w:r>
    </w:p>
    <w:p w14:paraId="5C748E53" w14:textId="77777777" w:rsidR="009370D8" w:rsidRPr="009370D8" w:rsidRDefault="009370D8" w:rsidP="00E11834">
      <w:pPr>
        <w:numPr>
          <w:ilvl w:val="0"/>
          <w:numId w:val="18"/>
        </w:numPr>
        <w:spacing w:after="0" w:line="240" w:lineRule="auto"/>
        <w:ind w:left="450"/>
        <w:jc w:val="left"/>
        <w:pPrChange w:id="607" w:author="Quan Tran Duc (CV Phat trien Core Cap 2 - TT Phat trien - Khoi CNTT)" w:date="2026-09-22T11:11:00Z" w16du:dateUtc="2026-09-22T04:11:00Z">
          <w:pPr/>
        </w:pPrChange>
      </w:pPr>
    </w:p>
    <w:sectPr w:rsidR="009370D8" w:rsidRPr="009370D8" w:rsidSect="006052BA">
      <w:headerReference w:type="default" r:id="rId14"/>
      <w:footerReference w:type="default" r:id="rId15"/>
      <w:pgSz w:w="11909" w:h="16834" w:code="9"/>
      <w:pgMar w:top="1701" w:right="851" w:bottom="1701"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BCF03" w14:textId="77777777" w:rsidR="000968F8" w:rsidRDefault="000968F8" w:rsidP="00307F92">
      <w:pPr>
        <w:spacing w:after="0" w:line="240" w:lineRule="auto"/>
      </w:pPr>
      <w:r>
        <w:separator/>
      </w:r>
    </w:p>
  </w:endnote>
  <w:endnote w:type="continuationSeparator" w:id="0">
    <w:p w14:paraId="3515BA17" w14:textId="77777777" w:rsidR="000968F8" w:rsidRDefault="000968F8" w:rsidP="00307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75EE" w14:textId="77777777" w:rsidR="000968F8" w:rsidRPr="00C4467D" w:rsidRDefault="000968F8" w:rsidP="00C4467D">
    <w:pPr>
      <w:pStyle w:val="Footer"/>
      <w:pBdr>
        <w:top w:val="single" w:sz="4" w:space="1" w:color="auto"/>
      </w:pBdr>
      <w:tabs>
        <w:tab w:val="clear" w:pos="4680"/>
        <w:tab w:val="clear" w:pos="9072"/>
        <w:tab w:val="right" w:pos="9270"/>
      </w:tabs>
      <w:spacing w:line="276" w:lineRule="auto"/>
      <w:jc w:val="left"/>
      <w:rPr>
        <w:i/>
        <w:szCs w:val="24"/>
      </w:rPr>
    </w:pPr>
    <w:r w:rsidRPr="00F14274">
      <w:rPr>
        <w:i/>
        <w:sz w:val="22"/>
        <w:szCs w:val="22"/>
      </w:rPr>
      <w:t>Tài liệu này chứa các thông tin NỘI BỘ của SHB, cấm sao chép, in ấn dưới mọi hình thức nếu không được sự cho phép của SHB</w:t>
    </w:r>
    <w:r>
      <w:rPr>
        <w:szCs w:val="24"/>
      </w:rPr>
      <w:tab/>
    </w:r>
    <w:r w:rsidRPr="00C4467D">
      <w:rPr>
        <w:szCs w:val="24"/>
      </w:rPr>
      <w:fldChar w:fldCharType="begin"/>
    </w:r>
    <w:r w:rsidRPr="00C4467D">
      <w:rPr>
        <w:szCs w:val="24"/>
      </w:rPr>
      <w:instrText xml:space="preserve"> PAGE   \* MERGEFORMAT </w:instrText>
    </w:r>
    <w:r w:rsidRPr="00C4467D">
      <w:rPr>
        <w:szCs w:val="24"/>
      </w:rPr>
      <w:fldChar w:fldCharType="separate"/>
    </w:r>
    <w:r>
      <w:rPr>
        <w:szCs w:val="24"/>
      </w:rPr>
      <w:t>3</w:t>
    </w:r>
    <w:r w:rsidRPr="00C4467D">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C31F3" w14:textId="77777777" w:rsidR="000968F8" w:rsidRDefault="000968F8" w:rsidP="00307F92">
      <w:pPr>
        <w:spacing w:after="0" w:line="240" w:lineRule="auto"/>
      </w:pPr>
      <w:r>
        <w:separator/>
      </w:r>
    </w:p>
  </w:footnote>
  <w:footnote w:type="continuationSeparator" w:id="0">
    <w:p w14:paraId="702BC935" w14:textId="77777777" w:rsidR="000968F8" w:rsidRDefault="000968F8" w:rsidP="00307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3311" w14:textId="77777777" w:rsidR="00CC6903" w:rsidRDefault="00CC6903" w:rsidP="00CC6903">
    <w:pPr>
      <w:pStyle w:val="Header"/>
      <w:tabs>
        <w:tab w:val="right" w:pos="9180"/>
      </w:tabs>
      <w:ind w:right="43" w:firstLine="2552"/>
      <w:jc w:val="right"/>
      <w:rPr>
        <w:ins w:id="608" w:author="Quan Tran Duc (CV Phat trien Core Cap 2 - TT Phat trien - Khoi CNTT)" w:date="2026-09-22T10:36:00Z" w16du:dateUtc="2026-09-22T03:36:00Z"/>
        <w:b/>
        <w:bCs/>
        <w:iCs/>
        <w:color w:val="000000"/>
        <w:sz w:val="22"/>
      </w:rPr>
    </w:pPr>
    <w:ins w:id="609" w:author="Quan Tran Duc (CV Phat trien Core Cap 2 - TT Phat trien - Khoi CNTT)" w:date="2026-09-22T10:36:00Z" w16du:dateUtc="2026-09-22T03:36:00Z">
      <w:r w:rsidRPr="00E70378">
        <w:rPr>
          <w:noProof/>
        </w:rPr>
        <w:drawing>
          <wp:anchor distT="0" distB="0" distL="114300" distR="114300" simplePos="0" relativeHeight="251661312" behindDoc="0" locked="0" layoutInCell="1" allowOverlap="1" wp14:anchorId="51511EBB" wp14:editId="3014DECD">
            <wp:simplePos x="0" y="0"/>
            <wp:positionH relativeFrom="margin">
              <wp:posOffset>-49901</wp:posOffset>
            </wp:positionH>
            <wp:positionV relativeFrom="paragraph">
              <wp:posOffset>-86995</wp:posOffset>
            </wp:positionV>
            <wp:extent cx="1013460" cy="405130"/>
            <wp:effectExtent l="0" t="0" r="0" b="0"/>
            <wp:wrapSquare wrapText="bothSides"/>
            <wp:docPr id="53819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13460" cy="405130"/>
                    </a:xfrm>
                    <a:prstGeom prst="rect">
                      <a:avLst/>
                    </a:prstGeom>
                    <a:noFill/>
                    <a:ln>
                      <a:noFill/>
                    </a:ln>
                  </pic:spPr>
                </pic:pic>
              </a:graphicData>
            </a:graphic>
          </wp:anchor>
        </w:drawing>
      </w:r>
      <w:r w:rsidRPr="00E70378">
        <w:rPr>
          <w:b/>
          <w:bCs/>
          <w:iCs/>
          <w:color w:val="000000"/>
          <w:sz w:val="22"/>
        </w:rPr>
        <w:t xml:space="preserve">                   QUYẾT ĐỊNH VỀ QUY TRÌNH PHÁT TRIỂN PHẦN MỀM SHB</w:t>
      </w:r>
    </w:ins>
  </w:p>
  <w:p w14:paraId="5880E328" w14:textId="0AF55FD3" w:rsidR="000968F8" w:rsidDel="00CC6903" w:rsidRDefault="00CC6903">
    <w:pPr>
      <w:pStyle w:val="Header"/>
      <w:pBdr>
        <w:bottom w:val="single" w:sz="4" w:space="1" w:color="auto"/>
      </w:pBdr>
      <w:spacing w:before="120"/>
      <w:ind w:right="43"/>
      <w:rPr>
        <w:del w:id="610" w:author="Quan Tran Duc (CV Phat trien Core Cap 2 - TT Phat trien - Khoi CNTT)" w:date="2026-09-22T10:36:00Z" w16du:dateUtc="2026-09-22T03:36:00Z"/>
      </w:rPr>
      <w:pPrChange w:id="611" w:author="Quan Tran Duc (CV Phat trien Core Cap 2 - TT Phat trien - Khoi CNTT)" w:date="2026-09-22T10:36:00Z" w16du:dateUtc="2026-09-22T03:36:00Z">
        <w:pPr>
          <w:pStyle w:val="Header"/>
        </w:pPr>
      </w:pPrChange>
    </w:pPr>
    <w:ins w:id="612" w:author="Quan Tran Duc (CV Phat trien Core Cap 2 - TT Phat trien - Khoi CNTT)" w:date="2026-09-22T10:36:00Z" w16du:dateUtc="2026-09-22T03:36:00Z">
      <w:r w:rsidRPr="0082130A">
        <w:rPr>
          <w:bCs/>
          <w:iCs/>
          <w:color w:val="000000"/>
          <w:sz w:val="22"/>
        </w:rPr>
        <w:t>Mã hiệu: QĐ …/</w:t>
      </w:r>
      <w:r>
        <w:rPr>
          <w:bCs/>
          <w:iCs/>
          <w:color w:val="000000"/>
          <w:sz w:val="22"/>
        </w:rPr>
        <w:t>2026</w:t>
      </w:r>
      <w:r w:rsidRPr="0082130A">
        <w:rPr>
          <w:bCs/>
          <w:iCs/>
          <w:color w:val="000000"/>
          <w:sz w:val="22"/>
        </w:rPr>
        <w:t xml:space="preserve">/QĐ-TGĐ </w:t>
      </w:r>
      <w:r w:rsidRPr="00906AC7">
        <w:rPr>
          <w:bCs/>
          <w:iCs/>
          <w:color w:val="000000"/>
          <w:sz w:val="22"/>
        </w:rPr>
        <w:t xml:space="preserve">             </w:t>
      </w:r>
      <w:r w:rsidRPr="0082130A">
        <w:rPr>
          <w:bCs/>
          <w:iCs/>
          <w:color w:val="000000"/>
          <w:sz w:val="22"/>
        </w:rPr>
        <w:t>Ngày hiệu lực: …/…/</w:t>
      </w:r>
      <w:r>
        <w:rPr>
          <w:bCs/>
          <w:iCs/>
          <w:color w:val="000000"/>
          <w:sz w:val="22"/>
        </w:rPr>
        <w:t xml:space="preserve">2026              </w:t>
      </w:r>
      <w:r w:rsidRPr="0082130A">
        <w:rPr>
          <w:bCs/>
          <w:iCs/>
          <w:color w:val="000000"/>
          <w:sz w:val="22"/>
        </w:rPr>
        <w:t xml:space="preserve">Lần ban hành/sửa </w:t>
      </w:r>
      <w:r w:rsidRPr="00A535E8">
        <w:rPr>
          <w:bCs/>
          <w:iCs/>
          <w:color w:val="000000"/>
          <w:sz w:val="22"/>
        </w:rPr>
        <w:t xml:space="preserve">đổi: </w:t>
      </w:r>
      <w:r w:rsidRPr="00C40ADC">
        <w:rPr>
          <w:bCs/>
          <w:iCs/>
          <w:color w:val="000000"/>
          <w:sz w:val="22"/>
        </w:rPr>
        <w:t>03</w:t>
      </w:r>
    </w:ins>
    <w:del w:id="613" w:author="Quan Tran Duc (CV Phat trien Core Cap 2 - TT Phat trien - Khoi CNTT)" w:date="2026-09-22T10:36:00Z" w16du:dateUtc="2026-09-22T03:36:00Z">
      <w:r w:rsidR="000968F8" w:rsidRPr="003D5D05" w:rsidDel="00CC6903">
        <w:rPr>
          <w:noProof/>
          <w:color w:val="000000"/>
          <w:szCs w:val="24"/>
        </w:rPr>
        <w:drawing>
          <wp:inline distT="0" distB="0" distL="0" distR="0" wp14:anchorId="2FE8A696" wp14:editId="0B4B8E54">
            <wp:extent cx="895350" cy="323850"/>
            <wp:effectExtent l="0" t="0" r="0" b="0"/>
            <wp:docPr id="8" name="Picture 8" descr="Description: Logo S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Logo SH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5350" cy="323850"/>
                    </a:xfrm>
                    <a:prstGeom prst="rect">
                      <a:avLst/>
                    </a:prstGeom>
                    <a:noFill/>
                    <a:ln>
                      <a:noFill/>
                    </a:ln>
                  </pic:spPr>
                </pic:pic>
              </a:graphicData>
            </a:graphic>
          </wp:inline>
        </w:drawing>
      </w:r>
    </w:del>
  </w:p>
  <w:p w14:paraId="63975164" w14:textId="7E76A41F" w:rsidR="000968F8" w:rsidRPr="003D5D05" w:rsidDel="00CC6903" w:rsidRDefault="000968F8" w:rsidP="00FB2F0D">
    <w:pPr>
      <w:pStyle w:val="Header"/>
      <w:tabs>
        <w:tab w:val="right" w:pos="9180"/>
      </w:tabs>
      <w:ind w:right="43"/>
      <w:jc w:val="right"/>
      <w:rPr>
        <w:del w:id="614" w:author="Quan Tran Duc (CV Phat trien Core Cap 2 - TT Phat trien - Khoi CNTT)" w:date="2026-09-22T10:36:00Z" w16du:dateUtc="2026-09-22T03:36:00Z"/>
        <w:b/>
        <w:bCs/>
        <w:iCs/>
        <w:szCs w:val="24"/>
      </w:rPr>
    </w:pPr>
    <w:del w:id="615" w:author="Quan Tran Duc (CV Phat trien Core Cap 2 - TT Phat trien - Khoi CNTT)" w:date="2026-09-22T10:36:00Z" w16du:dateUtc="2026-09-22T03:36:00Z">
      <w:r w:rsidRPr="003D5D05" w:rsidDel="00CC6903">
        <w:rPr>
          <w:b/>
          <w:bCs/>
          <w:iCs/>
          <w:color w:val="000000"/>
          <w:szCs w:val="24"/>
        </w:rPr>
        <w:delText xml:space="preserve">QUY ĐỊNH QUẢN LÝ </w:delText>
      </w:r>
      <w:r w:rsidDel="00CC6903">
        <w:rPr>
          <w:b/>
          <w:bCs/>
          <w:iCs/>
          <w:color w:val="000000"/>
          <w:szCs w:val="24"/>
        </w:rPr>
        <w:delText>THAY ĐỔI DỊCH VỤ CNTT TRONG</w:delText>
      </w:r>
      <w:r w:rsidRPr="003D5D05" w:rsidDel="00CC6903">
        <w:rPr>
          <w:b/>
          <w:bCs/>
          <w:iCs/>
          <w:color w:val="000000"/>
          <w:szCs w:val="24"/>
        </w:rPr>
        <w:delText xml:space="preserve"> SHB</w:delText>
      </w:r>
      <w:r w:rsidRPr="003D5D05" w:rsidDel="00CC6903">
        <w:rPr>
          <w:b/>
          <w:bCs/>
          <w:iCs/>
          <w:szCs w:val="24"/>
        </w:rPr>
        <w:delText xml:space="preserve">            </w:delText>
      </w:r>
    </w:del>
  </w:p>
  <w:p w14:paraId="3F1A5DB1" w14:textId="4ED53655" w:rsidR="000968F8" w:rsidRPr="00FB2F0D" w:rsidRDefault="000968F8" w:rsidP="00FB2F0D">
    <w:pPr>
      <w:pStyle w:val="Header"/>
      <w:tabs>
        <w:tab w:val="right" w:pos="9270"/>
      </w:tabs>
      <w:ind w:right="36"/>
      <w:rPr>
        <w:bCs/>
        <w:iCs/>
        <w:color w:val="000000"/>
        <w:szCs w:val="24"/>
      </w:rPr>
    </w:pPr>
    <w:del w:id="616" w:author="Quan Tran Duc (CV Phat trien Core Cap 2 - TT Phat trien - Khoi CNTT)" w:date="2026-09-22T10:36:00Z" w16du:dateUtc="2026-09-22T03:36:00Z">
      <w:r w:rsidDel="00CC6903">
        <w:rPr>
          <w:bCs/>
          <w:iCs/>
          <w:noProof/>
          <w:color w:val="000000"/>
          <w:szCs w:val="24"/>
        </w:rPr>
        <mc:AlternateContent>
          <mc:Choice Requires="wps">
            <w:drawing>
              <wp:anchor distT="0" distB="0" distL="114300" distR="114300" simplePos="0" relativeHeight="251659264" behindDoc="0" locked="0" layoutInCell="1" allowOverlap="1" wp14:anchorId="6C9FEB14" wp14:editId="4E0A51CE">
                <wp:simplePos x="0" y="0"/>
                <wp:positionH relativeFrom="margin">
                  <wp:posOffset>-30563</wp:posOffset>
                </wp:positionH>
                <wp:positionV relativeFrom="paragraph">
                  <wp:posOffset>195967</wp:posOffset>
                </wp:positionV>
                <wp:extent cx="5939542" cy="0"/>
                <wp:effectExtent l="0" t="0" r="0" b="0"/>
                <wp:wrapNone/>
                <wp:docPr id="802041934" name="Straight Connector 1"/>
                <wp:cNvGraphicFramePr/>
                <a:graphic xmlns:a="http://schemas.openxmlformats.org/drawingml/2006/main">
                  <a:graphicData uri="http://schemas.microsoft.com/office/word/2010/wordprocessingShape">
                    <wps:wsp>
                      <wps:cNvCnPr/>
                      <wps:spPr>
                        <a:xfrm>
                          <a:off x="0" y="0"/>
                          <a:ext cx="593954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31FA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15.45pt" to="465.3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" strokecolor="black [3213]">
                <w10:wrap anchorx="margin"/>
              </v:line>
            </w:pict>
          </mc:Fallback>
        </mc:AlternateContent>
      </w:r>
      <w:r w:rsidRPr="003D5D05" w:rsidDel="00CC6903">
        <w:rPr>
          <w:bCs/>
          <w:iCs/>
          <w:color w:val="000000"/>
          <w:szCs w:val="24"/>
        </w:rPr>
        <w:delText>Mã hiệu: QĐ</w:delText>
      </w:r>
      <w:r w:rsidDel="00CC6903">
        <w:rPr>
          <w:bCs/>
          <w:iCs/>
          <w:color w:val="000000"/>
          <w:szCs w:val="24"/>
        </w:rPr>
        <w:delText xml:space="preserve"> 2990</w:delText>
      </w:r>
      <w:r w:rsidRPr="003D5D05" w:rsidDel="00CC6903">
        <w:rPr>
          <w:bCs/>
          <w:iCs/>
          <w:color w:val="000000"/>
          <w:szCs w:val="24"/>
        </w:rPr>
        <w:delText xml:space="preserve">/2021/QĐ-TGĐ     </w:delText>
      </w:r>
      <w:r w:rsidDel="00CC6903">
        <w:rPr>
          <w:bCs/>
          <w:iCs/>
          <w:color w:val="000000"/>
          <w:szCs w:val="24"/>
        </w:rPr>
        <w:delText xml:space="preserve">  </w:delText>
      </w:r>
      <w:r w:rsidRPr="003D5D05" w:rsidDel="00CC6903">
        <w:rPr>
          <w:bCs/>
          <w:iCs/>
          <w:color w:val="000000"/>
          <w:szCs w:val="24"/>
        </w:rPr>
        <w:delText xml:space="preserve">  Ngày hiệu lực:</w:delText>
      </w:r>
      <w:r w:rsidDel="00CC6903">
        <w:rPr>
          <w:bCs/>
          <w:iCs/>
          <w:color w:val="000000"/>
          <w:szCs w:val="24"/>
        </w:rPr>
        <w:delText xml:space="preserve"> 17</w:delText>
      </w:r>
      <w:r w:rsidRPr="003D5D05" w:rsidDel="00CC6903">
        <w:rPr>
          <w:bCs/>
          <w:iCs/>
          <w:color w:val="000000"/>
          <w:szCs w:val="24"/>
        </w:rPr>
        <w:delText>/</w:delText>
      </w:r>
      <w:r w:rsidDel="00CC6903">
        <w:rPr>
          <w:bCs/>
          <w:iCs/>
          <w:color w:val="000000"/>
          <w:szCs w:val="24"/>
        </w:rPr>
        <w:delText>12</w:delText>
      </w:r>
      <w:r w:rsidRPr="003D5D05" w:rsidDel="00CC6903">
        <w:rPr>
          <w:bCs/>
          <w:iCs/>
          <w:color w:val="000000"/>
          <w:szCs w:val="24"/>
        </w:rPr>
        <w:delText>/</w:delText>
      </w:r>
      <w:r w:rsidDel="00CC6903">
        <w:rPr>
          <w:bCs/>
          <w:iCs/>
          <w:color w:val="000000"/>
          <w:szCs w:val="24"/>
        </w:rPr>
        <w:delText>2021</w:delText>
      </w:r>
      <w:r w:rsidRPr="003D5D05" w:rsidDel="00CC6903">
        <w:rPr>
          <w:bCs/>
          <w:iCs/>
          <w:color w:val="000000"/>
          <w:szCs w:val="24"/>
        </w:rPr>
        <w:delText xml:space="preserve">     Lần ban hành/sửa đổi: 0</w:delText>
      </w:r>
      <w:r w:rsidDel="00CC6903">
        <w:rPr>
          <w:bCs/>
          <w:iCs/>
          <w:color w:val="000000"/>
          <w:szCs w:val="24"/>
        </w:rPr>
        <w:delText>5</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63762E0E"/>
    <w:lvl w:ilvl="0">
      <w:start w:val="1"/>
      <w:numFmt w:val="bullet"/>
      <w:pStyle w:val="ListBullet4"/>
      <w:lvlText w:val=""/>
      <w:lvlJc w:val="left"/>
      <w:pPr>
        <w:ind w:left="1598" w:hanging="360"/>
      </w:pPr>
      <w:rPr>
        <w:rFonts w:ascii="Wingdings" w:hAnsi="Wingdings" w:hint="default"/>
      </w:rPr>
    </w:lvl>
  </w:abstractNum>
  <w:abstractNum w:abstractNumId="1" w15:restartNumberingAfterBreak="0">
    <w:nsid w:val="FFFFFF82"/>
    <w:multiLevelType w:val="singleLevel"/>
    <w:tmpl w:val="0B342B26"/>
    <w:lvl w:ilvl="0">
      <w:start w:val="1"/>
      <w:numFmt w:val="bullet"/>
      <w:pStyle w:val="ListBullet3"/>
      <w:lvlText w:val=""/>
      <w:lvlJc w:val="left"/>
      <w:pPr>
        <w:tabs>
          <w:tab w:val="num" w:pos="990"/>
        </w:tabs>
        <w:ind w:left="990" w:hanging="360"/>
      </w:pPr>
      <w:rPr>
        <w:rFonts w:ascii="Symbol" w:hAnsi="Symbol" w:hint="default"/>
      </w:rPr>
    </w:lvl>
  </w:abstractNum>
  <w:abstractNum w:abstractNumId="2" w15:restartNumberingAfterBreak="0">
    <w:nsid w:val="FFFFFF83"/>
    <w:multiLevelType w:val="singleLevel"/>
    <w:tmpl w:val="0E345730"/>
    <w:lvl w:ilvl="0">
      <w:start w:val="1"/>
      <w:numFmt w:val="bullet"/>
      <w:pStyle w:val="ListBullet2"/>
      <w:lvlText w:val="+"/>
      <w:lvlJc w:val="left"/>
      <w:pPr>
        <w:ind w:left="1212" w:hanging="360"/>
      </w:pPr>
      <w:rPr>
        <w:rFonts w:ascii="Courier New" w:hAnsi="Courier New" w:cs="Times New Roman" w:hint="default"/>
      </w:rPr>
    </w:lvl>
  </w:abstractNum>
  <w:abstractNum w:abstractNumId="3" w15:restartNumberingAfterBreak="0">
    <w:nsid w:val="FFFFFF88"/>
    <w:multiLevelType w:val="singleLevel"/>
    <w:tmpl w:val="91804020"/>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35E02A7A"/>
    <w:lvl w:ilvl="0">
      <w:start w:val="1"/>
      <w:numFmt w:val="bullet"/>
      <w:pStyle w:val="ListBullet"/>
      <w:lvlText w:val="-"/>
      <w:lvlJc w:val="left"/>
      <w:pPr>
        <w:ind w:left="360" w:hanging="360"/>
      </w:pPr>
      <w:rPr>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66A095B"/>
    <w:multiLevelType w:val="hybridMultilevel"/>
    <w:tmpl w:val="DEA63BD6"/>
    <w:lvl w:ilvl="0" w:tplc="BF48B4AC">
      <w:start w:val="2"/>
      <w:numFmt w:val="bullet"/>
      <w:lvlText w:val="-"/>
      <w:lvlJc w:val="left"/>
      <w:pPr>
        <w:ind w:left="720" w:hanging="360"/>
      </w:pPr>
      <w:rPr>
        <w:rFonts w:ascii="Times New Roman" w:eastAsiaTheme="minorHAnsi" w:hAnsi="Times New Roman" w:cs="Times New Roman" w:hint="default"/>
        <w:b w:val="0"/>
        <w:i w:val="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1220EE"/>
    <w:multiLevelType w:val="hybridMultilevel"/>
    <w:tmpl w:val="E3224026"/>
    <w:lvl w:ilvl="0" w:tplc="BF48B4AC">
      <w:start w:val="2"/>
      <w:numFmt w:val="bullet"/>
      <w:lvlText w:val="-"/>
      <w:lvlJc w:val="left"/>
      <w:pPr>
        <w:ind w:left="720" w:hanging="360"/>
      </w:pPr>
      <w:rPr>
        <w:rFonts w:ascii="Times New Roman" w:eastAsiaTheme="minorHAnsi" w:hAnsi="Times New Roman" w:cs="Times New Roman"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D568A"/>
    <w:multiLevelType w:val="multilevel"/>
    <w:tmpl w:val="ED7A2324"/>
    <w:lvl w:ilvl="0">
      <w:start w:val="2"/>
      <w:numFmt w:val="decimal"/>
      <w:lvlText w:val="2.3.%1."/>
      <w:lvlJc w:val="left"/>
      <w:pPr>
        <w:ind w:left="585" w:hanging="585"/>
      </w:pPr>
      <w:rPr>
        <w:rFonts w:hint="default"/>
      </w:rPr>
    </w:lvl>
    <w:lvl w:ilvl="1">
      <w:start w:val="1"/>
      <w:numFmt w:val="decimal"/>
      <w:lvlText w:val="%1.%2."/>
      <w:lvlJc w:val="left"/>
      <w:pPr>
        <w:ind w:left="990" w:hanging="720"/>
      </w:pPr>
      <w:rPr>
        <w:rFonts w:hint="default"/>
        <w:b/>
        <w:bCs/>
      </w:rPr>
    </w:lvl>
    <w:lvl w:ilvl="2">
      <w:start w:val="1"/>
      <w:numFmt w:val="decimal"/>
      <w:lvlText w:val="%1.%2.%3."/>
      <w:lvlJc w:val="left"/>
      <w:pPr>
        <w:ind w:left="171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25394583"/>
    <w:multiLevelType w:val="multilevel"/>
    <w:tmpl w:val="4AFAD4C6"/>
    <w:lvl w:ilvl="0">
      <w:start w:val="1"/>
      <w:numFmt w:val="decimal"/>
      <w:suff w:val="space"/>
      <w:lvlText w:val="2.3.%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CC94485"/>
    <w:multiLevelType w:val="hybridMultilevel"/>
    <w:tmpl w:val="2A6E4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E15E55"/>
    <w:multiLevelType w:val="multilevel"/>
    <w:tmpl w:val="6332DFA4"/>
    <w:lvl w:ilvl="0">
      <w:start w:val="3"/>
      <w:numFmt w:val="decimal"/>
      <w:lvlText w:val="%1"/>
      <w:lvlJc w:val="left"/>
      <w:pPr>
        <w:ind w:left="432" w:hanging="432"/>
      </w:pPr>
      <w:rPr>
        <w:rFonts w:hint="default"/>
      </w:rPr>
    </w:lvl>
    <w:lvl w:ilvl="1">
      <w:start w:val="7"/>
      <w:numFmt w:val="decimal"/>
      <w:pStyle w:val="Style1"/>
      <w:lvlText w:val="%1.%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b/>
        <w:i/>
      </w:rPr>
    </w:lvl>
    <w:lvl w:ilvl="3">
      <w:start w:val="1"/>
      <w:numFmt w:val="decimal"/>
      <w:lvlText w:val="%1.%2.%3.%4"/>
      <w:lvlJc w:val="left"/>
      <w:pPr>
        <w:ind w:left="864" w:hanging="864"/>
      </w:pPr>
      <w:rPr>
        <w:rFonts w:hint="default"/>
        <w:b/>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D2C288D"/>
    <w:multiLevelType w:val="hybridMultilevel"/>
    <w:tmpl w:val="A7B41D5A"/>
    <w:lvl w:ilvl="0" w:tplc="325EC86E">
      <w:start w:val="5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2F5164C5"/>
    <w:multiLevelType w:val="multilevel"/>
    <w:tmpl w:val="A2E22354"/>
    <w:lvl w:ilvl="0">
      <w:start w:val="1"/>
      <w:numFmt w:val="decimal"/>
      <w:pStyle w:val="SHBLevel1"/>
      <w:lvlText w:val="%1"/>
      <w:lvlJc w:val="left"/>
      <w:pPr>
        <w:ind w:left="432" w:hanging="432"/>
      </w:pPr>
      <w:rPr>
        <w:rFonts w:hint="default"/>
      </w:rPr>
    </w:lvl>
    <w:lvl w:ilvl="1">
      <w:start w:val="1"/>
      <w:numFmt w:val="decimal"/>
      <w:pStyle w:val="SHBLevel2"/>
      <w:lvlText w:val="%1.%2"/>
      <w:lvlJc w:val="left"/>
      <w:pPr>
        <w:ind w:left="576" w:hanging="576"/>
      </w:pPr>
      <w:rPr>
        <w:rFonts w:hint="default"/>
      </w:rPr>
    </w:lvl>
    <w:lvl w:ilvl="2">
      <w:start w:val="1"/>
      <w:numFmt w:val="decimal"/>
      <w:pStyle w:val="SHBLevel3"/>
      <w:lvlText w:val="%1.%2.%3"/>
      <w:lvlJc w:val="left"/>
      <w:pPr>
        <w:ind w:left="720" w:hanging="720"/>
      </w:pPr>
      <w:rPr>
        <w:rFonts w:hint="default"/>
      </w:rPr>
    </w:lvl>
    <w:lvl w:ilvl="3">
      <w:start w:val="1"/>
      <w:numFmt w:val="decimal"/>
      <w:pStyle w:val="SHBLevel4"/>
      <w:lvlText w:val="%1.%2.%3.%4"/>
      <w:lvlJc w:val="left"/>
      <w:pPr>
        <w:ind w:left="864" w:hanging="864"/>
      </w:pPr>
      <w:rPr>
        <w:rFonts w:hint="default"/>
      </w:rPr>
    </w:lvl>
    <w:lvl w:ilvl="4">
      <w:start w:val="1"/>
      <w:numFmt w:val="lowerLetter"/>
      <w:pStyle w:val="SHBDetailL0"/>
      <w:suff w:val="space"/>
      <w:lvlText w:val="%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6367F10"/>
    <w:multiLevelType w:val="hybridMultilevel"/>
    <w:tmpl w:val="A924752C"/>
    <w:lvl w:ilvl="0" w:tplc="C36EF7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938F1"/>
    <w:multiLevelType w:val="multilevel"/>
    <w:tmpl w:val="8E6E7C9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26" w:hanging="576"/>
      </w:pPr>
      <w:rPr>
        <w:rFonts w:hint="default"/>
        <w:b/>
        <w:i/>
      </w:rPr>
    </w:lvl>
    <w:lvl w:ilvl="2">
      <w:start w:val="1"/>
      <w:numFmt w:val="decimal"/>
      <w:pStyle w:val="Heading3"/>
      <w:lvlText w:val="%1.%2.%3"/>
      <w:lvlJc w:val="left"/>
      <w:pPr>
        <w:ind w:left="1800" w:hanging="720"/>
      </w:pPr>
      <w:rPr>
        <w:rFonts w:hint="default"/>
        <w:b/>
        <w:i/>
      </w:rPr>
    </w:lvl>
    <w:lvl w:ilvl="3">
      <w:start w:val="1"/>
      <w:numFmt w:val="decimal"/>
      <w:pStyle w:val="Heading4"/>
      <w:lvlText w:val="%1.%2.%3.%4"/>
      <w:lvlJc w:val="left"/>
      <w:pPr>
        <w:ind w:left="864" w:hanging="864"/>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469A452B"/>
    <w:multiLevelType w:val="hybridMultilevel"/>
    <w:tmpl w:val="7708D8CA"/>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6CF398F"/>
    <w:multiLevelType w:val="hybridMultilevel"/>
    <w:tmpl w:val="1A2A0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4117E1"/>
    <w:multiLevelType w:val="multilevel"/>
    <w:tmpl w:val="0122CEAA"/>
    <w:lvl w:ilvl="0">
      <w:start w:val="1"/>
      <w:numFmt w:val="decimal"/>
      <w:suff w:val="space"/>
      <w:lvlText w:val="2.2.%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E641BEE"/>
    <w:multiLevelType w:val="hybridMultilevel"/>
    <w:tmpl w:val="8D2C55FA"/>
    <w:lvl w:ilvl="0" w:tplc="EE328E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49C29F1"/>
    <w:multiLevelType w:val="hybridMultilevel"/>
    <w:tmpl w:val="CA1C2656"/>
    <w:lvl w:ilvl="0" w:tplc="FA3456B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A76E39"/>
    <w:multiLevelType w:val="hybridMultilevel"/>
    <w:tmpl w:val="36CC7902"/>
    <w:lvl w:ilvl="0" w:tplc="BF48B4AC">
      <w:start w:val="2"/>
      <w:numFmt w:val="bullet"/>
      <w:lvlText w:val="-"/>
      <w:lvlJc w:val="left"/>
      <w:pPr>
        <w:ind w:left="720" w:hanging="360"/>
      </w:pPr>
      <w:rPr>
        <w:rFonts w:ascii="Times New Roman" w:eastAsiaTheme="minorHAnsi" w:hAnsi="Times New Roman" w:cs="Times New Roman" w:hint="default"/>
        <w:b w:val="0"/>
        <w:i w:val="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545A3"/>
    <w:multiLevelType w:val="hybridMultilevel"/>
    <w:tmpl w:val="E2963C98"/>
    <w:lvl w:ilvl="0" w:tplc="BF48B4AC">
      <w:start w:val="2"/>
      <w:numFmt w:val="bullet"/>
      <w:lvlText w:val="-"/>
      <w:lvlJc w:val="left"/>
      <w:pPr>
        <w:ind w:left="360" w:hanging="360"/>
      </w:pPr>
      <w:rPr>
        <w:rFonts w:ascii="Times New Roman" w:eastAsiaTheme="minorHAnsi" w:hAnsi="Times New Roman" w:cs="Times New Roman" w:hint="default"/>
        <w:b w:val="0"/>
        <w:i w:val="0"/>
      </w:rPr>
    </w:lvl>
    <w:lvl w:ilvl="1" w:tplc="BF48B4AC">
      <w:start w:val="2"/>
      <w:numFmt w:val="bullet"/>
      <w:lvlText w:val="-"/>
      <w:lvlJc w:val="left"/>
      <w:pPr>
        <w:ind w:left="1080" w:hanging="360"/>
      </w:pPr>
      <w:rPr>
        <w:rFonts w:ascii="Times New Roman" w:eastAsiaTheme="minorHAnsi" w:hAnsi="Times New Roman" w:cs="Times New Roman" w:hint="default"/>
        <w:b w:val="0"/>
        <w:i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99305A8"/>
    <w:multiLevelType w:val="hybridMultilevel"/>
    <w:tmpl w:val="73FE6D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4F7982"/>
    <w:multiLevelType w:val="hybridMultilevel"/>
    <w:tmpl w:val="A330E4AE"/>
    <w:lvl w:ilvl="0" w:tplc="BF48B4AC">
      <w:start w:val="2"/>
      <w:numFmt w:val="bullet"/>
      <w:lvlText w:val="-"/>
      <w:lvlJc w:val="left"/>
      <w:pPr>
        <w:ind w:left="720" w:hanging="360"/>
      </w:pPr>
      <w:rPr>
        <w:rFonts w:ascii="Times New Roman" w:eastAsiaTheme="minorHAnsi" w:hAnsi="Times New Roman" w:cs="Times New Roman"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AE3838"/>
    <w:multiLevelType w:val="hybridMultilevel"/>
    <w:tmpl w:val="58089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A938DF"/>
    <w:multiLevelType w:val="hybridMultilevel"/>
    <w:tmpl w:val="FEE2B75A"/>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6" w15:restartNumberingAfterBreak="0">
    <w:nsid w:val="7E862A39"/>
    <w:multiLevelType w:val="hybridMultilevel"/>
    <w:tmpl w:val="8696BDD8"/>
    <w:lvl w:ilvl="0" w:tplc="559EE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18789725">
    <w:abstractNumId w:val="4"/>
  </w:num>
  <w:num w:numId="2" w16cid:durableId="828520185">
    <w:abstractNumId w:val="2"/>
  </w:num>
  <w:num w:numId="3" w16cid:durableId="1719281215">
    <w:abstractNumId w:val="1"/>
  </w:num>
  <w:num w:numId="4" w16cid:durableId="1322583959">
    <w:abstractNumId w:val="0"/>
  </w:num>
  <w:num w:numId="5" w16cid:durableId="358556104">
    <w:abstractNumId w:val="3"/>
  </w:num>
  <w:num w:numId="6" w16cid:durableId="563685257">
    <w:abstractNumId w:val="10"/>
  </w:num>
  <w:num w:numId="7" w16cid:durableId="1416391286">
    <w:abstractNumId w:val="14"/>
  </w:num>
  <w:num w:numId="8" w16cid:durableId="303854093">
    <w:abstractNumId w:val="12"/>
  </w:num>
  <w:num w:numId="9" w16cid:durableId="1636981739">
    <w:abstractNumId w:val="25"/>
  </w:num>
  <w:num w:numId="10" w16cid:durableId="994452051">
    <w:abstractNumId w:val="7"/>
  </w:num>
  <w:num w:numId="11" w16cid:durableId="365643647">
    <w:abstractNumId w:val="17"/>
  </w:num>
  <w:num w:numId="12" w16cid:durableId="885917818">
    <w:abstractNumId w:val="6"/>
  </w:num>
  <w:num w:numId="13" w16cid:durableId="486365751">
    <w:abstractNumId w:val="20"/>
  </w:num>
  <w:num w:numId="14" w16cid:durableId="2143841422">
    <w:abstractNumId w:val="8"/>
  </w:num>
  <w:num w:numId="15" w16cid:durableId="1601253935">
    <w:abstractNumId w:val="23"/>
  </w:num>
  <w:num w:numId="16" w16cid:durableId="231939006">
    <w:abstractNumId w:val="5"/>
  </w:num>
  <w:num w:numId="17" w16cid:durableId="247083927">
    <w:abstractNumId w:val="8"/>
    <w:lvlOverride w:ilvl="0">
      <w:lvl w:ilvl="0">
        <w:start w:val="1"/>
        <w:numFmt w:val="decimal"/>
        <w:suff w:val="space"/>
        <w:lvlText w:val="2.3.%1."/>
        <w:lvlJc w:val="left"/>
        <w:pPr>
          <w:ind w:left="720" w:hanging="720"/>
        </w:pPr>
        <w:rPr>
          <w:rFonts w:hint="default"/>
        </w:rPr>
      </w:lvl>
    </w:lvlOverride>
    <w:lvlOverride w:ilvl="1">
      <w:lvl w:ilvl="1">
        <w:start w:val="1"/>
        <w:numFmt w:val="lowerLetter"/>
        <w:suff w:val="space"/>
        <w:lvlText w:val="%2."/>
        <w:lvlJc w:val="left"/>
        <w:pPr>
          <w:ind w:left="0" w:firstLine="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8" w16cid:durableId="819542087">
    <w:abstractNumId w:val="19"/>
  </w:num>
  <w:num w:numId="19" w16cid:durableId="35933823">
    <w:abstractNumId w:val="13"/>
  </w:num>
  <w:num w:numId="20" w16cid:durableId="2087873076">
    <w:abstractNumId w:val="21"/>
  </w:num>
  <w:num w:numId="21" w16cid:durableId="1780831856">
    <w:abstractNumId w:val="15"/>
  </w:num>
  <w:num w:numId="22" w16cid:durableId="1664699756">
    <w:abstractNumId w:val="22"/>
  </w:num>
  <w:num w:numId="23" w16cid:durableId="900361240">
    <w:abstractNumId w:val="11"/>
  </w:num>
  <w:num w:numId="24" w16cid:durableId="1722709943">
    <w:abstractNumId w:val="24"/>
  </w:num>
  <w:num w:numId="25" w16cid:durableId="945116072">
    <w:abstractNumId w:val="16"/>
  </w:num>
  <w:num w:numId="26" w16cid:durableId="1413970622">
    <w:abstractNumId w:val="9"/>
  </w:num>
  <w:num w:numId="27" w16cid:durableId="1214853069">
    <w:abstractNumId w:val="18"/>
  </w:num>
  <w:num w:numId="28" w16cid:durableId="1800147999">
    <w:abstractNumId w:val="26"/>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an Tran Duc (CV Phat trien Core Cap 2 - TT Phat trien - Khoi CNTT)">
    <w15:presenceInfo w15:providerId="AD" w15:userId="S::quan.td@shb.com.vn::2536eed4-39d2-494a-af33-78f97a7e8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revisionView w:markup="0"/>
  <w:trackRevision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49"/>
    <w:rsid w:val="000001A4"/>
    <w:rsid w:val="00000561"/>
    <w:rsid w:val="00001EAD"/>
    <w:rsid w:val="000056AA"/>
    <w:rsid w:val="00006604"/>
    <w:rsid w:val="0000660E"/>
    <w:rsid w:val="00006EF9"/>
    <w:rsid w:val="000074DA"/>
    <w:rsid w:val="00007626"/>
    <w:rsid w:val="00011487"/>
    <w:rsid w:val="00013545"/>
    <w:rsid w:val="000138D6"/>
    <w:rsid w:val="00013EDC"/>
    <w:rsid w:val="00013FB7"/>
    <w:rsid w:val="000148C9"/>
    <w:rsid w:val="00014920"/>
    <w:rsid w:val="00014BA6"/>
    <w:rsid w:val="00014CD7"/>
    <w:rsid w:val="000153EA"/>
    <w:rsid w:val="00016B66"/>
    <w:rsid w:val="000170FC"/>
    <w:rsid w:val="00017B4C"/>
    <w:rsid w:val="00017D47"/>
    <w:rsid w:val="0002026F"/>
    <w:rsid w:val="00020B77"/>
    <w:rsid w:val="00020BEF"/>
    <w:rsid w:val="00021CC2"/>
    <w:rsid w:val="00021D39"/>
    <w:rsid w:val="000224F1"/>
    <w:rsid w:val="00022E9E"/>
    <w:rsid w:val="0002463D"/>
    <w:rsid w:val="0002493E"/>
    <w:rsid w:val="0002722C"/>
    <w:rsid w:val="00027CB5"/>
    <w:rsid w:val="000307AF"/>
    <w:rsid w:val="0003094B"/>
    <w:rsid w:val="00030A58"/>
    <w:rsid w:val="0003126C"/>
    <w:rsid w:val="0003157D"/>
    <w:rsid w:val="00031EB0"/>
    <w:rsid w:val="000320F8"/>
    <w:rsid w:val="00032145"/>
    <w:rsid w:val="000329F5"/>
    <w:rsid w:val="00032A31"/>
    <w:rsid w:val="00032BFF"/>
    <w:rsid w:val="00033FC2"/>
    <w:rsid w:val="000345DB"/>
    <w:rsid w:val="000346C2"/>
    <w:rsid w:val="00034A4A"/>
    <w:rsid w:val="00035768"/>
    <w:rsid w:val="0003589C"/>
    <w:rsid w:val="00036AF9"/>
    <w:rsid w:val="00037BEE"/>
    <w:rsid w:val="00037E4D"/>
    <w:rsid w:val="00040904"/>
    <w:rsid w:val="00042BB7"/>
    <w:rsid w:val="00043109"/>
    <w:rsid w:val="000434DA"/>
    <w:rsid w:val="000436B5"/>
    <w:rsid w:val="000437ED"/>
    <w:rsid w:val="00043BF8"/>
    <w:rsid w:val="000449D9"/>
    <w:rsid w:val="00044ED2"/>
    <w:rsid w:val="00044F43"/>
    <w:rsid w:val="00045433"/>
    <w:rsid w:val="0004552E"/>
    <w:rsid w:val="00047DC0"/>
    <w:rsid w:val="00047FA1"/>
    <w:rsid w:val="00050D26"/>
    <w:rsid w:val="00050E8D"/>
    <w:rsid w:val="0005183F"/>
    <w:rsid w:val="00051C45"/>
    <w:rsid w:val="00052197"/>
    <w:rsid w:val="00052320"/>
    <w:rsid w:val="000526D2"/>
    <w:rsid w:val="00055266"/>
    <w:rsid w:val="00055302"/>
    <w:rsid w:val="00055A10"/>
    <w:rsid w:val="0005644A"/>
    <w:rsid w:val="000573DD"/>
    <w:rsid w:val="000605DE"/>
    <w:rsid w:val="00060BF0"/>
    <w:rsid w:val="0006311C"/>
    <w:rsid w:val="00063679"/>
    <w:rsid w:val="00063725"/>
    <w:rsid w:val="00064B13"/>
    <w:rsid w:val="0006520C"/>
    <w:rsid w:val="000657C7"/>
    <w:rsid w:val="000662BE"/>
    <w:rsid w:val="000667C2"/>
    <w:rsid w:val="00066E1B"/>
    <w:rsid w:val="00067425"/>
    <w:rsid w:val="00067C33"/>
    <w:rsid w:val="00067D8F"/>
    <w:rsid w:val="00070096"/>
    <w:rsid w:val="00070462"/>
    <w:rsid w:val="00070B81"/>
    <w:rsid w:val="00071433"/>
    <w:rsid w:val="00072130"/>
    <w:rsid w:val="000722F6"/>
    <w:rsid w:val="000727F9"/>
    <w:rsid w:val="000729A0"/>
    <w:rsid w:val="00072EC5"/>
    <w:rsid w:val="00073542"/>
    <w:rsid w:val="0007458C"/>
    <w:rsid w:val="00074E2D"/>
    <w:rsid w:val="00075BC8"/>
    <w:rsid w:val="00076DE8"/>
    <w:rsid w:val="0007706C"/>
    <w:rsid w:val="00080792"/>
    <w:rsid w:val="0008145A"/>
    <w:rsid w:val="00081738"/>
    <w:rsid w:val="0008181B"/>
    <w:rsid w:val="00081C83"/>
    <w:rsid w:val="0008273D"/>
    <w:rsid w:val="00082E7C"/>
    <w:rsid w:val="0008308E"/>
    <w:rsid w:val="00083392"/>
    <w:rsid w:val="00083CC5"/>
    <w:rsid w:val="0008432C"/>
    <w:rsid w:val="00084531"/>
    <w:rsid w:val="00084C67"/>
    <w:rsid w:val="0008558C"/>
    <w:rsid w:val="00085D3B"/>
    <w:rsid w:val="000868F4"/>
    <w:rsid w:val="00086A77"/>
    <w:rsid w:val="00086FB2"/>
    <w:rsid w:val="00087A21"/>
    <w:rsid w:val="00087A6C"/>
    <w:rsid w:val="000903AD"/>
    <w:rsid w:val="0009074C"/>
    <w:rsid w:val="00090A83"/>
    <w:rsid w:val="000938A1"/>
    <w:rsid w:val="0009451E"/>
    <w:rsid w:val="00094548"/>
    <w:rsid w:val="000946EC"/>
    <w:rsid w:val="00094CFD"/>
    <w:rsid w:val="0009552C"/>
    <w:rsid w:val="00095986"/>
    <w:rsid w:val="00095C8B"/>
    <w:rsid w:val="00095F16"/>
    <w:rsid w:val="000968F8"/>
    <w:rsid w:val="00097341"/>
    <w:rsid w:val="000A00DE"/>
    <w:rsid w:val="000A0805"/>
    <w:rsid w:val="000A0974"/>
    <w:rsid w:val="000A0F95"/>
    <w:rsid w:val="000A17C2"/>
    <w:rsid w:val="000A190E"/>
    <w:rsid w:val="000A4631"/>
    <w:rsid w:val="000A5095"/>
    <w:rsid w:val="000A59EE"/>
    <w:rsid w:val="000A5BD8"/>
    <w:rsid w:val="000A5D1C"/>
    <w:rsid w:val="000A6C64"/>
    <w:rsid w:val="000A6D57"/>
    <w:rsid w:val="000A7BE8"/>
    <w:rsid w:val="000B0194"/>
    <w:rsid w:val="000B1D02"/>
    <w:rsid w:val="000B1FF9"/>
    <w:rsid w:val="000B2150"/>
    <w:rsid w:val="000B2837"/>
    <w:rsid w:val="000B2B3E"/>
    <w:rsid w:val="000B32E1"/>
    <w:rsid w:val="000B3489"/>
    <w:rsid w:val="000B3C35"/>
    <w:rsid w:val="000B46C1"/>
    <w:rsid w:val="000B4898"/>
    <w:rsid w:val="000B4B40"/>
    <w:rsid w:val="000B525E"/>
    <w:rsid w:val="000B53F7"/>
    <w:rsid w:val="000B5AC3"/>
    <w:rsid w:val="000B6680"/>
    <w:rsid w:val="000B6ED8"/>
    <w:rsid w:val="000B71D1"/>
    <w:rsid w:val="000B7692"/>
    <w:rsid w:val="000B7BD2"/>
    <w:rsid w:val="000C16D0"/>
    <w:rsid w:val="000C2392"/>
    <w:rsid w:val="000C23AC"/>
    <w:rsid w:val="000C29A4"/>
    <w:rsid w:val="000C2D28"/>
    <w:rsid w:val="000C30E5"/>
    <w:rsid w:val="000C4385"/>
    <w:rsid w:val="000C72A3"/>
    <w:rsid w:val="000C7439"/>
    <w:rsid w:val="000D077D"/>
    <w:rsid w:val="000D0BA0"/>
    <w:rsid w:val="000D18AB"/>
    <w:rsid w:val="000D18AD"/>
    <w:rsid w:val="000D4030"/>
    <w:rsid w:val="000D4399"/>
    <w:rsid w:val="000D45C7"/>
    <w:rsid w:val="000D5D63"/>
    <w:rsid w:val="000D5FF9"/>
    <w:rsid w:val="000D73B4"/>
    <w:rsid w:val="000D75B8"/>
    <w:rsid w:val="000D772B"/>
    <w:rsid w:val="000D7995"/>
    <w:rsid w:val="000D7EB5"/>
    <w:rsid w:val="000E0B67"/>
    <w:rsid w:val="000E1B67"/>
    <w:rsid w:val="000E2D46"/>
    <w:rsid w:val="000E3036"/>
    <w:rsid w:val="000E3043"/>
    <w:rsid w:val="000E31C0"/>
    <w:rsid w:val="000E3815"/>
    <w:rsid w:val="000E3EA7"/>
    <w:rsid w:val="000E44C4"/>
    <w:rsid w:val="000E5A00"/>
    <w:rsid w:val="000E5B7C"/>
    <w:rsid w:val="000E61E4"/>
    <w:rsid w:val="000E6F32"/>
    <w:rsid w:val="000E7207"/>
    <w:rsid w:val="000E7B68"/>
    <w:rsid w:val="000F01AC"/>
    <w:rsid w:val="000F1756"/>
    <w:rsid w:val="000F3462"/>
    <w:rsid w:val="000F3974"/>
    <w:rsid w:val="000F4054"/>
    <w:rsid w:val="000F4DBF"/>
    <w:rsid w:val="000F5074"/>
    <w:rsid w:val="000F536A"/>
    <w:rsid w:val="000F53BF"/>
    <w:rsid w:val="000F53DA"/>
    <w:rsid w:val="000F5701"/>
    <w:rsid w:val="000F5ADD"/>
    <w:rsid w:val="000F63EE"/>
    <w:rsid w:val="000F6A55"/>
    <w:rsid w:val="000F6B3C"/>
    <w:rsid w:val="000F6BF6"/>
    <w:rsid w:val="000F77C4"/>
    <w:rsid w:val="001002EC"/>
    <w:rsid w:val="00100521"/>
    <w:rsid w:val="00101150"/>
    <w:rsid w:val="00101BA1"/>
    <w:rsid w:val="0010240F"/>
    <w:rsid w:val="00102FF6"/>
    <w:rsid w:val="0010352B"/>
    <w:rsid w:val="00103812"/>
    <w:rsid w:val="00104566"/>
    <w:rsid w:val="00104672"/>
    <w:rsid w:val="0010471B"/>
    <w:rsid w:val="00105BA7"/>
    <w:rsid w:val="00106321"/>
    <w:rsid w:val="001063D3"/>
    <w:rsid w:val="001064B3"/>
    <w:rsid w:val="00106CC6"/>
    <w:rsid w:val="001077FD"/>
    <w:rsid w:val="0011160D"/>
    <w:rsid w:val="0011419F"/>
    <w:rsid w:val="00114D94"/>
    <w:rsid w:val="0011556A"/>
    <w:rsid w:val="00116306"/>
    <w:rsid w:val="00116352"/>
    <w:rsid w:val="00116B22"/>
    <w:rsid w:val="00117391"/>
    <w:rsid w:val="0012052D"/>
    <w:rsid w:val="00120ACE"/>
    <w:rsid w:val="00121971"/>
    <w:rsid w:val="00121CEF"/>
    <w:rsid w:val="00124F1C"/>
    <w:rsid w:val="001263CD"/>
    <w:rsid w:val="00126580"/>
    <w:rsid w:val="00127E7F"/>
    <w:rsid w:val="00130DF5"/>
    <w:rsid w:val="00132BF5"/>
    <w:rsid w:val="00134A9D"/>
    <w:rsid w:val="00135329"/>
    <w:rsid w:val="0013540D"/>
    <w:rsid w:val="001355E0"/>
    <w:rsid w:val="0013680E"/>
    <w:rsid w:val="00136855"/>
    <w:rsid w:val="0013698B"/>
    <w:rsid w:val="0013752F"/>
    <w:rsid w:val="00137691"/>
    <w:rsid w:val="00137E35"/>
    <w:rsid w:val="0014026A"/>
    <w:rsid w:val="00140491"/>
    <w:rsid w:val="001404AF"/>
    <w:rsid w:val="00140893"/>
    <w:rsid w:val="00140F82"/>
    <w:rsid w:val="00141098"/>
    <w:rsid w:val="0014109A"/>
    <w:rsid w:val="00141DA6"/>
    <w:rsid w:val="00141DF5"/>
    <w:rsid w:val="00141F1C"/>
    <w:rsid w:val="00142D30"/>
    <w:rsid w:val="001430C0"/>
    <w:rsid w:val="001431EF"/>
    <w:rsid w:val="001433BE"/>
    <w:rsid w:val="0014491A"/>
    <w:rsid w:val="00145513"/>
    <w:rsid w:val="0014562A"/>
    <w:rsid w:val="00145FC8"/>
    <w:rsid w:val="00146793"/>
    <w:rsid w:val="0014788F"/>
    <w:rsid w:val="001478A7"/>
    <w:rsid w:val="0014796A"/>
    <w:rsid w:val="001500A4"/>
    <w:rsid w:val="00150822"/>
    <w:rsid w:val="00150E45"/>
    <w:rsid w:val="0015126A"/>
    <w:rsid w:val="00151407"/>
    <w:rsid w:val="00152706"/>
    <w:rsid w:val="00152886"/>
    <w:rsid w:val="0015292F"/>
    <w:rsid w:val="001535D9"/>
    <w:rsid w:val="00153DAD"/>
    <w:rsid w:val="0015482B"/>
    <w:rsid w:val="00154CDB"/>
    <w:rsid w:val="0015562E"/>
    <w:rsid w:val="00155AAC"/>
    <w:rsid w:val="00156B03"/>
    <w:rsid w:val="00156B5A"/>
    <w:rsid w:val="00156E1D"/>
    <w:rsid w:val="00156EFC"/>
    <w:rsid w:val="00157215"/>
    <w:rsid w:val="001572FF"/>
    <w:rsid w:val="00160710"/>
    <w:rsid w:val="00162BEE"/>
    <w:rsid w:val="00162EF4"/>
    <w:rsid w:val="001636EC"/>
    <w:rsid w:val="00163ADD"/>
    <w:rsid w:val="001668F2"/>
    <w:rsid w:val="0016735B"/>
    <w:rsid w:val="00167655"/>
    <w:rsid w:val="00167748"/>
    <w:rsid w:val="00170388"/>
    <w:rsid w:val="00170431"/>
    <w:rsid w:val="00170C3F"/>
    <w:rsid w:val="00172874"/>
    <w:rsid w:val="00172B45"/>
    <w:rsid w:val="00172CE4"/>
    <w:rsid w:val="00173152"/>
    <w:rsid w:val="00173598"/>
    <w:rsid w:val="0017393C"/>
    <w:rsid w:val="00174947"/>
    <w:rsid w:val="00174DCB"/>
    <w:rsid w:val="00176C1A"/>
    <w:rsid w:val="001774B8"/>
    <w:rsid w:val="001776AA"/>
    <w:rsid w:val="00180993"/>
    <w:rsid w:val="00180C73"/>
    <w:rsid w:val="00181B52"/>
    <w:rsid w:val="00181C8D"/>
    <w:rsid w:val="00181CB8"/>
    <w:rsid w:val="001822A6"/>
    <w:rsid w:val="00182CD4"/>
    <w:rsid w:val="00182DB0"/>
    <w:rsid w:val="00182E35"/>
    <w:rsid w:val="001836C9"/>
    <w:rsid w:val="00183B12"/>
    <w:rsid w:val="00184502"/>
    <w:rsid w:val="00185C30"/>
    <w:rsid w:val="001860F6"/>
    <w:rsid w:val="00186130"/>
    <w:rsid w:val="00187490"/>
    <w:rsid w:val="00192CEF"/>
    <w:rsid w:val="00192DB5"/>
    <w:rsid w:val="00193854"/>
    <w:rsid w:val="00193D03"/>
    <w:rsid w:val="00193D2B"/>
    <w:rsid w:val="001948B9"/>
    <w:rsid w:val="001953CB"/>
    <w:rsid w:val="00195408"/>
    <w:rsid w:val="001954B4"/>
    <w:rsid w:val="00195F03"/>
    <w:rsid w:val="00196694"/>
    <w:rsid w:val="00197935"/>
    <w:rsid w:val="001A044E"/>
    <w:rsid w:val="001A0982"/>
    <w:rsid w:val="001A126D"/>
    <w:rsid w:val="001A1393"/>
    <w:rsid w:val="001A1530"/>
    <w:rsid w:val="001A1E88"/>
    <w:rsid w:val="001A1F7C"/>
    <w:rsid w:val="001A25C9"/>
    <w:rsid w:val="001A2F16"/>
    <w:rsid w:val="001A3B4A"/>
    <w:rsid w:val="001A3D81"/>
    <w:rsid w:val="001A3D92"/>
    <w:rsid w:val="001A52A4"/>
    <w:rsid w:val="001A5429"/>
    <w:rsid w:val="001A6243"/>
    <w:rsid w:val="001A62B7"/>
    <w:rsid w:val="001A659C"/>
    <w:rsid w:val="001A6DFD"/>
    <w:rsid w:val="001A73CA"/>
    <w:rsid w:val="001A75E0"/>
    <w:rsid w:val="001B098A"/>
    <w:rsid w:val="001B1982"/>
    <w:rsid w:val="001B271D"/>
    <w:rsid w:val="001B2B7C"/>
    <w:rsid w:val="001B2BCC"/>
    <w:rsid w:val="001B3565"/>
    <w:rsid w:val="001B39A8"/>
    <w:rsid w:val="001B46BC"/>
    <w:rsid w:val="001B5615"/>
    <w:rsid w:val="001B5B08"/>
    <w:rsid w:val="001B63A6"/>
    <w:rsid w:val="001B6993"/>
    <w:rsid w:val="001B6B9E"/>
    <w:rsid w:val="001C00BB"/>
    <w:rsid w:val="001C06B2"/>
    <w:rsid w:val="001C095E"/>
    <w:rsid w:val="001C1422"/>
    <w:rsid w:val="001C16E5"/>
    <w:rsid w:val="001C1875"/>
    <w:rsid w:val="001C1AB6"/>
    <w:rsid w:val="001C1ACD"/>
    <w:rsid w:val="001C28B2"/>
    <w:rsid w:val="001C2BED"/>
    <w:rsid w:val="001C2E1F"/>
    <w:rsid w:val="001C38D0"/>
    <w:rsid w:val="001C399A"/>
    <w:rsid w:val="001C4587"/>
    <w:rsid w:val="001C5864"/>
    <w:rsid w:val="001C5906"/>
    <w:rsid w:val="001C5CB6"/>
    <w:rsid w:val="001C740F"/>
    <w:rsid w:val="001C7692"/>
    <w:rsid w:val="001C7E91"/>
    <w:rsid w:val="001D081E"/>
    <w:rsid w:val="001D17AF"/>
    <w:rsid w:val="001D20C7"/>
    <w:rsid w:val="001D4606"/>
    <w:rsid w:val="001D547C"/>
    <w:rsid w:val="001E0DAE"/>
    <w:rsid w:val="001E1817"/>
    <w:rsid w:val="001E1C95"/>
    <w:rsid w:val="001E394F"/>
    <w:rsid w:val="001E3A08"/>
    <w:rsid w:val="001E3BE5"/>
    <w:rsid w:val="001E3C5D"/>
    <w:rsid w:val="001E3CBB"/>
    <w:rsid w:val="001E49B7"/>
    <w:rsid w:val="001E4F25"/>
    <w:rsid w:val="001E5C1F"/>
    <w:rsid w:val="001E63D8"/>
    <w:rsid w:val="001E7287"/>
    <w:rsid w:val="001E7EFC"/>
    <w:rsid w:val="001F132B"/>
    <w:rsid w:val="001F1874"/>
    <w:rsid w:val="001F3094"/>
    <w:rsid w:val="001F3175"/>
    <w:rsid w:val="001F36BB"/>
    <w:rsid w:val="001F3740"/>
    <w:rsid w:val="001F3D03"/>
    <w:rsid w:val="001F3E64"/>
    <w:rsid w:val="001F4233"/>
    <w:rsid w:val="001F4235"/>
    <w:rsid w:val="001F4CFF"/>
    <w:rsid w:val="001F4FA7"/>
    <w:rsid w:val="001F502A"/>
    <w:rsid w:val="001F5ECA"/>
    <w:rsid w:val="001F60D9"/>
    <w:rsid w:val="001F633B"/>
    <w:rsid w:val="001F663D"/>
    <w:rsid w:val="001F66B6"/>
    <w:rsid w:val="001F693F"/>
    <w:rsid w:val="001F778F"/>
    <w:rsid w:val="001F786A"/>
    <w:rsid w:val="001F7FFC"/>
    <w:rsid w:val="00200C03"/>
    <w:rsid w:val="00200FC3"/>
    <w:rsid w:val="0020119A"/>
    <w:rsid w:val="002012DE"/>
    <w:rsid w:val="002034D5"/>
    <w:rsid w:val="00203711"/>
    <w:rsid w:val="0020375B"/>
    <w:rsid w:val="002060FF"/>
    <w:rsid w:val="00206242"/>
    <w:rsid w:val="002065EE"/>
    <w:rsid w:val="00207330"/>
    <w:rsid w:val="002077AC"/>
    <w:rsid w:val="0020794F"/>
    <w:rsid w:val="00207F5C"/>
    <w:rsid w:val="00211B2E"/>
    <w:rsid w:val="002122CA"/>
    <w:rsid w:val="00212BA0"/>
    <w:rsid w:val="00213216"/>
    <w:rsid w:val="0021327C"/>
    <w:rsid w:val="0021510F"/>
    <w:rsid w:val="002152E7"/>
    <w:rsid w:val="00215CC6"/>
    <w:rsid w:val="00215EDD"/>
    <w:rsid w:val="00215F49"/>
    <w:rsid w:val="002166A1"/>
    <w:rsid w:val="00216AA5"/>
    <w:rsid w:val="00217245"/>
    <w:rsid w:val="002234F8"/>
    <w:rsid w:val="00223E87"/>
    <w:rsid w:val="00224134"/>
    <w:rsid w:val="00226A49"/>
    <w:rsid w:val="00227523"/>
    <w:rsid w:val="00227723"/>
    <w:rsid w:val="00230E0F"/>
    <w:rsid w:val="0023186F"/>
    <w:rsid w:val="0023196E"/>
    <w:rsid w:val="0023266C"/>
    <w:rsid w:val="00232E66"/>
    <w:rsid w:val="002357CE"/>
    <w:rsid w:val="00235E7E"/>
    <w:rsid w:val="002364CA"/>
    <w:rsid w:val="002370E6"/>
    <w:rsid w:val="00237CEC"/>
    <w:rsid w:val="002405AE"/>
    <w:rsid w:val="00241664"/>
    <w:rsid w:val="002417F9"/>
    <w:rsid w:val="00241E3B"/>
    <w:rsid w:val="002429DB"/>
    <w:rsid w:val="00242C23"/>
    <w:rsid w:val="0024367C"/>
    <w:rsid w:val="002438AD"/>
    <w:rsid w:val="00243977"/>
    <w:rsid w:val="00243BFE"/>
    <w:rsid w:val="00243D35"/>
    <w:rsid w:val="00243D36"/>
    <w:rsid w:val="002457D9"/>
    <w:rsid w:val="00245948"/>
    <w:rsid w:val="00246D53"/>
    <w:rsid w:val="00246F40"/>
    <w:rsid w:val="00247341"/>
    <w:rsid w:val="0025006A"/>
    <w:rsid w:val="00250C1E"/>
    <w:rsid w:val="0025182E"/>
    <w:rsid w:val="00251ACA"/>
    <w:rsid w:val="00251AD1"/>
    <w:rsid w:val="00252137"/>
    <w:rsid w:val="00254522"/>
    <w:rsid w:val="00254C71"/>
    <w:rsid w:val="00254F7B"/>
    <w:rsid w:val="00256F44"/>
    <w:rsid w:val="00257479"/>
    <w:rsid w:val="0025791D"/>
    <w:rsid w:val="00260722"/>
    <w:rsid w:val="0026097E"/>
    <w:rsid w:val="00261EDE"/>
    <w:rsid w:val="00262255"/>
    <w:rsid w:val="00263080"/>
    <w:rsid w:val="00263686"/>
    <w:rsid w:val="00264940"/>
    <w:rsid w:val="0026594B"/>
    <w:rsid w:val="00265D5C"/>
    <w:rsid w:val="00266A41"/>
    <w:rsid w:val="00266E04"/>
    <w:rsid w:val="00267974"/>
    <w:rsid w:val="0027089A"/>
    <w:rsid w:val="002708E4"/>
    <w:rsid w:val="00270D66"/>
    <w:rsid w:val="00271C4A"/>
    <w:rsid w:val="00272065"/>
    <w:rsid w:val="00272889"/>
    <w:rsid w:val="00272920"/>
    <w:rsid w:val="00272E2A"/>
    <w:rsid w:val="00274293"/>
    <w:rsid w:val="002743D3"/>
    <w:rsid w:val="00275969"/>
    <w:rsid w:val="00276767"/>
    <w:rsid w:val="0027731D"/>
    <w:rsid w:val="00280E74"/>
    <w:rsid w:val="00281824"/>
    <w:rsid w:val="002818E9"/>
    <w:rsid w:val="00282496"/>
    <w:rsid w:val="00283455"/>
    <w:rsid w:val="0028456B"/>
    <w:rsid w:val="0028473D"/>
    <w:rsid w:val="002854FC"/>
    <w:rsid w:val="00285782"/>
    <w:rsid w:val="002869B1"/>
    <w:rsid w:val="00286AC6"/>
    <w:rsid w:val="00286C9F"/>
    <w:rsid w:val="00287300"/>
    <w:rsid w:val="0028770D"/>
    <w:rsid w:val="002877DC"/>
    <w:rsid w:val="00287830"/>
    <w:rsid w:val="00287EC0"/>
    <w:rsid w:val="0029017A"/>
    <w:rsid w:val="0029063D"/>
    <w:rsid w:val="00290A3D"/>
    <w:rsid w:val="0029260A"/>
    <w:rsid w:val="00292E8C"/>
    <w:rsid w:val="00292ED2"/>
    <w:rsid w:val="00293073"/>
    <w:rsid w:val="002934D4"/>
    <w:rsid w:val="00293C9A"/>
    <w:rsid w:val="0029408A"/>
    <w:rsid w:val="002949A6"/>
    <w:rsid w:val="0029608F"/>
    <w:rsid w:val="00296B2F"/>
    <w:rsid w:val="00296FE3"/>
    <w:rsid w:val="0029764C"/>
    <w:rsid w:val="002976C1"/>
    <w:rsid w:val="00297929"/>
    <w:rsid w:val="00297C89"/>
    <w:rsid w:val="00297DAC"/>
    <w:rsid w:val="002A121E"/>
    <w:rsid w:val="002A1882"/>
    <w:rsid w:val="002A1D58"/>
    <w:rsid w:val="002A241B"/>
    <w:rsid w:val="002A265A"/>
    <w:rsid w:val="002A306B"/>
    <w:rsid w:val="002A38BA"/>
    <w:rsid w:val="002A56EC"/>
    <w:rsid w:val="002A59C4"/>
    <w:rsid w:val="002A64DB"/>
    <w:rsid w:val="002A66A1"/>
    <w:rsid w:val="002B2A5D"/>
    <w:rsid w:val="002B30DB"/>
    <w:rsid w:val="002B3AB4"/>
    <w:rsid w:val="002B3FDE"/>
    <w:rsid w:val="002B543F"/>
    <w:rsid w:val="002B5B09"/>
    <w:rsid w:val="002B6D70"/>
    <w:rsid w:val="002B7348"/>
    <w:rsid w:val="002B7892"/>
    <w:rsid w:val="002C12A6"/>
    <w:rsid w:val="002C36C8"/>
    <w:rsid w:val="002C4E0E"/>
    <w:rsid w:val="002C7448"/>
    <w:rsid w:val="002C7DAF"/>
    <w:rsid w:val="002D0EF9"/>
    <w:rsid w:val="002D19D7"/>
    <w:rsid w:val="002D34C8"/>
    <w:rsid w:val="002D3529"/>
    <w:rsid w:val="002D5190"/>
    <w:rsid w:val="002D67CD"/>
    <w:rsid w:val="002D684A"/>
    <w:rsid w:val="002D6B82"/>
    <w:rsid w:val="002D7A95"/>
    <w:rsid w:val="002E10C8"/>
    <w:rsid w:val="002E1F70"/>
    <w:rsid w:val="002E278A"/>
    <w:rsid w:val="002E3B2E"/>
    <w:rsid w:val="002E5307"/>
    <w:rsid w:val="002E57F7"/>
    <w:rsid w:val="002E5B61"/>
    <w:rsid w:val="002E5E29"/>
    <w:rsid w:val="002E5EBC"/>
    <w:rsid w:val="002F0337"/>
    <w:rsid w:val="002F0740"/>
    <w:rsid w:val="002F1A82"/>
    <w:rsid w:val="002F1D71"/>
    <w:rsid w:val="002F20C1"/>
    <w:rsid w:val="002F20C9"/>
    <w:rsid w:val="002F20DF"/>
    <w:rsid w:val="002F2641"/>
    <w:rsid w:val="002F2F11"/>
    <w:rsid w:val="002F3042"/>
    <w:rsid w:val="002F30C8"/>
    <w:rsid w:val="002F3609"/>
    <w:rsid w:val="002F408A"/>
    <w:rsid w:val="002F4F39"/>
    <w:rsid w:val="002F52E2"/>
    <w:rsid w:val="002F5387"/>
    <w:rsid w:val="002F541B"/>
    <w:rsid w:val="002F6C3D"/>
    <w:rsid w:val="002F6CA0"/>
    <w:rsid w:val="002F7677"/>
    <w:rsid w:val="002F7A72"/>
    <w:rsid w:val="003009E3"/>
    <w:rsid w:val="00301C48"/>
    <w:rsid w:val="00301F55"/>
    <w:rsid w:val="00302300"/>
    <w:rsid w:val="0030251F"/>
    <w:rsid w:val="00302599"/>
    <w:rsid w:val="003036E5"/>
    <w:rsid w:val="0030439E"/>
    <w:rsid w:val="00304634"/>
    <w:rsid w:val="003046A5"/>
    <w:rsid w:val="00304A11"/>
    <w:rsid w:val="00304A1C"/>
    <w:rsid w:val="00304A77"/>
    <w:rsid w:val="00305B66"/>
    <w:rsid w:val="0030752D"/>
    <w:rsid w:val="00307CE3"/>
    <w:rsid w:val="00307F92"/>
    <w:rsid w:val="003101C1"/>
    <w:rsid w:val="00310552"/>
    <w:rsid w:val="00310A42"/>
    <w:rsid w:val="00311899"/>
    <w:rsid w:val="00312486"/>
    <w:rsid w:val="00312FAC"/>
    <w:rsid w:val="00313329"/>
    <w:rsid w:val="00313889"/>
    <w:rsid w:val="00314BB1"/>
    <w:rsid w:val="0031580E"/>
    <w:rsid w:val="00316F37"/>
    <w:rsid w:val="00317221"/>
    <w:rsid w:val="00317C50"/>
    <w:rsid w:val="00321C72"/>
    <w:rsid w:val="003227FC"/>
    <w:rsid w:val="003237DC"/>
    <w:rsid w:val="00323B61"/>
    <w:rsid w:val="00324678"/>
    <w:rsid w:val="00324B1A"/>
    <w:rsid w:val="00324C0F"/>
    <w:rsid w:val="00324C73"/>
    <w:rsid w:val="00325A4D"/>
    <w:rsid w:val="003301B1"/>
    <w:rsid w:val="00330815"/>
    <w:rsid w:val="00330825"/>
    <w:rsid w:val="00330A6F"/>
    <w:rsid w:val="00331A56"/>
    <w:rsid w:val="00331F4B"/>
    <w:rsid w:val="00331FC1"/>
    <w:rsid w:val="00332694"/>
    <w:rsid w:val="0033334D"/>
    <w:rsid w:val="003345C7"/>
    <w:rsid w:val="00336892"/>
    <w:rsid w:val="00336CD0"/>
    <w:rsid w:val="00336DFD"/>
    <w:rsid w:val="003374E1"/>
    <w:rsid w:val="003374EF"/>
    <w:rsid w:val="00337C45"/>
    <w:rsid w:val="00337E5D"/>
    <w:rsid w:val="00340E03"/>
    <w:rsid w:val="00340F3F"/>
    <w:rsid w:val="003427B6"/>
    <w:rsid w:val="00342AD8"/>
    <w:rsid w:val="00343ABC"/>
    <w:rsid w:val="00343DFB"/>
    <w:rsid w:val="0034407C"/>
    <w:rsid w:val="00344BB7"/>
    <w:rsid w:val="00344FB1"/>
    <w:rsid w:val="003462D8"/>
    <w:rsid w:val="0034631F"/>
    <w:rsid w:val="00346514"/>
    <w:rsid w:val="00346B0C"/>
    <w:rsid w:val="003501A7"/>
    <w:rsid w:val="003502EA"/>
    <w:rsid w:val="0035090E"/>
    <w:rsid w:val="00350C6A"/>
    <w:rsid w:val="00351F32"/>
    <w:rsid w:val="00352AA3"/>
    <w:rsid w:val="00353C6D"/>
    <w:rsid w:val="003554FD"/>
    <w:rsid w:val="003563C8"/>
    <w:rsid w:val="00356D1B"/>
    <w:rsid w:val="00357C40"/>
    <w:rsid w:val="00357F09"/>
    <w:rsid w:val="00361B2D"/>
    <w:rsid w:val="00361F0B"/>
    <w:rsid w:val="00362459"/>
    <w:rsid w:val="00362930"/>
    <w:rsid w:val="00363FD5"/>
    <w:rsid w:val="00364005"/>
    <w:rsid w:val="003645D8"/>
    <w:rsid w:val="00365C08"/>
    <w:rsid w:val="00365F91"/>
    <w:rsid w:val="0036666D"/>
    <w:rsid w:val="00370052"/>
    <w:rsid w:val="003710FE"/>
    <w:rsid w:val="003715AC"/>
    <w:rsid w:val="00371656"/>
    <w:rsid w:val="00372AE9"/>
    <w:rsid w:val="003731DC"/>
    <w:rsid w:val="003731F4"/>
    <w:rsid w:val="0037351A"/>
    <w:rsid w:val="00373F05"/>
    <w:rsid w:val="00374437"/>
    <w:rsid w:val="0037475F"/>
    <w:rsid w:val="00374946"/>
    <w:rsid w:val="00374E4A"/>
    <w:rsid w:val="00376BDD"/>
    <w:rsid w:val="00376C47"/>
    <w:rsid w:val="0037744F"/>
    <w:rsid w:val="00377A98"/>
    <w:rsid w:val="00377DF6"/>
    <w:rsid w:val="003805C4"/>
    <w:rsid w:val="00380AED"/>
    <w:rsid w:val="00381A3F"/>
    <w:rsid w:val="00381C40"/>
    <w:rsid w:val="00383B77"/>
    <w:rsid w:val="00383E4E"/>
    <w:rsid w:val="003851AE"/>
    <w:rsid w:val="003854D7"/>
    <w:rsid w:val="0038748F"/>
    <w:rsid w:val="00387527"/>
    <w:rsid w:val="00390BBA"/>
    <w:rsid w:val="0039118B"/>
    <w:rsid w:val="00391EE6"/>
    <w:rsid w:val="003926C8"/>
    <w:rsid w:val="00392C58"/>
    <w:rsid w:val="00392D57"/>
    <w:rsid w:val="003934D4"/>
    <w:rsid w:val="00394001"/>
    <w:rsid w:val="00394D8F"/>
    <w:rsid w:val="0039553B"/>
    <w:rsid w:val="003963BE"/>
    <w:rsid w:val="00397667"/>
    <w:rsid w:val="003A04A7"/>
    <w:rsid w:val="003A0988"/>
    <w:rsid w:val="003A1A25"/>
    <w:rsid w:val="003A31E6"/>
    <w:rsid w:val="003A348F"/>
    <w:rsid w:val="003A42C9"/>
    <w:rsid w:val="003A4FA3"/>
    <w:rsid w:val="003A5440"/>
    <w:rsid w:val="003A548F"/>
    <w:rsid w:val="003A5B5D"/>
    <w:rsid w:val="003A65EB"/>
    <w:rsid w:val="003A70F7"/>
    <w:rsid w:val="003A774B"/>
    <w:rsid w:val="003B00A0"/>
    <w:rsid w:val="003B0454"/>
    <w:rsid w:val="003B06C2"/>
    <w:rsid w:val="003B0B3B"/>
    <w:rsid w:val="003B0DD6"/>
    <w:rsid w:val="003B1839"/>
    <w:rsid w:val="003B1C98"/>
    <w:rsid w:val="003B290B"/>
    <w:rsid w:val="003B3142"/>
    <w:rsid w:val="003B4FAD"/>
    <w:rsid w:val="003B5134"/>
    <w:rsid w:val="003B56C5"/>
    <w:rsid w:val="003B5A9D"/>
    <w:rsid w:val="003B64BB"/>
    <w:rsid w:val="003B6DDF"/>
    <w:rsid w:val="003B7185"/>
    <w:rsid w:val="003B7211"/>
    <w:rsid w:val="003C0022"/>
    <w:rsid w:val="003C0EDE"/>
    <w:rsid w:val="003C17A1"/>
    <w:rsid w:val="003C19FB"/>
    <w:rsid w:val="003C22F3"/>
    <w:rsid w:val="003C2861"/>
    <w:rsid w:val="003C379A"/>
    <w:rsid w:val="003C3E81"/>
    <w:rsid w:val="003C5332"/>
    <w:rsid w:val="003C56CE"/>
    <w:rsid w:val="003C6FA6"/>
    <w:rsid w:val="003C7EE5"/>
    <w:rsid w:val="003D1377"/>
    <w:rsid w:val="003D219F"/>
    <w:rsid w:val="003D2610"/>
    <w:rsid w:val="003D28FD"/>
    <w:rsid w:val="003D2B16"/>
    <w:rsid w:val="003D2C9E"/>
    <w:rsid w:val="003D344D"/>
    <w:rsid w:val="003D3C72"/>
    <w:rsid w:val="003D565B"/>
    <w:rsid w:val="003D6252"/>
    <w:rsid w:val="003D6959"/>
    <w:rsid w:val="003D696C"/>
    <w:rsid w:val="003E02DA"/>
    <w:rsid w:val="003E041E"/>
    <w:rsid w:val="003E10D1"/>
    <w:rsid w:val="003E116E"/>
    <w:rsid w:val="003E1E6E"/>
    <w:rsid w:val="003E3027"/>
    <w:rsid w:val="003E351F"/>
    <w:rsid w:val="003E402B"/>
    <w:rsid w:val="003E479B"/>
    <w:rsid w:val="003E4C2F"/>
    <w:rsid w:val="003E5732"/>
    <w:rsid w:val="003E6152"/>
    <w:rsid w:val="003E6AB9"/>
    <w:rsid w:val="003E7B7E"/>
    <w:rsid w:val="003E7DE4"/>
    <w:rsid w:val="003F054C"/>
    <w:rsid w:val="003F0DCB"/>
    <w:rsid w:val="003F0DE6"/>
    <w:rsid w:val="003F1779"/>
    <w:rsid w:val="003F1FC1"/>
    <w:rsid w:val="003F2E11"/>
    <w:rsid w:val="003F5222"/>
    <w:rsid w:val="003F52C1"/>
    <w:rsid w:val="003F5E29"/>
    <w:rsid w:val="003F6D0D"/>
    <w:rsid w:val="003F6DEB"/>
    <w:rsid w:val="003F6F57"/>
    <w:rsid w:val="003F7182"/>
    <w:rsid w:val="003F756A"/>
    <w:rsid w:val="0040003B"/>
    <w:rsid w:val="00400080"/>
    <w:rsid w:val="00400750"/>
    <w:rsid w:val="00400769"/>
    <w:rsid w:val="00401271"/>
    <w:rsid w:val="00401C1F"/>
    <w:rsid w:val="00401D0F"/>
    <w:rsid w:val="0040319A"/>
    <w:rsid w:val="00403D9E"/>
    <w:rsid w:val="00403DF7"/>
    <w:rsid w:val="00404AA4"/>
    <w:rsid w:val="00404C95"/>
    <w:rsid w:val="00405FF7"/>
    <w:rsid w:val="00406091"/>
    <w:rsid w:val="00406FEF"/>
    <w:rsid w:val="00407DC1"/>
    <w:rsid w:val="004103AD"/>
    <w:rsid w:val="004111D1"/>
    <w:rsid w:val="0041189B"/>
    <w:rsid w:val="004118F9"/>
    <w:rsid w:val="00412227"/>
    <w:rsid w:val="00412337"/>
    <w:rsid w:val="00412383"/>
    <w:rsid w:val="00412AC0"/>
    <w:rsid w:val="00412DCC"/>
    <w:rsid w:val="0041333A"/>
    <w:rsid w:val="0041370B"/>
    <w:rsid w:val="004144B8"/>
    <w:rsid w:val="00414565"/>
    <w:rsid w:val="0041493A"/>
    <w:rsid w:val="00414B95"/>
    <w:rsid w:val="00414F48"/>
    <w:rsid w:val="0041544A"/>
    <w:rsid w:val="00415BA0"/>
    <w:rsid w:val="004163C2"/>
    <w:rsid w:val="00420095"/>
    <w:rsid w:val="00420806"/>
    <w:rsid w:val="00420A85"/>
    <w:rsid w:val="004212B2"/>
    <w:rsid w:val="004213EC"/>
    <w:rsid w:val="004215AB"/>
    <w:rsid w:val="00421C60"/>
    <w:rsid w:val="00421F67"/>
    <w:rsid w:val="0042209E"/>
    <w:rsid w:val="00422B5F"/>
    <w:rsid w:val="00423628"/>
    <w:rsid w:val="00423ADC"/>
    <w:rsid w:val="0042486D"/>
    <w:rsid w:val="004248E6"/>
    <w:rsid w:val="00424F23"/>
    <w:rsid w:val="00424F6D"/>
    <w:rsid w:val="004253D5"/>
    <w:rsid w:val="00426192"/>
    <w:rsid w:val="00426742"/>
    <w:rsid w:val="004311E4"/>
    <w:rsid w:val="00433BF5"/>
    <w:rsid w:val="00434252"/>
    <w:rsid w:val="00434616"/>
    <w:rsid w:val="00434991"/>
    <w:rsid w:val="00434EDA"/>
    <w:rsid w:val="00434EF4"/>
    <w:rsid w:val="00434F1C"/>
    <w:rsid w:val="00435411"/>
    <w:rsid w:val="00435CD6"/>
    <w:rsid w:val="00435CEC"/>
    <w:rsid w:val="004363D5"/>
    <w:rsid w:val="00437B87"/>
    <w:rsid w:val="00440496"/>
    <w:rsid w:val="00440D00"/>
    <w:rsid w:val="0044132A"/>
    <w:rsid w:val="00441C78"/>
    <w:rsid w:val="0044220D"/>
    <w:rsid w:val="00442A63"/>
    <w:rsid w:val="0044300C"/>
    <w:rsid w:val="00443467"/>
    <w:rsid w:val="004443BC"/>
    <w:rsid w:val="00444FBA"/>
    <w:rsid w:val="00445394"/>
    <w:rsid w:val="0044599C"/>
    <w:rsid w:val="00445AF5"/>
    <w:rsid w:val="00445C79"/>
    <w:rsid w:val="0044624E"/>
    <w:rsid w:val="00447488"/>
    <w:rsid w:val="0044763C"/>
    <w:rsid w:val="0044779E"/>
    <w:rsid w:val="00450167"/>
    <w:rsid w:val="00450386"/>
    <w:rsid w:val="004505B9"/>
    <w:rsid w:val="00450751"/>
    <w:rsid w:val="00450AA4"/>
    <w:rsid w:val="004518F3"/>
    <w:rsid w:val="00453712"/>
    <w:rsid w:val="0045379F"/>
    <w:rsid w:val="00453A2B"/>
    <w:rsid w:val="00453CC4"/>
    <w:rsid w:val="00453D85"/>
    <w:rsid w:val="00453F80"/>
    <w:rsid w:val="004553FF"/>
    <w:rsid w:val="00455D9C"/>
    <w:rsid w:val="004561A3"/>
    <w:rsid w:val="00460610"/>
    <w:rsid w:val="0046061D"/>
    <w:rsid w:val="00460647"/>
    <w:rsid w:val="00460670"/>
    <w:rsid w:val="00460817"/>
    <w:rsid w:val="00461083"/>
    <w:rsid w:val="0046162A"/>
    <w:rsid w:val="00461C12"/>
    <w:rsid w:val="0046214B"/>
    <w:rsid w:val="00462B15"/>
    <w:rsid w:val="0046314B"/>
    <w:rsid w:val="00463EB1"/>
    <w:rsid w:val="00464549"/>
    <w:rsid w:val="004649BA"/>
    <w:rsid w:val="00466F0A"/>
    <w:rsid w:val="00467458"/>
    <w:rsid w:val="004674D3"/>
    <w:rsid w:val="00470967"/>
    <w:rsid w:val="00470AA3"/>
    <w:rsid w:val="00470B1F"/>
    <w:rsid w:val="00470CFB"/>
    <w:rsid w:val="00470E27"/>
    <w:rsid w:val="00472BD8"/>
    <w:rsid w:val="004731AC"/>
    <w:rsid w:val="00473467"/>
    <w:rsid w:val="0047423F"/>
    <w:rsid w:val="004743D0"/>
    <w:rsid w:val="004744C2"/>
    <w:rsid w:val="00474BDC"/>
    <w:rsid w:val="00474F33"/>
    <w:rsid w:val="004755C1"/>
    <w:rsid w:val="00475CE5"/>
    <w:rsid w:val="004767BA"/>
    <w:rsid w:val="00476B1E"/>
    <w:rsid w:val="00476F8C"/>
    <w:rsid w:val="0047771D"/>
    <w:rsid w:val="004779F3"/>
    <w:rsid w:val="00481939"/>
    <w:rsid w:val="004819EB"/>
    <w:rsid w:val="00482137"/>
    <w:rsid w:val="004824D4"/>
    <w:rsid w:val="0048281E"/>
    <w:rsid w:val="00483479"/>
    <w:rsid w:val="00483C79"/>
    <w:rsid w:val="00485AC5"/>
    <w:rsid w:val="00485CB8"/>
    <w:rsid w:val="00486300"/>
    <w:rsid w:val="00486907"/>
    <w:rsid w:val="00487EA3"/>
    <w:rsid w:val="004904EC"/>
    <w:rsid w:val="00491A35"/>
    <w:rsid w:val="00492792"/>
    <w:rsid w:val="004928AF"/>
    <w:rsid w:val="0049347D"/>
    <w:rsid w:val="00493652"/>
    <w:rsid w:val="00493670"/>
    <w:rsid w:val="00493BD3"/>
    <w:rsid w:val="00493CF2"/>
    <w:rsid w:val="00494039"/>
    <w:rsid w:val="0049484E"/>
    <w:rsid w:val="00494AB0"/>
    <w:rsid w:val="00494ED6"/>
    <w:rsid w:val="0049500E"/>
    <w:rsid w:val="004950EF"/>
    <w:rsid w:val="00495DFE"/>
    <w:rsid w:val="00495F0E"/>
    <w:rsid w:val="004968A8"/>
    <w:rsid w:val="004A05ED"/>
    <w:rsid w:val="004A1EF2"/>
    <w:rsid w:val="004A291E"/>
    <w:rsid w:val="004A2F5D"/>
    <w:rsid w:val="004A320B"/>
    <w:rsid w:val="004A3FF0"/>
    <w:rsid w:val="004A4399"/>
    <w:rsid w:val="004A4D04"/>
    <w:rsid w:val="004A518B"/>
    <w:rsid w:val="004A6B0F"/>
    <w:rsid w:val="004A7035"/>
    <w:rsid w:val="004B07B2"/>
    <w:rsid w:val="004B2598"/>
    <w:rsid w:val="004B427B"/>
    <w:rsid w:val="004B4755"/>
    <w:rsid w:val="004B4F9F"/>
    <w:rsid w:val="004B5175"/>
    <w:rsid w:val="004B5FDC"/>
    <w:rsid w:val="004B6C00"/>
    <w:rsid w:val="004B717B"/>
    <w:rsid w:val="004B7E8B"/>
    <w:rsid w:val="004C032E"/>
    <w:rsid w:val="004C0DC8"/>
    <w:rsid w:val="004C1BFC"/>
    <w:rsid w:val="004C1F10"/>
    <w:rsid w:val="004C27F7"/>
    <w:rsid w:val="004C2ECE"/>
    <w:rsid w:val="004C5574"/>
    <w:rsid w:val="004C5E58"/>
    <w:rsid w:val="004C7DDC"/>
    <w:rsid w:val="004D011A"/>
    <w:rsid w:val="004D02A8"/>
    <w:rsid w:val="004D12F2"/>
    <w:rsid w:val="004D19E0"/>
    <w:rsid w:val="004D225D"/>
    <w:rsid w:val="004D2285"/>
    <w:rsid w:val="004D27FE"/>
    <w:rsid w:val="004D2A6F"/>
    <w:rsid w:val="004D2B0C"/>
    <w:rsid w:val="004D320E"/>
    <w:rsid w:val="004D32DE"/>
    <w:rsid w:val="004D376C"/>
    <w:rsid w:val="004D3B24"/>
    <w:rsid w:val="004D40E9"/>
    <w:rsid w:val="004D473A"/>
    <w:rsid w:val="004D48FB"/>
    <w:rsid w:val="004D4D6F"/>
    <w:rsid w:val="004D68A5"/>
    <w:rsid w:val="004D79F7"/>
    <w:rsid w:val="004D7A99"/>
    <w:rsid w:val="004D7F02"/>
    <w:rsid w:val="004E07AE"/>
    <w:rsid w:val="004E1451"/>
    <w:rsid w:val="004E2BE7"/>
    <w:rsid w:val="004E2F73"/>
    <w:rsid w:val="004E3B4D"/>
    <w:rsid w:val="004E59A7"/>
    <w:rsid w:val="004E6446"/>
    <w:rsid w:val="004E6BBD"/>
    <w:rsid w:val="004E7100"/>
    <w:rsid w:val="004E7987"/>
    <w:rsid w:val="004F0108"/>
    <w:rsid w:val="004F07CD"/>
    <w:rsid w:val="004F07FC"/>
    <w:rsid w:val="004F1077"/>
    <w:rsid w:val="004F24BD"/>
    <w:rsid w:val="004F24C0"/>
    <w:rsid w:val="004F25EA"/>
    <w:rsid w:val="004F2B9E"/>
    <w:rsid w:val="004F3E57"/>
    <w:rsid w:val="004F44A0"/>
    <w:rsid w:val="004F4F32"/>
    <w:rsid w:val="004F5766"/>
    <w:rsid w:val="004F5CE0"/>
    <w:rsid w:val="004F5EB3"/>
    <w:rsid w:val="004F635F"/>
    <w:rsid w:val="004F70B8"/>
    <w:rsid w:val="004F7140"/>
    <w:rsid w:val="00500FAA"/>
    <w:rsid w:val="00501115"/>
    <w:rsid w:val="0050153D"/>
    <w:rsid w:val="005016A0"/>
    <w:rsid w:val="00502633"/>
    <w:rsid w:val="005026FD"/>
    <w:rsid w:val="00502936"/>
    <w:rsid w:val="00502C5B"/>
    <w:rsid w:val="00503886"/>
    <w:rsid w:val="005043CA"/>
    <w:rsid w:val="005046A5"/>
    <w:rsid w:val="0050485C"/>
    <w:rsid w:val="005048B7"/>
    <w:rsid w:val="00504A0F"/>
    <w:rsid w:val="00504A70"/>
    <w:rsid w:val="00504E8D"/>
    <w:rsid w:val="00506346"/>
    <w:rsid w:val="005070C9"/>
    <w:rsid w:val="005070EF"/>
    <w:rsid w:val="00507155"/>
    <w:rsid w:val="0050715A"/>
    <w:rsid w:val="0050797C"/>
    <w:rsid w:val="00510331"/>
    <w:rsid w:val="005107B5"/>
    <w:rsid w:val="005113D5"/>
    <w:rsid w:val="00511CDB"/>
    <w:rsid w:val="00512597"/>
    <w:rsid w:val="005132DA"/>
    <w:rsid w:val="00513608"/>
    <w:rsid w:val="00513CB3"/>
    <w:rsid w:val="00514D01"/>
    <w:rsid w:val="00515771"/>
    <w:rsid w:val="00515A44"/>
    <w:rsid w:val="00515DA7"/>
    <w:rsid w:val="00515EEB"/>
    <w:rsid w:val="00516A05"/>
    <w:rsid w:val="00520540"/>
    <w:rsid w:val="00520BA6"/>
    <w:rsid w:val="00520C3D"/>
    <w:rsid w:val="00520D6A"/>
    <w:rsid w:val="00520F7F"/>
    <w:rsid w:val="00522B5C"/>
    <w:rsid w:val="00522DA5"/>
    <w:rsid w:val="005240FB"/>
    <w:rsid w:val="0052565D"/>
    <w:rsid w:val="005259D0"/>
    <w:rsid w:val="00526880"/>
    <w:rsid w:val="00526D0A"/>
    <w:rsid w:val="00527006"/>
    <w:rsid w:val="005270D2"/>
    <w:rsid w:val="00527DAB"/>
    <w:rsid w:val="00527EC5"/>
    <w:rsid w:val="005305CC"/>
    <w:rsid w:val="00530D58"/>
    <w:rsid w:val="00530F5A"/>
    <w:rsid w:val="0053199C"/>
    <w:rsid w:val="00532804"/>
    <w:rsid w:val="005332F5"/>
    <w:rsid w:val="00533417"/>
    <w:rsid w:val="00534CC6"/>
    <w:rsid w:val="00534DC0"/>
    <w:rsid w:val="005358CF"/>
    <w:rsid w:val="00535E23"/>
    <w:rsid w:val="0053681E"/>
    <w:rsid w:val="0053771C"/>
    <w:rsid w:val="00540AD2"/>
    <w:rsid w:val="005414A0"/>
    <w:rsid w:val="00541B71"/>
    <w:rsid w:val="005420D6"/>
    <w:rsid w:val="00542B92"/>
    <w:rsid w:val="00545758"/>
    <w:rsid w:val="00545F74"/>
    <w:rsid w:val="00547B42"/>
    <w:rsid w:val="00550201"/>
    <w:rsid w:val="00550D64"/>
    <w:rsid w:val="00552800"/>
    <w:rsid w:val="00553237"/>
    <w:rsid w:val="00554575"/>
    <w:rsid w:val="00554CA4"/>
    <w:rsid w:val="00554D28"/>
    <w:rsid w:val="00554DB5"/>
    <w:rsid w:val="0055515E"/>
    <w:rsid w:val="00555171"/>
    <w:rsid w:val="00555667"/>
    <w:rsid w:val="00555C27"/>
    <w:rsid w:val="005563CA"/>
    <w:rsid w:val="00556D01"/>
    <w:rsid w:val="00556E64"/>
    <w:rsid w:val="0056099A"/>
    <w:rsid w:val="005618B4"/>
    <w:rsid w:val="00563A30"/>
    <w:rsid w:val="00564064"/>
    <w:rsid w:val="005642C2"/>
    <w:rsid w:val="0056520D"/>
    <w:rsid w:val="005661AB"/>
    <w:rsid w:val="00566437"/>
    <w:rsid w:val="005667C3"/>
    <w:rsid w:val="00566B80"/>
    <w:rsid w:val="00566D2D"/>
    <w:rsid w:val="0056772C"/>
    <w:rsid w:val="00567D20"/>
    <w:rsid w:val="005707B6"/>
    <w:rsid w:val="00570C0A"/>
    <w:rsid w:val="00571F39"/>
    <w:rsid w:val="005723D4"/>
    <w:rsid w:val="00572EFE"/>
    <w:rsid w:val="00573CAE"/>
    <w:rsid w:val="00573E09"/>
    <w:rsid w:val="00574174"/>
    <w:rsid w:val="00574C6D"/>
    <w:rsid w:val="00575439"/>
    <w:rsid w:val="00575EC4"/>
    <w:rsid w:val="00576518"/>
    <w:rsid w:val="005767BC"/>
    <w:rsid w:val="00577004"/>
    <w:rsid w:val="0057755E"/>
    <w:rsid w:val="00577D84"/>
    <w:rsid w:val="00577F1B"/>
    <w:rsid w:val="00581289"/>
    <w:rsid w:val="00581A7F"/>
    <w:rsid w:val="00582227"/>
    <w:rsid w:val="0058279B"/>
    <w:rsid w:val="00583396"/>
    <w:rsid w:val="00583C91"/>
    <w:rsid w:val="00583CEB"/>
    <w:rsid w:val="00584559"/>
    <w:rsid w:val="00584C37"/>
    <w:rsid w:val="00585813"/>
    <w:rsid w:val="0058582C"/>
    <w:rsid w:val="00590EAC"/>
    <w:rsid w:val="00592934"/>
    <w:rsid w:val="00593373"/>
    <w:rsid w:val="0059376D"/>
    <w:rsid w:val="005938CE"/>
    <w:rsid w:val="00593B58"/>
    <w:rsid w:val="0059409F"/>
    <w:rsid w:val="00594212"/>
    <w:rsid w:val="00594680"/>
    <w:rsid w:val="005953F0"/>
    <w:rsid w:val="00596881"/>
    <w:rsid w:val="00596C49"/>
    <w:rsid w:val="00596D8E"/>
    <w:rsid w:val="00596E31"/>
    <w:rsid w:val="00597806"/>
    <w:rsid w:val="005978E3"/>
    <w:rsid w:val="00597E5F"/>
    <w:rsid w:val="005A0917"/>
    <w:rsid w:val="005A0D5E"/>
    <w:rsid w:val="005A1868"/>
    <w:rsid w:val="005A1871"/>
    <w:rsid w:val="005A1A9F"/>
    <w:rsid w:val="005A209B"/>
    <w:rsid w:val="005A23E2"/>
    <w:rsid w:val="005A23FC"/>
    <w:rsid w:val="005A45A3"/>
    <w:rsid w:val="005A4E45"/>
    <w:rsid w:val="005A4FCF"/>
    <w:rsid w:val="005A6397"/>
    <w:rsid w:val="005A6E36"/>
    <w:rsid w:val="005A7B3D"/>
    <w:rsid w:val="005A7F87"/>
    <w:rsid w:val="005B0278"/>
    <w:rsid w:val="005B06ED"/>
    <w:rsid w:val="005B0E4D"/>
    <w:rsid w:val="005B10EC"/>
    <w:rsid w:val="005B1D11"/>
    <w:rsid w:val="005B2320"/>
    <w:rsid w:val="005B23E7"/>
    <w:rsid w:val="005B2AAC"/>
    <w:rsid w:val="005B3C91"/>
    <w:rsid w:val="005B40B1"/>
    <w:rsid w:val="005B4E59"/>
    <w:rsid w:val="005B5254"/>
    <w:rsid w:val="005B5C0B"/>
    <w:rsid w:val="005B6822"/>
    <w:rsid w:val="005B6DC0"/>
    <w:rsid w:val="005B73B8"/>
    <w:rsid w:val="005B79E8"/>
    <w:rsid w:val="005B7B06"/>
    <w:rsid w:val="005B7F21"/>
    <w:rsid w:val="005C077F"/>
    <w:rsid w:val="005C0895"/>
    <w:rsid w:val="005C0FB1"/>
    <w:rsid w:val="005C16AE"/>
    <w:rsid w:val="005C1A04"/>
    <w:rsid w:val="005C312A"/>
    <w:rsid w:val="005C3333"/>
    <w:rsid w:val="005C3B9B"/>
    <w:rsid w:val="005C65FC"/>
    <w:rsid w:val="005C684C"/>
    <w:rsid w:val="005C7F30"/>
    <w:rsid w:val="005D0287"/>
    <w:rsid w:val="005D0B03"/>
    <w:rsid w:val="005D0FF8"/>
    <w:rsid w:val="005D126D"/>
    <w:rsid w:val="005D151F"/>
    <w:rsid w:val="005D1CE4"/>
    <w:rsid w:val="005D1D36"/>
    <w:rsid w:val="005D201C"/>
    <w:rsid w:val="005D2B80"/>
    <w:rsid w:val="005D2D8E"/>
    <w:rsid w:val="005D3B6E"/>
    <w:rsid w:val="005D4090"/>
    <w:rsid w:val="005D5C57"/>
    <w:rsid w:val="005D5CFF"/>
    <w:rsid w:val="005D65CE"/>
    <w:rsid w:val="005D69E7"/>
    <w:rsid w:val="005D6BEB"/>
    <w:rsid w:val="005D734B"/>
    <w:rsid w:val="005D7928"/>
    <w:rsid w:val="005D7993"/>
    <w:rsid w:val="005D7F3F"/>
    <w:rsid w:val="005E0171"/>
    <w:rsid w:val="005E086A"/>
    <w:rsid w:val="005E276C"/>
    <w:rsid w:val="005E2AA1"/>
    <w:rsid w:val="005E2FB9"/>
    <w:rsid w:val="005E36CA"/>
    <w:rsid w:val="005E37B3"/>
    <w:rsid w:val="005E47E3"/>
    <w:rsid w:val="005E5307"/>
    <w:rsid w:val="005E547B"/>
    <w:rsid w:val="005E591C"/>
    <w:rsid w:val="005E6C38"/>
    <w:rsid w:val="005E70E3"/>
    <w:rsid w:val="005E71B4"/>
    <w:rsid w:val="005E78B9"/>
    <w:rsid w:val="005F017E"/>
    <w:rsid w:val="005F03BA"/>
    <w:rsid w:val="005F0EF4"/>
    <w:rsid w:val="005F1203"/>
    <w:rsid w:val="005F2F20"/>
    <w:rsid w:val="005F3043"/>
    <w:rsid w:val="005F3AE1"/>
    <w:rsid w:val="005F4166"/>
    <w:rsid w:val="005F46BD"/>
    <w:rsid w:val="005F4CBB"/>
    <w:rsid w:val="005F4CC8"/>
    <w:rsid w:val="005F502F"/>
    <w:rsid w:val="005F5812"/>
    <w:rsid w:val="005F6A80"/>
    <w:rsid w:val="005F6C1B"/>
    <w:rsid w:val="005F7184"/>
    <w:rsid w:val="005F7533"/>
    <w:rsid w:val="005F768F"/>
    <w:rsid w:val="005F7876"/>
    <w:rsid w:val="006007F6"/>
    <w:rsid w:val="006008D3"/>
    <w:rsid w:val="00601DB5"/>
    <w:rsid w:val="006023D6"/>
    <w:rsid w:val="006040A8"/>
    <w:rsid w:val="00604714"/>
    <w:rsid w:val="006052BA"/>
    <w:rsid w:val="006058C5"/>
    <w:rsid w:val="006072BA"/>
    <w:rsid w:val="006100A5"/>
    <w:rsid w:val="00610ECA"/>
    <w:rsid w:val="00613CEA"/>
    <w:rsid w:val="006142A3"/>
    <w:rsid w:val="00614357"/>
    <w:rsid w:val="0061514E"/>
    <w:rsid w:val="0061515F"/>
    <w:rsid w:val="00615A20"/>
    <w:rsid w:val="00616C52"/>
    <w:rsid w:val="0061706B"/>
    <w:rsid w:val="00617E09"/>
    <w:rsid w:val="00617F6F"/>
    <w:rsid w:val="00620743"/>
    <w:rsid w:val="00620C76"/>
    <w:rsid w:val="00621414"/>
    <w:rsid w:val="00622420"/>
    <w:rsid w:val="0062251E"/>
    <w:rsid w:val="00622CC3"/>
    <w:rsid w:val="00623F74"/>
    <w:rsid w:val="0062495B"/>
    <w:rsid w:val="00624A2C"/>
    <w:rsid w:val="00625E65"/>
    <w:rsid w:val="006260C8"/>
    <w:rsid w:val="00627372"/>
    <w:rsid w:val="00627A36"/>
    <w:rsid w:val="00627ADD"/>
    <w:rsid w:val="00627DBF"/>
    <w:rsid w:val="00627FCD"/>
    <w:rsid w:val="006301A3"/>
    <w:rsid w:val="00630EA3"/>
    <w:rsid w:val="00630F1C"/>
    <w:rsid w:val="00632177"/>
    <w:rsid w:val="006327AD"/>
    <w:rsid w:val="006327AF"/>
    <w:rsid w:val="00635C71"/>
    <w:rsid w:val="00636060"/>
    <w:rsid w:val="006363FF"/>
    <w:rsid w:val="006364E9"/>
    <w:rsid w:val="006371D7"/>
    <w:rsid w:val="00640324"/>
    <w:rsid w:val="00641689"/>
    <w:rsid w:val="00642867"/>
    <w:rsid w:val="00643A03"/>
    <w:rsid w:val="00644EBF"/>
    <w:rsid w:val="006453A1"/>
    <w:rsid w:val="0064635A"/>
    <w:rsid w:val="00646FB7"/>
    <w:rsid w:val="00650855"/>
    <w:rsid w:val="00651070"/>
    <w:rsid w:val="00651F5E"/>
    <w:rsid w:val="00652513"/>
    <w:rsid w:val="00653444"/>
    <w:rsid w:val="00653BC1"/>
    <w:rsid w:val="00653E9C"/>
    <w:rsid w:val="00653EF4"/>
    <w:rsid w:val="006547CB"/>
    <w:rsid w:val="006554E5"/>
    <w:rsid w:val="0065594F"/>
    <w:rsid w:val="00655D61"/>
    <w:rsid w:val="00655DDC"/>
    <w:rsid w:val="0065631E"/>
    <w:rsid w:val="0065749D"/>
    <w:rsid w:val="00660725"/>
    <w:rsid w:val="00660A30"/>
    <w:rsid w:val="0066130B"/>
    <w:rsid w:val="00661423"/>
    <w:rsid w:val="0066415C"/>
    <w:rsid w:val="0066431C"/>
    <w:rsid w:val="006643A4"/>
    <w:rsid w:val="00664599"/>
    <w:rsid w:val="00664AC6"/>
    <w:rsid w:val="00664CC0"/>
    <w:rsid w:val="0066502B"/>
    <w:rsid w:val="00665D05"/>
    <w:rsid w:val="00666C11"/>
    <w:rsid w:val="00667556"/>
    <w:rsid w:val="006676B7"/>
    <w:rsid w:val="00667A5E"/>
    <w:rsid w:val="00671117"/>
    <w:rsid w:val="00671951"/>
    <w:rsid w:val="00672367"/>
    <w:rsid w:val="006725CE"/>
    <w:rsid w:val="00672C3A"/>
    <w:rsid w:val="00672DC4"/>
    <w:rsid w:val="006731D0"/>
    <w:rsid w:val="00673BA4"/>
    <w:rsid w:val="00674BAF"/>
    <w:rsid w:val="006761AF"/>
    <w:rsid w:val="00676657"/>
    <w:rsid w:val="0067722F"/>
    <w:rsid w:val="00680AD8"/>
    <w:rsid w:val="006813D2"/>
    <w:rsid w:val="0068196A"/>
    <w:rsid w:val="00682650"/>
    <w:rsid w:val="00682AEA"/>
    <w:rsid w:val="00682D72"/>
    <w:rsid w:val="00684CA0"/>
    <w:rsid w:val="006850A2"/>
    <w:rsid w:val="006851F3"/>
    <w:rsid w:val="006857A2"/>
    <w:rsid w:val="00685874"/>
    <w:rsid w:val="00686BC7"/>
    <w:rsid w:val="00687174"/>
    <w:rsid w:val="00687465"/>
    <w:rsid w:val="00687622"/>
    <w:rsid w:val="00690B68"/>
    <w:rsid w:val="00691B8C"/>
    <w:rsid w:val="00692462"/>
    <w:rsid w:val="00692F34"/>
    <w:rsid w:val="00693554"/>
    <w:rsid w:val="006944E0"/>
    <w:rsid w:val="00694728"/>
    <w:rsid w:val="00695890"/>
    <w:rsid w:val="00695F4D"/>
    <w:rsid w:val="0069640E"/>
    <w:rsid w:val="00697D09"/>
    <w:rsid w:val="00697D1A"/>
    <w:rsid w:val="00697D52"/>
    <w:rsid w:val="006A2D1A"/>
    <w:rsid w:val="006A2D68"/>
    <w:rsid w:val="006A33C6"/>
    <w:rsid w:val="006A3B59"/>
    <w:rsid w:val="006A4906"/>
    <w:rsid w:val="006A5BE8"/>
    <w:rsid w:val="006A5D3E"/>
    <w:rsid w:val="006A5DEB"/>
    <w:rsid w:val="006A6487"/>
    <w:rsid w:val="006A6CC7"/>
    <w:rsid w:val="006A7FC0"/>
    <w:rsid w:val="006B00C3"/>
    <w:rsid w:val="006B116E"/>
    <w:rsid w:val="006B139E"/>
    <w:rsid w:val="006B1935"/>
    <w:rsid w:val="006B1B68"/>
    <w:rsid w:val="006B1C36"/>
    <w:rsid w:val="006B3030"/>
    <w:rsid w:val="006B305C"/>
    <w:rsid w:val="006B3C9F"/>
    <w:rsid w:val="006B5412"/>
    <w:rsid w:val="006B5564"/>
    <w:rsid w:val="006B560C"/>
    <w:rsid w:val="006B5D35"/>
    <w:rsid w:val="006B60D2"/>
    <w:rsid w:val="006B63FE"/>
    <w:rsid w:val="006B7459"/>
    <w:rsid w:val="006B7C90"/>
    <w:rsid w:val="006C0719"/>
    <w:rsid w:val="006C0E5E"/>
    <w:rsid w:val="006C0E81"/>
    <w:rsid w:val="006C1A43"/>
    <w:rsid w:val="006C2999"/>
    <w:rsid w:val="006C2F45"/>
    <w:rsid w:val="006C31E0"/>
    <w:rsid w:val="006C3304"/>
    <w:rsid w:val="006C3C4D"/>
    <w:rsid w:val="006C4F8A"/>
    <w:rsid w:val="006C5193"/>
    <w:rsid w:val="006C527A"/>
    <w:rsid w:val="006C54CE"/>
    <w:rsid w:val="006C61F0"/>
    <w:rsid w:val="006C69B9"/>
    <w:rsid w:val="006C78E9"/>
    <w:rsid w:val="006C79E9"/>
    <w:rsid w:val="006C7FA1"/>
    <w:rsid w:val="006D0082"/>
    <w:rsid w:val="006D0918"/>
    <w:rsid w:val="006D1491"/>
    <w:rsid w:val="006D1E85"/>
    <w:rsid w:val="006D1EA3"/>
    <w:rsid w:val="006D311F"/>
    <w:rsid w:val="006D35B1"/>
    <w:rsid w:val="006D3BFE"/>
    <w:rsid w:val="006D3DC3"/>
    <w:rsid w:val="006D3EF0"/>
    <w:rsid w:val="006D435D"/>
    <w:rsid w:val="006D507E"/>
    <w:rsid w:val="006D5221"/>
    <w:rsid w:val="006D5759"/>
    <w:rsid w:val="006D61DC"/>
    <w:rsid w:val="006D6B04"/>
    <w:rsid w:val="006E03C6"/>
    <w:rsid w:val="006E0D99"/>
    <w:rsid w:val="006E1260"/>
    <w:rsid w:val="006E2142"/>
    <w:rsid w:val="006E27A1"/>
    <w:rsid w:val="006E3353"/>
    <w:rsid w:val="006E3576"/>
    <w:rsid w:val="006E35DC"/>
    <w:rsid w:val="006E39A5"/>
    <w:rsid w:val="006E4513"/>
    <w:rsid w:val="006E4F6F"/>
    <w:rsid w:val="006E548B"/>
    <w:rsid w:val="006E5C23"/>
    <w:rsid w:val="006E5D79"/>
    <w:rsid w:val="006E614D"/>
    <w:rsid w:val="006E6253"/>
    <w:rsid w:val="006E75F7"/>
    <w:rsid w:val="006E7F50"/>
    <w:rsid w:val="006E7FB3"/>
    <w:rsid w:val="006F1621"/>
    <w:rsid w:val="006F188E"/>
    <w:rsid w:val="006F2090"/>
    <w:rsid w:val="006F22FB"/>
    <w:rsid w:val="006F2A17"/>
    <w:rsid w:val="006F3F80"/>
    <w:rsid w:val="006F3FE8"/>
    <w:rsid w:val="006F4302"/>
    <w:rsid w:val="006F4720"/>
    <w:rsid w:val="006F4B3E"/>
    <w:rsid w:val="006F5CB3"/>
    <w:rsid w:val="00700A46"/>
    <w:rsid w:val="00700AFE"/>
    <w:rsid w:val="00700CF3"/>
    <w:rsid w:val="007012F6"/>
    <w:rsid w:val="00701560"/>
    <w:rsid w:val="0070199A"/>
    <w:rsid w:val="00702295"/>
    <w:rsid w:val="0070331A"/>
    <w:rsid w:val="00704571"/>
    <w:rsid w:val="007045DF"/>
    <w:rsid w:val="007049EE"/>
    <w:rsid w:val="0070501E"/>
    <w:rsid w:val="007059E6"/>
    <w:rsid w:val="007062C0"/>
    <w:rsid w:val="00706C7E"/>
    <w:rsid w:val="00707603"/>
    <w:rsid w:val="0070771C"/>
    <w:rsid w:val="00710EB9"/>
    <w:rsid w:val="00710F75"/>
    <w:rsid w:val="007118E2"/>
    <w:rsid w:val="00711A6E"/>
    <w:rsid w:val="00713416"/>
    <w:rsid w:val="007138B0"/>
    <w:rsid w:val="0071393E"/>
    <w:rsid w:val="00713F35"/>
    <w:rsid w:val="00714ED3"/>
    <w:rsid w:val="0072054D"/>
    <w:rsid w:val="00720838"/>
    <w:rsid w:val="00720B54"/>
    <w:rsid w:val="00721F5A"/>
    <w:rsid w:val="007223FB"/>
    <w:rsid w:val="007246E8"/>
    <w:rsid w:val="00724B82"/>
    <w:rsid w:val="007252D4"/>
    <w:rsid w:val="00725321"/>
    <w:rsid w:val="00725678"/>
    <w:rsid w:val="00726262"/>
    <w:rsid w:val="007263B3"/>
    <w:rsid w:val="007270DD"/>
    <w:rsid w:val="0073022A"/>
    <w:rsid w:val="00730D27"/>
    <w:rsid w:val="007314C0"/>
    <w:rsid w:val="007317AE"/>
    <w:rsid w:val="00731A7A"/>
    <w:rsid w:val="007320CF"/>
    <w:rsid w:val="00732A28"/>
    <w:rsid w:val="00732C29"/>
    <w:rsid w:val="00732EE8"/>
    <w:rsid w:val="00733B55"/>
    <w:rsid w:val="0073450A"/>
    <w:rsid w:val="00734C7A"/>
    <w:rsid w:val="00734D1F"/>
    <w:rsid w:val="00734E11"/>
    <w:rsid w:val="0073544D"/>
    <w:rsid w:val="007359E4"/>
    <w:rsid w:val="00735E8C"/>
    <w:rsid w:val="0074181D"/>
    <w:rsid w:val="00742466"/>
    <w:rsid w:val="00742948"/>
    <w:rsid w:val="00742BC3"/>
    <w:rsid w:val="007433AC"/>
    <w:rsid w:val="007439AC"/>
    <w:rsid w:val="00743E56"/>
    <w:rsid w:val="00744C32"/>
    <w:rsid w:val="007451DB"/>
    <w:rsid w:val="007455DA"/>
    <w:rsid w:val="00745717"/>
    <w:rsid w:val="007474C7"/>
    <w:rsid w:val="007476CC"/>
    <w:rsid w:val="00747A16"/>
    <w:rsid w:val="007501A6"/>
    <w:rsid w:val="00750798"/>
    <w:rsid w:val="00750C18"/>
    <w:rsid w:val="00751AD9"/>
    <w:rsid w:val="00752264"/>
    <w:rsid w:val="00753F32"/>
    <w:rsid w:val="0075634F"/>
    <w:rsid w:val="00757F6E"/>
    <w:rsid w:val="0076039B"/>
    <w:rsid w:val="007603F4"/>
    <w:rsid w:val="007606FC"/>
    <w:rsid w:val="00761151"/>
    <w:rsid w:val="00761426"/>
    <w:rsid w:val="0076179C"/>
    <w:rsid w:val="00761F78"/>
    <w:rsid w:val="00762D46"/>
    <w:rsid w:val="007638E4"/>
    <w:rsid w:val="00763EB3"/>
    <w:rsid w:val="007650AA"/>
    <w:rsid w:val="0076581C"/>
    <w:rsid w:val="0076698D"/>
    <w:rsid w:val="00766D2B"/>
    <w:rsid w:val="007671C7"/>
    <w:rsid w:val="0076730C"/>
    <w:rsid w:val="00767680"/>
    <w:rsid w:val="00767D89"/>
    <w:rsid w:val="0077092A"/>
    <w:rsid w:val="00771553"/>
    <w:rsid w:val="007715D7"/>
    <w:rsid w:val="00773D60"/>
    <w:rsid w:val="00773EE3"/>
    <w:rsid w:val="00774102"/>
    <w:rsid w:val="007754DE"/>
    <w:rsid w:val="00775750"/>
    <w:rsid w:val="00776BF8"/>
    <w:rsid w:val="0077721E"/>
    <w:rsid w:val="007775A9"/>
    <w:rsid w:val="0077765A"/>
    <w:rsid w:val="00780E50"/>
    <w:rsid w:val="00781378"/>
    <w:rsid w:val="00781679"/>
    <w:rsid w:val="00781928"/>
    <w:rsid w:val="0078211D"/>
    <w:rsid w:val="00782148"/>
    <w:rsid w:val="00782873"/>
    <w:rsid w:val="00782EE2"/>
    <w:rsid w:val="00783065"/>
    <w:rsid w:val="00783C51"/>
    <w:rsid w:val="007847DD"/>
    <w:rsid w:val="00784865"/>
    <w:rsid w:val="007856F5"/>
    <w:rsid w:val="00785B4D"/>
    <w:rsid w:val="00787CE9"/>
    <w:rsid w:val="00790BAF"/>
    <w:rsid w:val="00791189"/>
    <w:rsid w:val="00791B13"/>
    <w:rsid w:val="00792C0C"/>
    <w:rsid w:val="00793500"/>
    <w:rsid w:val="007935D8"/>
    <w:rsid w:val="007937A1"/>
    <w:rsid w:val="00793D80"/>
    <w:rsid w:val="00794413"/>
    <w:rsid w:val="00794514"/>
    <w:rsid w:val="00794A33"/>
    <w:rsid w:val="00794B54"/>
    <w:rsid w:val="00795415"/>
    <w:rsid w:val="0079600A"/>
    <w:rsid w:val="007962F6"/>
    <w:rsid w:val="0079749F"/>
    <w:rsid w:val="00797F8F"/>
    <w:rsid w:val="007A0717"/>
    <w:rsid w:val="007A0981"/>
    <w:rsid w:val="007A1126"/>
    <w:rsid w:val="007A13EB"/>
    <w:rsid w:val="007A38EC"/>
    <w:rsid w:val="007A47C7"/>
    <w:rsid w:val="007A4E29"/>
    <w:rsid w:val="007A5091"/>
    <w:rsid w:val="007A603F"/>
    <w:rsid w:val="007A6D79"/>
    <w:rsid w:val="007B05B9"/>
    <w:rsid w:val="007B0F0F"/>
    <w:rsid w:val="007B24D5"/>
    <w:rsid w:val="007B302C"/>
    <w:rsid w:val="007B30FB"/>
    <w:rsid w:val="007B3A5A"/>
    <w:rsid w:val="007B3E28"/>
    <w:rsid w:val="007B60FC"/>
    <w:rsid w:val="007B6B96"/>
    <w:rsid w:val="007C0160"/>
    <w:rsid w:val="007C0576"/>
    <w:rsid w:val="007C05BF"/>
    <w:rsid w:val="007C0B40"/>
    <w:rsid w:val="007C18A8"/>
    <w:rsid w:val="007C219B"/>
    <w:rsid w:val="007C21E9"/>
    <w:rsid w:val="007C23C1"/>
    <w:rsid w:val="007C314E"/>
    <w:rsid w:val="007C4A91"/>
    <w:rsid w:val="007C4D60"/>
    <w:rsid w:val="007C52FD"/>
    <w:rsid w:val="007C53BC"/>
    <w:rsid w:val="007C58A0"/>
    <w:rsid w:val="007C5C6B"/>
    <w:rsid w:val="007C6D44"/>
    <w:rsid w:val="007C71EE"/>
    <w:rsid w:val="007C766E"/>
    <w:rsid w:val="007D1042"/>
    <w:rsid w:val="007D11F3"/>
    <w:rsid w:val="007D3209"/>
    <w:rsid w:val="007D33CF"/>
    <w:rsid w:val="007D5549"/>
    <w:rsid w:val="007E0759"/>
    <w:rsid w:val="007E1090"/>
    <w:rsid w:val="007E188C"/>
    <w:rsid w:val="007E25E3"/>
    <w:rsid w:val="007E2733"/>
    <w:rsid w:val="007E349B"/>
    <w:rsid w:val="007E3BAD"/>
    <w:rsid w:val="007E4357"/>
    <w:rsid w:val="007E55BE"/>
    <w:rsid w:val="007E565B"/>
    <w:rsid w:val="007E5BA9"/>
    <w:rsid w:val="007E5EC4"/>
    <w:rsid w:val="007E61C2"/>
    <w:rsid w:val="007E64AE"/>
    <w:rsid w:val="007E6B32"/>
    <w:rsid w:val="007E6BBB"/>
    <w:rsid w:val="007E6DE5"/>
    <w:rsid w:val="007E7572"/>
    <w:rsid w:val="007F02D9"/>
    <w:rsid w:val="007F1D7C"/>
    <w:rsid w:val="007F31DC"/>
    <w:rsid w:val="007F31F9"/>
    <w:rsid w:val="007F3FA0"/>
    <w:rsid w:val="007F4D7F"/>
    <w:rsid w:val="007F5248"/>
    <w:rsid w:val="007F741B"/>
    <w:rsid w:val="007F750D"/>
    <w:rsid w:val="008003F4"/>
    <w:rsid w:val="00800739"/>
    <w:rsid w:val="00800D0D"/>
    <w:rsid w:val="00803CC3"/>
    <w:rsid w:val="008042FE"/>
    <w:rsid w:val="008046BC"/>
    <w:rsid w:val="00805119"/>
    <w:rsid w:val="0080586D"/>
    <w:rsid w:val="00805AB7"/>
    <w:rsid w:val="00806170"/>
    <w:rsid w:val="0080756A"/>
    <w:rsid w:val="0080773E"/>
    <w:rsid w:val="00810004"/>
    <w:rsid w:val="0081022F"/>
    <w:rsid w:val="00810D1D"/>
    <w:rsid w:val="00810E1D"/>
    <w:rsid w:val="008117ED"/>
    <w:rsid w:val="00811C39"/>
    <w:rsid w:val="00811F99"/>
    <w:rsid w:val="00812084"/>
    <w:rsid w:val="00813B46"/>
    <w:rsid w:val="00814066"/>
    <w:rsid w:val="00815038"/>
    <w:rsid w:val="00815304"/>
    <w:rsid w:val="008155FF"/>
    <w:rsid w:val="00815B5A"/>
    <w:rsid w:val="00815C04"/>
    <w:rsid w:val="0081618F"/>
    <w:rsid w:val="00816413"/>
    <w:rsid w:val="008168E9"/>
    <w:rsid w:val="0081793C"/>
    <w:rsid w:val="008203B2"/>
    <w:rsid w:val="008213E8"/>
    <w:rsid w:val="008225E5"/>
    <w:rsid w:val="008227D7"/>
    <w:rsid w:val="008231DF"/>
    <w:rsid w:val="00823A2A"/>
    <w:rsid w:val="00823D3D"/>
    <w:rsid w:val="00823FC3"/>
    <w:rsid w:val="00824204"/>
    <w:rsid w:val="008242CF"/>
    <w:rsid w:val="008249FE"/>
    <w:rsid w:val="00826113"/>
    <w:rsid w:val="0082769E"/>
    <w:rsid w:val="00827A72"/>
    <w:rsid w:val="00827C33"/>
    <w:rsid w:val="00827E67"/>
    <w:rsid w:val="008303BE"/>
    <w:rsid w:val="008306C1"/>
    <w:rsid w:val="008309D1"/>
    <w:rsid w:val="00830CA2"/>
    <w:rsid w:val="00830CC8"/>
    <w:rsid w:val="00831898"/>
    <w:rsid w:val="00831EC4"/>
    <w:rsid w:val="0083270E"/>
    <w:rsid w:val="00832DCE"/>
    <w:rsid w:val="00833118"/>
    <w:rsid w:val="00834AD0"/>
    <w:rsid w:val="00836644"/>
    <w:rsid w:val="00836BCF"/>
    <w:rsid w:val="00836E27"/>
    <w:rsid w:val="00840587"/>
    <w:rsid w:val="00840918"/>
    <w:rsid w:val="0084158B"/>
    <w:rsid w:val="0084160F"/>
    <w:rsid w:val="008424E8"/>
    <w:rsid w:val="00842E28"/>
    <w:rsid w:val="00842EDC"/>
    <w:rsid w:val="008430F5"/>
    <w:rsid w:val="00843352"/>
    <w:rsid w:val="00843BFF"/>
    <w:rsid w:val="008442AD"/>
    <w:rsid w:val="00844B54"/>
    <w:rsid w:val="00844D67"/>
    <w:rsid w:val="00844EED"/>
    <w:rsid w:val="00845808"/>
    <w:rsid w:val="00846892"/>
    <w:rsid w:val="00846FFC"/>
    <w:rsid w:val="0084713C"/>
    <w:rsid w:val="00847144"/>
    <w:rsid w:val="008477D7"/>
    <w:rsid w:val="008512D8"/>
    <w:rsid w:val="008517F5"/>
    <w:rsid w:val="00852FC8"/>
    <w:rsid w:val="00853275"/>
    <w:rsid w:val="008536FE"/>
    <w:rsid w:val="008540FE"/>
    <w:rsid w:val="008577B9"/>
    <w:rsid w:val="00857963"/>
    <w:rsid w:val="00860B06"/>
    <w:rsid w:val="00862C85"/>
    <w:rsid w:val="00862F4F"/>
    <w:rsid w:val="008632A8"/>
    <w:rsid w:val="008636E7"/>
    <w:rsid w:val="008644BC"/>
    <w:rsid w:val="0086541C"/>
    <w:rsid w:val="00865629"/>
    <w:rsid w:val="008658D5"/>
    <w:rsid w:val="008658FB"/>
    <w:rsid w:val="0087086B"/>
    <w:rsid w:val="00871D99"/>
    <w:rsid w:val="008729C2"/>
    <w:rsid w:val="00872A51"/>
    <w:rsid w:val="00873B20"/>
    <w:rsid w:val="00874837"/>
    <w:rsid w:val="00874E0E"/>
    <w:rsid w:val="00874F8D"/>
    <w:rsid w:val="00876615"/>
    <w:rsid w:val="00876898"/>
    <w:rsid w:val="00881B61"/>
    <w:rsid w:val="00882356"/>
    <w:rsid w:val="00882FB9"/>
    <w:rsid w:val="00883BB3"/>
    <w:rsid w:val="00883C04"/>
    <w:rsid w:val="00883C28"/>
    <w:rsid w:val="00883FF0"/>
    <w:rsid w:val="00884835"/>
    <w:rsid w:val="00884897"/>
    <w:rsid w:val="00884AB0"/>
    <w:rsid w:val="00884E46"/>
    <w:rsid w:val="008851E2"/>
    <w:rsid w:val="00885AE4"/>
    <w:rsid w:val="0088610C"/>
    <w:rsid w:val="0088687E"/>
    <w:rsid w:val="00890469"/>
    <w:rsid w:val="00890621"/>
    <w:rsid w:val="008907E6"/>
    <w:rsid w:val="00890A8F"/>
    <w:rsid w:val="00891592"/>
    <w:rsid w:val="00891884"/>
    <w:rsid w:val="008922E3"/>
    <w:rsid w:val="008932EE"/>
    <w:rsid w:val="0089402A"/>
    <w:rsid w:val="0089533C"/>
    <w:rsid w:val="00895AC0"/>
    <w:rsid w:val="0089617A"/>
    <w:rsid w:val="008971F2"/>
    <w:rsid w:val="008979C5"/>
    <w:rsid w:val="008A00A9"/>
    <w:rsid w:val="008A1022"/>
    <w:rsid w:val="008A1D14"/>
    <w:rsid w:val="008A1E30"/>
    <w:rsid w:val="008A1F38"/>
    <w:rsid w:val="008A2062"/>
    <w:rsid w:val="008A2467"/>
    <w:rsid w:val="008A2841"/>
    <w:rsid w:val="008A2888"/>
    <w:rsid w:val="008A32AA"/>
    <w:rsid w:val="008A3A5D"/>
    <w:rsid w:val="008A413D"/>
    <w:rsid w:val="008A4C7B"/>
    <w:rsid w:val="008A53AB"/>
    <w:rsid w:val="008A543D"/>
    <w:rsid w:val="008A5778"/>
    <w:rsid w:val="008A5F0B"/>
    <w:rsid w:val="008A63C6"/>
    <w:rsid w:val="008A72D6"/>
    <w:rsid w:val="008B0672"/>
    <w:rsid w:val="008B08D5"/>
    <w:rsid w:val="008B0ED1"/>
    <w:rsid w:val="008B14F4"/>
    <w:rsid w:val="008B17E0"/>
    <w:rsid w:val="008B2E77"/>
    <w:rsid w:val="008B2F3E"/>
    <w:rsid w:val="008B4259"/>
    <w:rsid w:val="008B5E1F"/>
    <w:rsid w:val="008B6C8C"/>
    <w:rsid w:val="008B75A7"/>
    <w:rsid w:val="008B7DD3"/>
    <w:rsid w:val="008B7E04"/>
    <w:rsid w:val="008C02E2"/>
    <w:rsid w:val="008C0445"/>
    <w:rsid w:val="008C064B"/>
    <w:rsid w:val="008C2AF3"/>
    <w:rsid w:val="008C300A"/>
    <w:rsid w:val="008C31EB"/>
    <w:rsid w:val="008C4225"/>
    <w:rsid w:val="008C4AEA"/>
    <w:rsid w:val="008C5E26"/>
    <w:rsid w:val="008C60E8"/>
    <w:rsid w:val="008C7720"/>
    <w:rsid w:val="008C78AA"/>
    <w:rsid w:val="008C7D8F"/>
    <w:rsid w:val="008D09A2"/>
    <w:rsid w:val="008D0CFF"/>
    <w:rsid w:val="008D2853"/>
    <w:rsid w:val="008D3AC6"/>
    <w:rsid w:val="008D3AD8"/>
    <w:rsid w:val="008D4169"/>
    <w:rsid w:val="008D5AAC"/>
    <w:rsid w:val="008E095B"/>
    <w:rsid w:val="008E0D55"/>
    <w:rsid w:val="008E20E7"/>
    <w:rsid w:val="008E2335"/>
    <w:rsid w:val="008E27E7"/>
    <w:rsid w:val="008E2F70"/>
    <w:rsid w:val="008E3D24"/>
    <w:rsid w:val="008E46C8"/>
    <w:rsid w:val="008E5536"/>
    <w:rsid w:val="008E5C40"/>
    <w:rsid w:val="008E7633"/>
    <w:rsid w:val="008E7703"/>
    <w:rsid w:val="008E78EA"/>
    <w:rsid w:val="008E7955"/>
    <w:rsid w:val="008F0128"/>
    <w:rsid w:val="008F01CA"/>
    <w:rsid w:val="008F09AE"/>
    <w:rsid w:val="008F0CB5"/>
    <w:rsid w:val="008F1A7E"/>
    <w:rsid w:val="008F2970"/>
    <w:rsid w:val="008F347B"/>
    <w:rsid w:val="008F3F22"/>
    <w:rsid w:val="008F50DE"/>
    <w:rsid w:val="008F52A0"/>
    <w:rsid w:val="008F5EB7"/>
    <w:rsid w:val="008F6927"/>
    <w:rsid w:val="008F6B92"/>
    <w:rsid w:val="008F6EB4"/>
    <w:rsid w:val="008F75FA"/>
    <w:rsid w:val="008F7E69"/>
    <w:rsid w:val="0090035D"/>
    <w:rsid w:val="00900A78"/>
    <w:rsid w:val="00900C84"/>
    <w:rsid w:val="0090127C"/>
    <w:rsid w:val="00901616"/>
    <w:rsid w:val="00901979"/>
    <w:rsid w:val="00902274"/>
    <w:rsid w:val="00902585"/>
    <w:rsid w:val="00902BC7"/>
    <w:rsid w:val="009058F3"/>
    <w:rsid w:val="00906089"/>
    <w:rsid w:val="0090663A"/>
    <w:rsid w:val="009071BF"/>
    <w:rsid w:val="0090795F"/>
    <w:rsid w:val="00911843"/>
    <w:rsid w:val="00912779"/>
    <w:rsid w:val="00912D70"/>
    <w:rsid w:val="00913149"/>
    <w:rsid w:val="00913531"/>
    <w:rsid w:val="00913851"/>
    <w:rsid w:val="00913A57"/>
    <w:rsid w:val="00913B89"/>
    <w:rsid w:val="0091455B"/>
    <w:rsid w:val="00914D9B"/>
    <w:rsid w:val="00914EDC"/>
    <w:rsid w:val="00915E60"/>
    <w:rsid w:val="00916A97"/>
    <w:rsid w:val="00917025"/>
    <w:rsid w:val="009171E7"/>
    <w:rsid w:val="00917BFB"/>
    <w:rsid w:val="009200AD"/>
    <w:rsid w:val="00920332"/>
    <w:rsid w:val="00920521"/>
    <w:rsid w:val="00920C4A"/>
    <w:rsid w:val="00921D22"/>
    <w:rsid w:val="00921EF1"/>
    <w:rsid w:val="0092282F"/>
    <w:rsid w:val="00922A32"/>
    <w:rsid w:val="0092334A"/>
    <w:rsid w:val="00924F8E"/>
    <w:rsid w:val="00925E9D"/>
    <w:rsid w:val="00926E65"/>
    <w:rsid w:val="00927749"/>
    <w:rsid w:val="00927CDA"/>
    <w:rsid w:val="00930BC6"/>
    <w:rsid w:val="00931181"/>
    <w:rsid w:val="00931BFF"/>
    <w:rsid w:val="00931EC3"/>
    <w:rsid w:val="00932150"/>
    <w:rsid w:val="00934AC4"/>
    <w:rsid w:val="00934B4E"/>
    <w:rsid w:val="0093552C"/>
    <w:rsid w:val="00935F93"/>
    <w:rsid w:val="009370D8"/>
    <w:rsid w:val="009379A9"/>
    <w:rsid w:val="009425E2"/>
    <w:rsid w:val="00942E23"/>
    <w:rsid w:val="00942FC3"/>
    <w:rsid w:val="009436A5"/>
    <w:rsid w:val="0094385B"/>
    <w:rsid w:val="00943B87"/>
    <w:rsid w:val="00943E4F"/>
    <w:rsid w:val="00943E51"/>
    <w:rsid w:val="00944A1B"/>
    <w:rsid w:val="00945137"/>
    <w:rsid w:val="0094545E"/>
    <w:rsid w:val="00945787"/>
    <w:rsid w:val="00945C8D"/>
    <w:rsid w:val="0094628B"/>
    <w:rsid w:val="009476E5"/>
    <w:rsid w:val="00950234"/>
    <w:rsid w:val="009509AF"/>
    <w:rsid w:val="00951326"/>
    <w:rsid w:val="00951F9B"/>
    <w:rsid w:val="009523CA"/>
    <w:rsid w:val="009526B8"/>
    <w:rsid w:val="00952C4B"/>
    <w:rsid w:val="009538D7"/>
    <w:rsid w:val="00953AE2"/>
    <w:rsid w:val="00955A16"/>
    <w:rsid w:val="009564E0"/>
    <w:rsid w:val="00956E8A"/>
    <w:rsid w:val="00957F71"/>
    <w:rsid w:val="009600F9"/>
    <w:rsid w:val="00960933"/>
    <w:rsid w:val="009614BB"/>
    <w:rsid w:val="009619A2"/>
    <w:rsid w:val="00962309"/>
    <w:rsid w:val="009625F7"/>
    <w:rsid w:val="009627B0"/>
    <w:rsid w:val="00963057"/>
    <w:rsid w:val="009631EF"/>
    <w:rsid w:val="009632E1"/>
    <w:rsid w:val="00963347"/>
    <w:rsid w:val="00963AB0"/>
    <w:rsid w:val="00963C83"/>
    <w:rsid w:val="00964C0B"/>
    <w:rsid w:val="00964E1B"/>
    <w:rsid w:val="00965968"/>
    <w:rsid w:val="00965B6F"/>
    <w:rsid w:val="00966D66"/>
    <w:rsid w:val="00966F2C"/>
    <w:rsid w:val="009673C3"/>
    <w:rsid w:val="00967A9C"/>
    <w:rsid w:val="00967C5A"/>
    <w:rsid w:val="00967ECF"/>
    <w:rsid w:val="009712CD"/>
    <w:rsid w:val="0097133D"/>
    <w:rsid w:val="009754C2"/>
    <w:rsid w:val="00976170"/>
    <w:rsid w:val="009768AC"/>
    <w:rsid w:val="00977A2E"/>
    <w:rsid w:val="00977ABD"/>
    <w:rsid w:val="00980104"/>
    <w:rsid w:val="00980346"/>
    <w:rsid w:val="00980695"/>
    <w:rsid w:val="009824CF"/>
    <w:rsid w:val="00982A64"/>
    <w:rsid w:val="00983647"/>
    <w:rsid w:val="00983A1F"/>
    <w:rsid w:val="00983CEF"/>
    <w:rsid w:val="00983DFB"/>
    <w:rsid w:val="00983FAE"/>
    <w:rsid w:val="00984ABF"/>
    <w:rsid w:val="00984ADE"/>
    <w:rsid w:val="00984E8F"/>
    <w:rsid w:val="009853DB"/>
    <w:rsid w:val="00985D75"/>
    <w:rsid w:val="00986239"/>
    <w:rsid w:val="0098640A"/>
    <w:rsid w:val="00986718"/>
    <w:rsid w:val="00986D5B"/>
    <w:rsid w:val="0098762A"/>
    <w:rsid w:val="009901CF"/>
    <w:rsid w:val="009902CE"/>
    <w:rsid w:val="009924BE"/>
    <w:rsid w:val="00992C63"/>
    <w:rsid w:val="00993DDA"/>
    <w:rsid w:val="00993E22"/>
    <w:rsid w:val="00994672"/>
    <w:rsid w:val="00994799"/>
    <w:rsid w:val="0099512C"/>
    <w:rsid w:val="009951E6"/>
    <w:rsid w:val="0099526D"/>
    <w:rsid w:val="0099567D"/>
    <w:rsid w:val="00995704"/>
    <w:rsid w:val="00995D36"/>
    <w:rsid w:val="00995F9E"/>
    <w:rsid w:val="0099617C"/>
    <w:rsid w:val="0099627F"/>
    <w:rsid w:val="00997D51"/>
    <w:rsid w:val="009A05B6"/>
    <w:rsid w:val="009A094F"/>
    <w:rsid w:val="009A0FF4"/>
    <w:rsid w:val="009A14DE"/>
    <w:rsid w:val="009A1939"/>
    <w:rsid w:val="009A1DCE"/>
    <w:rsid w:val="009A23D1"/>
    <w:rsid w:val="009A25C7"/>
    <w:rsid w:val="009A2B4D"/>
    <w:rsid w:val="009A38F0"/>
    <w:rsid w:val="009A3950"/>
    <w:rsid w:val="009A3D6A"/>
    <w:rsid w:val="009A40DD"/>
    <w:rsid w:val="009A46C4"/>
    <w:rsid w:val="009A46EF"/>
    <w:rsid w:val="009A4E7C"/>
    <w:rsid w:val="009A636A"/>
    <w:rsid w:val="009A64F0"/>
    <w:rsid w:val="009A67F6"/>
    <w:rsid w:val="009A6F4D"/>
    <w:rsid w:val="009B0468"/>
    <w:rsid w:val="009B06C4"/>
    <w:rsid w:val="009B186E"/>
    <w:rsid w:val="009B1C98"/>
    <w:rsid w:val="009B21AD"/>
    <w:rsid w:val="009B2B15"/>
    <w:rsid w:val="009B32EF"/>
    <w:rsid w:val="009B3D97"/>
    <w:rsid w:val="009B47B7"/>
    <w:rsid w:val="009B47C9"/>
    <w:rsid w:val="009B4FB8"/>
    <w:rsid w:val="009B5B3E"/>
    <w:rsid w:val="009B5B7F"/>
    <w:rsid w:val="009B6520"/>
    <w:rsid w:val="009B6E87"/>
    <w:rsid w:val="009B7F20"/>
    <w:rsid w:val="009C03DC"/>
    <w:rsid w:val="009C0674"/>
    <w:rsid w:val="009C0982"/>
    <w:rsid w:val="009C11DD"/>
    <w:rsid w:val="009C1CC5"/>
    <w:rsid w:val="009C2464"/>
    <w:rsid w:val="009C2E81"/>
    <w:rsid w:val="009C3706"/>
    <w:rsid w:val="009C4C36"/>
    <w:rsid w:val="009C6453"/>
    <w:rsid w:val="009C6B58"/>
    <w:rsid w:val="009C6D04"/>
    <w:rsid w:val="009C71A6"/>
    <w:rsid w:val="009C77E6"/>
    <w:rsid w:val="009D0334"/>
    <w:rsid w:val="009D0D45"/>
    <w:rsid w:val="009D2988"/>
    <w:rsid w:val="009D33AC"/>
    <w:rsid w:val="009D41C6"/>
    <w:rsid w:val="009D4B9B"/>
    <w:rsid w:val="009D4E2A"/>
    <w:rsid w:val="009D51E2"/>
    <w:rsid w:val="009D5962"/>
    <w:rsid w:val="009D59DB"/>
    <w:rsid w:val="009D5CD5"/>
    <w:rsid w:val="009D63B2"/>
    <w:rsid w:val="009D66B6"/>
    <w:rsid w:val="009D7856"/>
    <w:rsid w:val="009D7BF0"/>
    <w:rsid w:val="009E008E"/>
    <w:rsid w:val="009E0466"/>
    <w:rsid w:val="009E20A8"/>
    <w:rsid w:val="009E2676"/>
    <w:rsid w:val="009E3172"/>
    <w:rsid w:val="009E453D"/>
    <w:rsid w:val="009E4CEF"/>
    <w:rsid w:val="009E5638"/>
    <w:rsid w:val="009E6923"/>
    <w:rsid w:val="009F002A"/>
    <w:rsid w:val="009F0252"/>
    <w:rsid w:val="009F132B"/>
    <w:rsid w:val="009F16D6"/>
    <w:rsid w:val="009F18A2"/>
    <w:rsid w:val="009F2164"/>
    <w:rsid w:val="009F2269"/>
    <w:rsid w:val="009F3607"/>
    <w:rsid w:val="009F500C"/>
    <w:rsid w:val="009F6C26"/>
    <w:rsid w:val="009F715C"/>
    <w:rsid w:val="009F755F"/>
    <w:rsid w:val="00A00D91"/>
    <w:rsid w:val="00A0104B"/>
    <w:rsid w:val="00A01139"/>
    <w:rsid w:val="00A011A9"/>
    <w:rsid w:val="00A027CF"/>
    <w:rsid w:val="00A03441"/>
    <w:rsid w:val="00A04AB7"/>
    <w:rsid w:val="00A04C27"/>
    <w:rsid w:val="00A04D9D"/>
    <w:rsid w:val="00A06DE1"/>
    <w:rsid w:val="00A072AE"/>
    <w:rsid w:val="00A0766E"/>
    <w:rsid w:val="00A0780C"/>
    <w:rsid w:val="00A07C2A"/>
    <w:rsid w:val="00A07D3F"/>
    <w:rsid w:val="00A07F0A"/>
    <w:rsid w:val="00A103EA"/>
    <w:rsid w:val="00A11045"/>
    <w:rsid w:val="00A11501"/>
    <w:rsid w:val="00A1328D"/>
    <w:rsid w:val="00A1343F"/>
    <w:rsid w:val="00A13699"/>
    <w:rsid w:val="00A13942"/>
    <w:rsid w:val="00A14A0F"/>
    <w:rsid w:val="00A150D5"/>
    <w:rsid w:val="00A16EF4"/>
    <w:rsid w:val="00A179BB"/>
    <w:rsid w:val="00A17A95"/>
    <w:rsid w:val="00A20268"/>
    <w:rsid w:val="00A20727"/>
    <w:rsid w:val="00A210C7"/>
    <w:rsid w:val="00A2127A"/>
    <w:rsid w:val="00A21658"/>
    <w:rsid w:val="00A21794"/>
    <w:rsid w:val="00A22639"/>
    <w:rsid w:val="00A2370B"/>
    <w:rsid w:val="00A2381B"/>
    <w:rsid w:val="00A24C2C"/>
    <w:rsid w:val="00A2520E"/>
    <w:rsid w:val="00A2693B"/>
    <w:rsid w:val="00A2719D"/>
    <w:rsid w:val="00A2764B"/>
    <w:rsid w:val="00A27676"/>
    <w:rsid w:val="00A30668"/>
    <w:rsid w:val="00A308A8"/>
    <w:rsid w:val="00A311D0"/>
    <w:rsid w:val="00A31517"/>
    <w:rsid w:val="00A31550"/>
    <w:rsid w:val="00A316C2"/>
    <w:rsid w:val="00A31EB3"/>
    <w:rsid w:val="00A32B38"/>
    <w:rsid w:val="00A333F7"/>
    <w:rsid w:val="00A337C9"/>
    <w:rsid w:val="00A33E4D"/>
    <w:rsid w:val="00A33FAC"/>
    <w:rsid w:val="00A36018"/>
    <w:rsid w:val="00A36193"/>
    <w:rsid w:val="00A363DE"/>
    <w:rsid w:val="00A377B9"/>
    <w:rsid w:val="00A37F07"/>
    <w:rsid w:val="00A40554"/>
    <w:rsid w:val="00A40CA7"/>
    <w:rsid w:val="00A4112F"/>
    <w:rsid w:val="00A41D7E"/>
    <w:rsid w:val="00A42388"/>
    <w:rsid w:val="00A441E3"/>
    <w:rsid w:val="00A449A0"/>
    <w:rsid w:val="00A45BBE"/>
    <w:rsid w:val="00A45F65"/>
    <w:rsid w:val="00A46E3D"/>
    <w:rsid w:val="00A47365"/>
    <w:rsid w:val="00A475B2"/>
    <w:rsid w:val="00A47E03"/>
    <w:rsid w:val="00A50065"/>
    <w:rsid w:val="00A50ACB"/>
    <w:rsid w:val="00A51703"/>
    <w:rsid w:val="00A51974"/>
    <w:rsid w:val="00A51C85"/>
    <w:rsid w:val="00A5236F"/>
    <w:rsid w:val="00A5277F"/>
    <w:rsid w:val="00A52BD4"/>
    <w:rsid w:val="00A53BBE"/>
    <w:rsid w:val="00A545FF"/>
    <w:rsid w:val="00A54688"/>
    <w:rsid w:val="00A553CF"/>
    <w:rsid w:val="00A555F2"/>
    <w:rsid w:val="00A56560"/>
    <w:rsid w:val="00A571F9"/>
    <w:rsid w:val="00A57255"/>
    <w:rsid w:val="00A57344"/>
    <w:rsid w:val="00A57C28"/>
    <w:rsid w:val="00A57E26"/>
    <w:rsid w:val="00A61768"/>
    <w:rsid w:val="00A61D02"/>
    <w:rsid w:val="00A62431"/>
    <w:rsid w:val="00A62752"/>
    <w:rsid w:val="00A62F6F"/>
    <w:rsid w:val="00A638CE"/>
    <w:rsid w:val="00A639BB"/>
    <w:rsid w:val="00A639E3"/>
    <w:rsid w:val="00A6407C"/>
    <w:rsid w:val="00A65171"/>
    <w:rsid w:val="00A6542E"/>
    <w:rsid w:val="00A658A2"/>
    <w:rsid w:val="00A668A6"/>
    <w:rsid w:val="00A66AE1"/>
    <w:rsid w:val="00A677B7"/>
    <w:rsid w:val="00A67A34"/>
    <w:rsid w:val="00A70506"/>
    <w:rsid w:val="00A70686"/>
    <w:rsid w:val="00A70A48"/>
    <w:rsid w:val="00A7127E"/>
    <w:rsid w:val="00A7324C"/>
    <w:rsid w:val="00A7575A"/>
    <w:rsid w:val="00A7631A"/>
    <w:rsid w:val="00A77867"/>
    <w:rsid w:val="00A810A0"/>
    <w:rsid w:val="00A81F0C"/>
    <w:rsid w:val="00A82213"/>
    <w:rsid w:val="00A8256B"/>
    <w:rsid w:val="00A8316D"/>
    <w:rsid w:val="00A83445"/>
    <w:rsid w:val="00A83DD1"/>
    <w:rsid w:val="00A84810"/>
    <w:rsid w:val="00A85458"/>
    <w:rsid w:val="00A85924"/>
    <w:rsid w:val="00A860B5"/>
    <w:rsid w:val="00A87057"/>
    <w:rsid w:val="00A8733D"/>
    <w:rsid w:val="00A90227"/>
    <w:rsid w:val="00A90A01"/>
    <w:rsid w:val="00A90AC7"/>
    <w:rsid w:val="00A91200"/>
    <w:rsid w:val="00A912F8"/>
    <w:rsid w:val="00A917BC"/>
    <w:rsid w:val="00A91E6B"/>
    <w:rsid w:val="00A925C7"/>
    <w:rsid w:val="00A92EE0"/>
    <w:rsid w:val="00A93DE4"/>
    <w:rsid w:val="00A93E65"/>
    <w:rsid w:val="00A94125"/>
    <w:rsid w:val="00A94EAB"/>
    <w:rsid w:val="00A95391"/>
    <w:rsid w:val="00A957EB"/>
    <w:rsid w:val="00A9581E"/>
    <w:rsid w:val="00A9634C"/>
    <w:rsid w:val="00A9643B"/>
    <w:rsid w:val="00A968B9"/>
    <w:rsid w:val="00A96915"/>
    <w:rsid w:val="00A96B2E"/>
    <w:rsid w:val="00AA00BA"/>
    <w:rsid w:val="00AA054E"/>
    <w:rsid w:val="00AA1087"/>
    <w:rsid w:val="00AA3728"/>
    <w:rsid w:val="00AA49F6"/>
    <w:rsid w:val="00AA512D"/>
    <w:rsid w:val="00AA555E"/>
    <w:rsid w:val="00AA5582"/>
    <w:rsid w:val="00AA5592"/>
    <w:rsid w:val="00AA5806"/>
    <w:rsid w:val="00AA67D2"/>
    <w:rsid w:val="00AA7577"/>
    <w:rsid w:val="00AA7C0C"/>
    <w:rsid w:val="00AB00D4"/>
    <w:rsid w:val="00AB087A"/>
    <w:rsid w:val="00AB0E14"/>
    <w:rsid w:val="00AB0FA2"/>
    <w:rsid w:val="00AB3ACC"/>
    <w:rsid w:val="00AB4A53"/>
    <w:rsid w:val="00AB4A7B"/>
    <w:rsid w:val="00AB556A"/>
    <w:rsid w:val="00AB5783"/>
    <w:rsid w:val="00AB5B54"/>
    <w:rsid w:val="00AB5C1C"/>
    <w:rsid w:val="00AB7278"/>
    <w:rsid w:val="00AC0E15"/>
    <w:rsid w:val="00AC0E64"/>
    <w:rsid w:val="00AC151F"/>
    <w:rsid w:val="00AC16C0"/>
    <w:rsid w:val="00AC29FC"/>
    <w:rsid w:val="00AC2C4E"/>
    <w:rsid w:val="00AC31BA"/>
    <w:rsid w:val="00AC34AD"/>
    <w:rsid w:val="00AC358B"/>
    <w:rsid w:val="00AC3B0C"/>
    <w:rsid w:val="00AC3CED"/>
    <w:rsid w:val="00AC44EB"/>
    <w:rsid w:val="00AC4C39"/>
    <w:rsid w:val="00AC4E99"/>
    <w:rsid w:val="00AC50B8"/>
    <w:rsid w:val="00AC55F2"/>
    <w:rsid w:val="00AC5D49"/>
    <w:rsid w:val="00AC6527"/>
    <w:rsid w:val="00AC6C96"/>
    <w:rsid w:val="00AC74FC"/>
    <w:rsid w:val="00AD318E"/>
    <w:rsid w:val="00AD46A3"/>
    <w:rsid w:val="00AD47B7"/>
    <w:rsid w:val="00AD483B"/>
    <w:rsid w:val="00AD5855"/>
    <w:rsid w:val="00AD65EE"/>
    <w:rsid w:val="00AE0488"/>
    <w:rsid w:val="00AE107B"/>
    <w:rsid w:val="00AE1181"/>
    <w:rsid w:val="00AE167D"/>
    <w:rsid w:val="00AE2397"/>
    <w:rsid w:val="00AE2460"/>
    <w:rsid w:val="00AE2828"/>
    <w:rsid w:val="00AE30C7"/>
    <w:rsid w:val="00AE4C76"/>
    <w:rsid w:val="00AE4C79"/>
    <w:rsid w:val="00AE508A"/>
    <w:rsid w:val="00AE6FEE"/>
    <w:rsid w:val="00AE771B"/>
    <w:rsid w:val="00AF0076"/>
    <w:rsid w:val="00AF057E"/>
    <w:rsid w:val="00AF0E91"/>
    <w:rsid w:val="00AF1F2C"/>
    <w:rsid w:val="00AF389F"/>
    <w:rsid w:val="00AF3B26"/>
    <w:rsid w:val="00AF412E"/>
    <w:rsid w:val="00AF42BC"/>
    <w:rsid w:val="00AF46AD"/>
    <w:rsid w:val="00AF4903"/>
    <w:rsid w:val="00AF5BA5"/>
    <w:rsid w:val="00AF6B6E"/>
    <w:rsid w:val="00AF6BB9"/>
    <w:rsid w:val="00AF76D5"/>
    <w:rsid w:val="00B012C5"/>
    <w:rsid w:val="00B02181"/>
    <w:rsid w:val="00B02238"/>
    <w:rsid w:val="00B022EA"/>
    <w:rsid w:val="00B028A9"/>
    <w:rsid w:val="00B03ED1"/>
    <w:rsid w:val="00B03FD4"/>
    <w:rsid w:val="00B040C1"/>
    <w:rsid w:val="00B041E4"/>
    <w:rsid w:val="00B06106"/>
    <w:rsid w:val="00B06346"/>
    <w:rsid w:val="00B06F52"/>
    <w:rsid w:val="00B07095"/>
    <w:rsid w:val="00B07157"/>
    <w:rsid w:val="00B078D0"/>
    <w:rsid w:val="00B07FBC"/>
    <w:rsid w:val="00B1004B"/>
    <w:rsid w:val="00B109C5"/>
    <w:rsid w:val="00B11EB4"/>
    <w:rsid w:val="00B130DF"/>
    <w:rsid w:val="00B13DDF"/>
    <w:rsid w:val="00B13ED5"/>
    <w:rsid w:val="00B14677"/>
    <w:rsid w:val="00B148BF"/>
    <w:rsid w:val="00B1523F"/>
    <w:rsid w:val="00B15D78"/>
    <w:rsid w:val="00B16AAD"/>
    <w:rsid w:val="00B16FB8"/>
    <w:rsid w:val="00B2093B"/>
    <w:rsid w:val="00B215F3"/>
    <w:rsid w:val="00B21A9B"/>
    <w:rsid w:val="00B221F7"/>
    <w:rsid w:val="00B25943"/>
    <w:rsid w:val="00B263C5"/>
    <w:rsid w:val="00B26ED1"/>
    <w:rsid w:val="00B27F47"/>
    <w:rsid w:val="00B318B6"/>
    <w:rsid w:val="00B31BC8"/>
    <w:rsid w:val="00B31E2B"/>
    <w:rsid w:val="00B32227"/>
    <w:rsid w:val="00B32235"/>
    <w:rsid w:val="00B3394A"/>
    <w:rsid w:val="00B3430F"/>
    <w:rsid w:val="00B3446E"/>
    <w:rsid w:val="00B3497E"/>
    <w:rsid w:val="00B34B4F"/>
    <w:rsid w:val="00B3591D"/>
    <w:rsid w:val="00B359AB"/>
    <w:rsid w:val="00B36426"/>
    <w:rsid w:val="00B36B0D"/>
    <w:rsid w:val="00B36C52"/>
    <w:rsid w:val="00B36F9C"/>
    <w:rsid w:val="00B37D43"/>
    <w:rsid w:val="00B401BF"/>
    <w:rsid w:val="00B41952"/>
    <w:rsid w:val="00B41E91"/>
    <w:rsid w:val="00B42108"/>
    <w:rsid w:val="00B42664"/>
    <w:rsid w:val="00B43661"/>
    <w:rsid w:val="00B43C95"/>
    <w:rsid w:val="00B44002"/>
    <w:rsid w:val="00B440CB"/>
    <w:rsid w:val="00B44593"/>
    <w:rsid w:val="00B44696"/>
    <w:rsid w:val="00B447D5"/>
    <w:rsid w:val="00B44D11"/>
    <w:rsid w:val="00B44ED1"/>
    <w:rsid w:val="00B453A4"/>
    <w:rsid w:val="00B45611"/>
    <w:rsid w:val="00B47125"/>
    <w:rsid w:val="00B506E2"/>
    <w:rsid w:val="00B50ABE"/>
    <w:rsid w:val="00B50F85"/>
    <w:rsid w:val="00B51921"/>
    <w:rsid w:val="00B51DDD"/>
    <w:rsid w:val="00B53841"/>
    <w:rsid w:val="00B53D1C"/>
    <w:rsid w:val="00B53D90"/>
    <w:rsid w:val="00B54A43"/>
    <w:rsid w:val="00B54A4F"/>
    <w:rsid w:val="00B55B38"/>
    <w:rsid w:val="00B56409"/>
    <w:rsid w:val="00B57576"/>
    <w:rsid w:val="00B5771F"/>
    <w:rsid w:val="00B606A1"/>
    <w:rsid w:val="00B607DA"/>
    <w:rsid w:val="00B60C11"/>
    <w:rsid w:val="00B60E08"/>
    <w:rsid w:val="00B60E1A"/>
    <w:rsid w:val="00B60F9D"/>
    <w:rsid w:val="00B612B4"/>
    <w:rsid w:val="00B617F4"/>
    <w:rsid w:val="00B61D59"/>
    <w:rsid w:val="00B61E6F"/>
    <w:rsid w:val="00B6216C"/>
    <w:rsid w:val="00B622A4"/>
    <w:rsid w:val="00B622C9"/>
    <w:rsid w:val="00B6237F"/>
    <w:rsid w:val="00B62AED"/>
    <w:rsid w:val="00B62E94"/>
    <w:rsid w:val="00B64479"/>
    <w:rsid w:val="00B645D0"/>
    <w:rsid w:val="00B65826"/>
    <w:rsid w:val="00B65909"/>
    <w:rsid w:val="00B65A4A"/>
    <w:rsid w:val="00B66D1B"/>
    <w:rsid w:val="00B6753E"/>
    <w:rsid w:val="00B67B09"/>
    <w:rsid w:val="00B70023"/>
    <w:rsid w:val="00B70467"/>
    <w:rsid w:val="00B7092D"/>
    <w:rsid w:val="00B70A23"/>
    <w:rsid w:val="00B71290"/>
    <w:rsid w:val="00B714F0"/>
    <w:rsid w:val="00B71A08"/>
    <w:rsid w:val="00B71C4B"/>
    <w:rsid w:val="00B71FEF"/>
    <w:rsid w:val="00B72B63"/>
    <w:rsid w:val="00B72CE4"/>
    <w:rsid w:val="00B735A0"/>
    <w:rsid w:val="00B73BF6"/>
    <w:rsid w:val="00B7441D"/>
    <w:rsid w:val="00B744B4"/>
    <w:rsid w:val="00B74A45"/>
    <w:rsid w:val="00B74E1F"/>
    <w:rsid w:val="00B7519E"/>
    <w:rsid w:val="00B751BA"/>
    <w:rsid w:val="00B75208"/>
    <w:rsid w:val="00B75501"/>
    <w:rsid w:val="00B7630B"/>
    <w:rsid w:val="00B76EB2"/>
    <w:rsid w:val="00B7714C"/>
    <w:rsid w:val="00B77875"/>
    <w:rsid w:val="00B80168"/>
    <w:rsid w:val="00B80323"/>
    <w:rsid w:val="00B80CA5"/>
    <w:rsid w:val="00B80DCB"/>
    <w:rsid w:val="00B81463"/>
    <w:rsid w:val="00B830C5"/>
    <w:rsid w:val="00B832C4"/>
    <w:rsid w:val="00B844B4"/>
    <w:rsid w:val="00B85445"/>
    <w:rsid w:val="00B862DB"/>
    <w:rsid w:val="00B8651C"/>
    <w:rsid w:val="00B86873"/>
    <w:rsid w:val="00B8693E"/>
    <w:rsid w:val="00B86F09"/>
    <w:rsid w:val="00B87FBD"/>
    <w:rsid w:val="00B9008E"/>
    <w:rsid w:val="00B90C51"/>
    <w:rsid w:val="00B914DC"/>
    <w:rsid w:val="00B91585"/>
    <w:rsid w:val="00B917E9"/>
    <w:rsid w:val="00B9192E"/>
    <w:rsid w:val="00B91ABF"/>
    <w:rsid w:val="00B91E96"/>
    <w:rsid w:val="00B93A82"/>
    <w:rsid w:val="00B93D11"/>
    <w:rsid w:val="00B94610"/>
    <w:rsid w:val="00B94E30"/>
    <w:rsid w:val="00B94E45"/>
    <w:rsid w:val="00B94E8F"/>
    <w:rsid w:val="00B96398"/>
    <w:rsid w:val="00B96950"/>
    <w:rsid w:val="00B96A5F"/>
    <w:rsid w:val="00B974BF"/>
    <w:rsid w:val="00BA0970"/>
    <w:rsid w:val="00BA0CD7"/>
    <w:rsid w:val="00BA1324"/>
    <w:rsid w:val="00BA1603"/>
    <w:rsid w:val="00BA1D00"/>
    <w:rsid w:val="00BA2056"/>
    <w:rsid w:val="00BA2912"/>
    <w:rsid w:val="00BA3A44"/>
    <w:rsid w:val="00BA3D05"/>
    <w:rsid w:val="00BA3D36"/>
    <w:rsid w:val="00BA4A28"/>
    <w:rsid w:val="00BA4EDD"/>
    <w:rsid w:val="00BA55E5"/>
    <w:rsid w:val="00BA5FDA"/>
    <w:rsid w:val="00BA68E0"/>
    <w:rsid w:val="00BA6CD6"/>
    <w:rsid w:val="00BA7473"/>
    <w:rsid w:val="00BB031F"/>
    <w:rsid w:val="00BB0B2D"/>
    <w:rsid w:val="00BB0B79"/>
    <w:rsid w:val="00BB12BC"/>
    <w:rsid w:val="00BB15DF"/>
    <w:rsid w:val="00BB2545"/>
    <w:rsid w:val="00BB3366"/>
    <w:rsid w:val="00BB4700"/>
    <w:rsid w:val="00BB4E43"/>
    <w:rsid w:val="00BB5156"/>
    <w:rsid w:val="00BB5B07"/>
    <w:rsid w:val="00BB5EFE"/>
    <w:rsid w:val="00BB678A"/>
    <w:rsid w:val="00BB6C0F"/>
    <w:rsid w:val="00BB6D5A"/>
    <w:rsid w:val="00BB7E5B"/>
    <w:rsid w:val="00BC1183"/>
    <w:rsid w:val="00BC141B"/>
    <w:rsid w:val="00BC2CE1"/>
    <w:rsid w:val="00BC38A1"/>
    <w:rsid w:val="00BC3942"/>
    <w:rsid w:val="00BC3FEC"/>
    <w:rsid w:val="00BC4CB6"/>
    <w:rsid w:val="00BC51F8"/>
    <w:rsid w:val="00BC6156"/>
    <w:rsid w:val="00BC62E6"/>
    <w:rsid w:val="00BC65DB"/>
    <w:rsid w:val="00BC6A26"/>
    <w:rsid w:val="00BC6AEF"/>
    <w:rsid w:val="00BC740E"/>
    <w:rsid w:val="00BD10A6"/>
    <w:rsid w:val="00BD1799"/>
    <w:rsid w:val="00BD2E03"/>
    <w:rsid w:val="00BD2E2B"/>
    <w:rsid w:val="00BD33BB"/>
    <w:rsid w:val="00BD3E8E"/>
    <w:rsid w:val="00BD41D7"/>
    <w:rsid w:val="00BD4253"/>
    <w:rsid w:val="00BD4BEF"/>
    <w:rsid w:val="00BD52CE"/>
    <w:rsid w:val="00BD5494"/>
    <w:rsid w:val="00BD5C25"/>
    <w:rsid w:val="00BD5FBA"/>
    <w:rsid w:val="00BD633F"/>
    <w:rsid w:val="00BD7799"/>
    <w:rsid w:val="00BD7CF9"/>
    <w:rsid w:val="00BE002C"/>
    <w:rsid w:val="00BE04E4"/>
    <w:rsid w:val="00BE0B8D"/>
    <w:rsid w:val="00BE1487"/>
    <w:rsid w:val="00BE1AEE"/>
    <w:rsid w:val="00BE213B"/>
    <w:rsid w:val="00BE21DC"/>
    <w:rsid w:val="00BE2444"/>
    <w:rsid w:val="00BE36A4"/>
    <w:rsid w:val="00BE4FDB"/>
    <w:rsid w:val="00BE6505"/>
    <w:rsid w:val="00BE68EB"/>
    <w:rsid w:val="00BE6C8C"/>
    <w:rsid w:val="00BE7006"/>
    <w:rsid w:val="00BF0029"/>
    <w:rsid w:val="00BF062E"/>
    <w:rsid w:val="00BF06A5"/>
    <w:rsid w:val="00BF1440"/>
    <w:rsid w:val="00BF1BE4"/>
    <w:rsid w:val="00BF1E99"/>
    <w:rsid w:val="00BF2C72"/>
    <w:rsid w:val="00BF2F36"/>
    <w:rsid w:val="00BF368F"/>
    <w:rsid w:val="00BF3B5F"/>
    <w:rsid w:val="00BF3D6C"/>
    <w:rsid w:val="00BF669D"/>
    <w:rsid w:val="00BF671C"/>
    <w:rsid w:val="00BF7789"/>
    <w:rsid w:val="00BF77E0"/>
    <w:rsid w:val="00BF7EFF"/>
    <w:rsid w:val="00C00244"/>
    <w:rsid w:val="00C0046E"/>
    <w:rsid w:val="00C011E1"/>
    <w:rsid w:val="00C015BE"/>
    <w:rsid w:val="00C024A6"/>
    <w:rsid w:val="00C02918"/>
    <w:rsid w:val="00C03BE3"/>
    <w:rsid w:val="00C0412B"/>
    <w:rsid w:val="00C0464D"/>
    <w:rsid w:val="00C047B7"/>
    <w:rsid w:val="00C04AE1"/>
    <w:rsid w:val="00C04E38"/>
    <w:rsid w:val="00C0596B"/>
    <w:rsid w:val="00C0651B"/>
    <w:rsid w:val="00C0673D"/>
    <w:rsid w:val="00C06FD7"/>
    <w:rsid w:val="00C0712F"/>
    <w:rsid w:val="00C1019D"/>
    <w:rsid w:val="00C104C2"/>
    <w:rsid w:val="00C10CFB"/>
    <w:rsid w:val="00C10D51"/>
    <w:rsid w:val="00C11575"/>
    <w:rsid w:val="00C11755"/>
    <w:rsid w:val="00C11B12"/>
    <w:rsid w:val="00C11CE1"/>
    <w:rsid w:val="00C1665B"/>
    <w:rsid w:val="00C1730E"/>
    <w:rsid w:val="00C202BD"/>
    <w:rsid w:val="00C20A77"/>
    <w:rsid w:val="00C21245"/>
    <w:rsid w:val="00C219D0"/>
    <w:rsid w:val="00C21B23"/>
    <w:rsid w:val="00C21D1F"/>
    <w:rsid w:val="00C2295F"/>
    <w:rsid w:val="00C22C57"/>
    <w:rsid w:val="00C2318B"/>
    <w:rsid w:val="00C23619"/>
    <w:rsid w:val="00C23999"/>
    <w:rsid w:val="00C23F60"/>
    <w:rsid w:val="00C24123"/>
    <w:rsid w:val="00C24A3A"/>
    <w:rsid w:val="00C251FE"/>
    <w:rsid w:val="00C25AA3"/>
    <w:rsid w:val="00C25D88"/>
    <w:rsid w:val="00C26571"/>
    <w:rsid w:val="00C27C48"/>
    <w:rsid w:val="00C30624"/>
    <w:rsid w:val="00C306FA"/>
    <w:rsid w:val="00C312EF"/>
    <w:rsid w:val="00C31D76"/>
    <w:rsid w:val="00C3308D"/>
    <w:rsid w:val="00C3479E"/>
    <w:rsid w:val="00C34CA9"/>
    <w:rsid w:val="00C36220"/>
    <w:rsid w:val="00C364AE"/>
    <w:rsid w:val="00C365F1"/>
    <w:rsid w:val="00C369FA"/>
    <w:rsid w:val="00C36AF2"/>
    <w:rsid w:val="00C36C49"/>
    <w:rsid w:val="00C36C85"/>
    <w:rsid w:val="00C370CD"/>
    <w:rsid w:val="00C40389"/>
    <w:rsid w:val="00C42BAF"/>
    <w:rsid w:val="00C43ED7"/>
    <w:rsid w:val="00C4400B"/>
    <w:rsid w:val="00C4467D"/>
    <w:rsid w:val="00C45279"/>
    <w:rsid w:val="00C45860"/>
    <w:rsid w:val="00C463A9"/>
    <w:rsid w:val="00C4701D"/>
    <w:rsid w:val="00C47B32"/>
    <w:rsid w:val="00C50354"/>
    <w:rsid w:val="00C50885"/>
    <w:rsid w:val="00C509E3"/>
    <w:rsid w:val="00C50CAD"/>
    <w:rsid w:val="00C51225"/>
    <w:rsid w:val="00C5265B"/>
    <w:rsid w:val="00C5353C"/>
    <w:rsid w:val="00C53708"/>
    <w:rsid w:val="00C5438F"/>
    <w:rsid w:val="00C54FE7"/>
    <w:rsid w:val="00C55556"/>
    <w:rsid w:val="00C555E8"/>
    <w:rsid w:val="00C55EBB"/>
    <w:rsid w:val="00C569F1"/>
    <w:rsid w:val="00C56E05"/>
    <w:rsid w:val="00C57019"/>
    <w:rsid w:val="00C5732A"/>
    <w:rsid w:val="00C577A1"/>
    <w:rsid w:val="00C602AA"/>
    <w:rsid w:val="00C61B23"/>
    <w:rsid w:val="00C62125"/>
    <w:rsid w:val="00C632DF"/>
    <w:rsid w:val="00C63369"/>
    <w:rsid w:val="00C63B35"/>
    <w:rsid w:val="00C64BB6"/>
    <w:rsid w:val="00C64D11"/>
    <w:rsid w:val="00C6568C"/>
    <w:rsid w:val="00C66C1C"/>
    <w:rsid w:val="00C6715D"/>
    <w:rsid w:val="00C677FB"/>
    <w:rsid w:val="00C67CB9"/>
    <w:rsid w:val="00C70BC1"/>
    <w:rsid w:val="00C71A60"/>
    <w:rsid w:val="00C72E51"/>
    <w:rsid w:val="00C73225"/>
    <w:rsid w:val="00C73457"/>
    <w:rsid w:val="00C739DF"/>
    <w:rsid w:val="00C73ADD"/>
    <w:rsid w:val="00C73BD7"/>
    <w:rsid w:val="00C742F5"/>
    <w:rsid w:val="00C74987"/>
    <w:rsid w:val="00C75303"/>
    <w:rsid w:val="00C75679"/>
    <w:rsid w:val="00C805F5"/>
    <w:rsid w:val="00C81A02"/>
    <w:rsid w:val="00C8273C"/>
    <w:rsid w:val="00C828EF"/>
    <w:rsid w:val="00C831F0"/>
    <w:rsid w:val="00C85500"/>
    <w:rsid w:val="00C85CA3"/>
    <w:rsid w:val="00C85F70"/>
    <w:rsid w:val="00C85FF7"/>
    <w:rsid w:val="00C863F8"/>
    <w:rsid w:val="00C86D78"/>
    <w:rsid w:val="00C8744A"/>
    <w:rsid w:val="00C9009B"/>
    <w:rsid w:val="00C908C6"/>
    <w:rsid w:val="00C90ACF"/>
    <w:rsid w:val="00C918A8"/>
    <w:rsid w:val="00C91C41"/>
    <w:rsid w:val="00C9204D"/>
    <w:rsid w:val="00C92C6D"/>
    <w:rsid w:val="00C92EAB"/>
    <w:rsid w:val="00C93196"/>
    <w:rsid w:val="00C942F0"/>
    <w:rsid w:val="00C94DA8"/>
    <w:rsid w:val="00C9598E"/>
    <w:rsid w:val="00C96BC7"/>
    <w:rsid w:val="00C9764B"/>
    <w:rsid w:val="00C9785D"/>
    <w:rsid w:val="00CA08D7"/>
    <w:rsid w:val="00CA0A42"/>
    <w:rsid w:val="00CA2D48"/>
    <w:rsid w:val="00CA2E4C"/>
    <w:rsid w:val="00CA3A20"/>
    <w:rsid w:val="00CA4D5B"/>
    <w:rsid w:val="00CA58BC"/>
    <w:rsid w:val="00CA5906"/>
    <w:rsid w:val="00CA6ED1"/>
    <w:rsid w:val="00CA7096"/>
    <w:rsid w:val="00CA7811"/>
    <w:rsid w:val="00CA7C3C"/>
    <w:rsid w:val="00CB016D"/>
    <w:rsid w:val="00CB139B"/>
    <w:rsid w:val="00CB24A3"/>
    <w:rsid w:val="00CB31C5"/>
    <w:rsid w:val="00CB31F5"/>
    <w:rsid w:val="00CB356D"/>
    <w:rsid w:val="00CB426F"/>
    <w:rsid w:val="00CB42D9"/>
    <w:rsid w:val="00CB497E"/>
    <w:rsid w:val="00CB55E0"/>
    <w:rsid w:val="00CB56CA"/>
    <w:rsid w:val="00CC0FEC"/>
    <w:rsid w:val="00CC1E97"/>
    <w:rsid w:val="00CC2BC4"/>
    <w:rsid w:val="00CC4CB3"/>
    <w:rsid w:val="00CC52D9"/>
    <w:rsid w:val="00CC5D39"/>
    <w:rsid w:val="00CC6903"/>
    <w:rsid w:val="00CC76EB"/>
    <w:rsid w:val="00CC7F0B"/>
    <w:rsid w:val="00CD0985"/>
    <w:rsid w:val="00CD0A79"/>
    <w:rsid w:val="00CD0C85"/>
    <w:rsid w:val="00CD1906"/>
    <w:rsid w:val="00CD2450"/>
    <w:rsid w:val="00CD34F7"/>
    <w:rsid w:val="00CD355E"/>
    <w:rsid w:val="00CD385F"/>
    <w:rsid w:val="00CD3B4E"/>
    <w:rsid w:val="00CD479D"/>
    <w:rsid w:val="00CD4A1D"/>
    <w:rsid w:val="00CD4BE3"/>
    <w:rsid w:val="00CD501F"/>
    <w:rsid w:val="00CD67F6"/>
    <w:rsid w:val="00CD6C4D"/>
    <w:rsid w:val="00CD7354"/>
    <w:rsid w:val="00CD7815"/>
    <w:rsid w:val="00CE014D"/>
    <w:rsid w:val="00CE0863"/>
    <w:rsid w:val="00CE1C21"/>
    <w:rsid w:val="00CE1D19"/>
    <w:rsid w:val="00CE2559"/>
    <w:rsid w:val="00CE321B"/>
    <w:rsid w:val="00CE3463"/>
    <w:rsid w:val="00CE3AD6"/>
    <w:rsid w:val="00CE3EEA"/>
    <w:rsid w:val="00CE43DB"/>
    <w:rsid w:val="00CE4FB3"/>
    <w:rsid w:val="00CE5913"/>
    <w:rsid w:val="00CE5BA5"/>
    <w:rsid w:val="00CE5D41"/>
    <w:rsid w:val="00CE67F2"/>
    <w:rsid w:val="00CE6BDB"/>
    <w:rsid w:val="00CE7234"/>
    <w:rsid w:val="00CF0CB7"/>
    <w:rsid w:val="00CF1022"/>
    <w:rsid w:val="00CF16CB"/>
    <w:rsid w:val="00CF2ABF"/>
    <w:rsid w:val="00CF2D81"/>
    <w:rsid w:val="00CF3DD8"/>
    <w:rsid w:val="00CF3F03"/>
    <w:rsid w:val="00CF3FCD"/>
    <w:rsid w:val="00CF4B90"/>
    <w:rsid w:val="00CF51FB"/>
    <w:rsid w:val="00CF5686"/>
    <w:rsid w:val="00CF5763"/>
    <w:rsid w:val="00CF5D30"/>
    <w:rsid w:val="00CF66F9"/>
    <w:rsid w:val="00CF6809"/>
    <w:rsid w:val="00CF78F6"/>
    <w:rsid w:val="00D00017"/>
    <w:rsid w:val="00D00441"/>
    <w:rsid w:val="00D01722"/>
    <w:rsid w:val="00D0196B"/>
    <w:rsid w:val="00D01A3B"/>
    <w:rsid w:val="00D01B9F"/>
    <w:rsid w:val="00D028C4"/>
    <w:rsid w:val="00D03715"/>
    <w:rsid w:val="00D05542"/>
    <w:rsid w:val="00D06622"/>
    <w:rsid w:val="00D06893"/>
    <w:rsid w:val="00D075E9"/>
    <w:rsid w:val="00D1046D"/>
    <w:rsid w:val="00D10721"/>
    <w:rsid w:val="00D10840"/>
    <w:rsid w:val="00D111B3"/>
    <w:rsid w:val="00D114C3"/>
    <w:rsid w:val="00D128A2"/>
    <w:rsid w:val="00D12BC2"/>
    <w:rsid w:val="00D148D6"/>
    <w:rsid w:val="00D148DB"/>
    <w:rsid w:val="00D15C29"/>
    <w:rsid w:val="00D15D9D"/>
    <w:rsid w:val="00D162C8"/>
    <w:rsid w:val="00D16E22"/>
    <w:rsid w:val="00D16F1A"/>
    <w:rsid w:val="00D177F7"/>
    <w:rsid w:val="00D20144"/>
    <w:rsid w:val="00D204F2"/>
    <w:rsid w:val="00D213F4"/>
    <w:rsid w:val="00D21C67"/>
    <w:rsid w:val="00D21E88"/>
    <w:rsid w:val="00D2288E"/>
    <w:rsid w:val="00D22BA8"/>
    <w:rsid w:val="00D22F85"/>
    <w:rsid w:val="00D23386"/>
    <w:rsid w:val="00D235AC"/>
    <w:rsid w:val="00D2412C"/>
    <w:rsid w:val="00D24A94"/>
    <w:rsid w:val="00D26B79"/>
    <w:rsid w:val="00D26E3D"/>
    <w:rsid w:val="00D2753A"/>
    <w:rsid w:val="00D27662"/>
    <w:rsid w:val="00D279F5"/>
    <w:rsid w:val="00D31CD2"/>
    <w:rsid w:val="00D31DB5"/>
    <w:rsid w:val="00D322E6"/>
    <w:rsid w:val="00D326F3"/>
    <w:rsid w:val="00D333BB"/>
    <w:rsid w:val="00D339CF"/>
    <w:rsid w:val="00D344F2"/>
    <w:rsid w:val="00D35058"/>
    <w:rsid w:val="00D35650"/>
    <w:rsid w:val="00D3615B"/>
    <w:rsid w:val="00D3632D"/>
    <w:rsid w:val="00D36865"/>
    <w:rsid w:val="00D40317"/>
    <w:rsid w:val="00D410E1"/>
    <w:rsid w:val="00D41500"/>
    <w:rsid w:val="00D429B5"/>
    <w:rsid w:val="00D4354D"/>
    <w:rsid w:val="00D43A69"/>
    <w:rsid w:val="00D440A5"/>
    <w:rsid w:val="00D44142"/>
    <w:rsid w:val="00D45E4A"/>
    <w:rsid w:val="00D461BB"/>
    <w:rsid w:val="00D46858"/>
    <w:rsid w:val="00D471DE"/>
    <w:rsid w:val="00D47D20"/>
    <w:rsid w:val="00D50D20"/>
    <w:rsid w:val="00D51B66"/>
    <w:rsid w:val="00D51BB6"/>
    <w:rsid w:val="00D51CE3"/>
    <w:rsid w:val="00D52D1B"/>
    <w:rsid w:val="00D539B4"/>
    <w:rsid w:val="00D53AB6"/>
    <w:rsid w:val="00D53B21"/>
    <w:rsid w:val="00D544E1"/>
    <w:rsid w:val="00D54B25"/>
    <w:rsid w:val="00D54DC1"/>
    <w:rsid w:val="00D55D94"/>
    <w:rsid w:val="00D56AC3"/>
    <w:rsid w:val="00D56CBB"/>
    <w:rsid w:val="00D577AB"/>
    <w:rsid w:val="00D603A3"/>
    <w:rsid w:val="00D60518"/>
    <w:rsid w:val="00D63059"/>
    <w:rsid w:val="00D6352B"/>
    <w:rsid w:val="00D64677"/>
    <w:rsid w:val="00D651E2"/>
    <w:rsid w:val="00D65482"/>
    <w:rsid w:val="00D65893"/>
    <w:rsid w:val="00D65E48"/>
    <w:rsid w:val="00D667A2"/>
    <w:rsid w:val="00D66D87"/>
    <w:rsid w:val="00D6711E"/>
    <w:rsid w:val="00D67A9D"/>
    <w:rsid w:val="00D70C24"/>
    <w:rsid w:val="00D713E9"/>
    <w:rsid w:val="00D71807"/>
    <w:rsid w:val="00D719C4"/>
    <w:rsid w:val="00D730F0"/>
    <w:rsid w:val="00D735EE"/>
    <w:rsid w:val="00D73F5A"/>
    <w:rsid w:val="00D74FD4"/>
    <w:rsid w:val="00D7513B"/>
    <w:rsid w:val="00D7577C"/>
    <w:rsid w:val="00D75C50"/>
    <w:rsid w:val="00D76805"/>
    <w:rsid w:val="00D76888"/>
    <w:rsid w:val="00D76E7D"/>
    <w:rsid w:val="00D7703E"/>
    <w:rsid w:val="00D770D9"/>
    <w:rsid w:val="00D775A2"/>
    <w:rsid w:val="00D77A54"/>
    <w:rsid w:val="00D77A94"/>
    <w:rsid w:val="00D803E8"/>
    <w:rsid w:val="00D81F0B"/>
    <w:rsid w:val="00D8283B"/>
    <w:rsid w:val="00D82CF7"/>
    <w:rsid w:val="00D83D4A"/>
    <w:rsid w:val="00D83F51"/>
    <w:rsid w:val="00D84A1D"/>
    <w:rsid w:val="00D86089"/>
    <w:rsid w:val="00D9135A"/>
    <w:rsid w:val="00D923CD"/>
    <w:rsid w:val="00D925BA"/>
    <w:rsid w:val="00D925EC"/>
    <w:rsid w:val="00D931A0"/>
    <w:rsid w:val="00D93DBC"/>
    <w:rsid w:val="00D9457B"/>
    <w:rsid w:val="00D945EA"/>
    <w:rsid w:val="00D94FC2"/>
    <w:rsid w:val="00D95246"/>
    <w:rsid w:val="00D96802"/>
    <w:rsid w:val="00D96D2E"/>
    <w:rsid w:val="00D96DB6"/>
    <w:rsid w:val="00D971AC"/>
    <w:rsid w:val="00D976FE"/>
    <w:rsid w:val="00DA01B4"/>
    <w:rsid w:val="00DA04EC"/>
    <w:rsid w:val="00DA0519"/>
    <w:rsid w:val="00DA06BB"/>
    <w:rsid w:val="00DA14B7"/>
    <w:rsid w:val="00DA1A9F"/>
    <w:rsid w:val="00DA3920"/>
    <w:rsid w:val="00DA4737"/>
    <w:rsid w:val="00DA4B04"/>
    <w:rsid w:val="00DA4F6D"/>
    <w:rsid w:val="00DA73AF"/>
    <w:rsid w:val="00DA7729"/>
    <w:rsid w:val="00DA7866"/>
    <w:rsid w:val="00DB03C3"/>
    <w:rsid w:val="00DB0983"/>
    <w:rsid w:val="00DB0A52"/>
    <w:rsid w:val="00DB16B4"/>
    <w:rsid w:val="00DB1A9A"/>
    <w:rsid w:val="00DB1D95"/>
    <w:rsid w:val="00DB2383"/>
    <w:rsid w:val="00DB264E"/>
    <w:rsid w:val="00DB2FD5"/>
    <w:rsid w:val="00DB33DE"/>
    <w:rsid w:val="00DB4918"/>
    <w:rsid w:val="00DB4BFB"/>
    <w:rsid w:val="00DB54E6"/>
    <w:rsid w:val="00DB59F8"/>
    <w:rsid w:val="00DB5B28"/>
    <w:rsid w:val="00DB7324"/>
    <w:rsid w:val="00DB7C40"/>
    <w:rsid w:val="00DC0C3F"/>
    <w:rsid w:val="00DC21CA"/>
    <w:rsid w:val="00DC23BB"/>
    <w:rsid w:val="00DC27AA"/>
    <w:rsid w:val="00DC3219"/>
    <w:rsid w:val="00DC3241"/>
    <w:rsid w:val="00DC368D"/>
    <w:rsid w:val="00DC437D"/>
    <w:rsid w:val="00DC4B17"/>
    <w:rsid w:val="00DC559B"/>
    <w:rsid w:val="00DC575A"/>
    <w:rsid w:val="00DC5E05"/>
    <w:rsid w:val="00DC7020"/>
    <w:rsid w:val="00DC7422"/>
    <w:rsid w:val="00DC7751"/>
    <w:rsid w:val="00DD0D9B"/>
    <w:rsid w:val="00DD1A73"/>
    <w:rsid w:val="00DD2620"/>
    <w:rsid w:val="00DD5079"/>
    <w:rsid w:val="00DD593C"/>
    <w:rsid w:val="00DD677C"/>
    <w:rsid w:val="00DD73A4"/>
    <w:rsid w:val="00DD7EC6"/>
    <w:rsid w:val="00DE1944"/>
    <w:rsid w:val="00DE259D"/>
    <w:rsid w:val="00DE2876"/>
    <w:rsid w:val="00DE2DF0"/>
    <w:rsid w:val="00DE3F89"/>
    <w:rsid w:val="00DE5218"/>
    <w:rsid w:val="00DE5EB4"/>
    <w:rsid w:val="00DE630C"/>
    <w:rsid w:val="00DE6B36"/>
    <w:rsid w:val="00DE6D50"/>
    <w:rsid w:val="00DE75F7"/>
    <w:rsid w:val="00DE7D6D"/>
    <w:rsid w:val="00DF0737"/>
    <w:rsid w:val="00DF07DC"/>
    <w:rsid w:val="00DF0BD1"/>
    <w:rsid w:val="00DF14BC"/>
    <w:rsid w:val="00DF1E2C"/>
    <w:rsid w:val="00DF214C"/>
    <w:rsid w:val="00DF23AF"/>
    <w:rsid w:val="00DF26E3"/>
    <w:rsid w:val="00DF2BA7"/>
    <w:rsid w:val="00DF2D66"/>
    <w:rsid w:val="00DF2E59"/>
    <w:rsid w:val="00DF50D3"/>
    <w:rsid w:val="00DF54BA"/>
    <w:rsid w:val="00DF58E3"/>
    <w:rsid w:val="00DF601E"/>
    <w:rsid w:val="00DF6D69"/>
    <w:rsid w:val="00DF70E1"/>
    <w:rsid w:val="00DF7AE1"/>
    <w:rsid w:val="00DF7D54"/>
    <w:rsid w:val="00E01DFF"/>
    <w:rsid w:val="00E0235C"/>
    <w:rsid w:val="00E0248D"/>
    <w:rsid w:val="00E0261A"/>
    <w:rsid w:val="00E0369F"/>
    <w:rsid w:val="00E03EC0"/>
    <w:rsid w:val="00E05F0D"/>
    <w:rsid w:val="00E0651F"/>
    <w:rsid w:val="00E072CD"/>
    <w:rsid w:val="00E0778F"/>
    <w:rsid w:val="00E07A26"/>
    <w:rsid w:val="00E10712"/>
    <w:rsid w:val="00E11739"/>
    <w:rsid w:val="00E11834"/>
    <w:rsid w:val="00E11FE5"/>
    <w:rsid w:val="00E12131"/>
    <w:rsid w:val="00E12136"/>
    <w:rsid w:val="00E1237D"/>
    <w:rsid w:val="00E134DA"/>
    <w:rsid w:val="00E1364D"/>
    <w:rsid w:val="00E13AD4"/>
    <w:rsid w:val="00E13E69"/>
    <w:rsid w:val="00E13E9A"/>
    <w:rsid w:val="00E15217"/>
    <w:rsid w:val="00E15ADD"/>
    <w:rsid w:val="00E15C3E"/>
    <w:rsid w:val="00E166F3"/>
    <w:rsid w:val="00E168BA"/>
    <w:rsid w:val="00E17BBD"/>
    <w:rsid w:val="00E208CF"/>
    <w:rsid w:val="00E20C4B"/>
    <w:rsid w:val="00E20DF4"/>
    <w:rsid w:val="00E22777"/>
    <w:rsid w:val="00E232E4"/>
    <w:rsid w:val="00E23814"/>
    <w:rsid w:val="00E23F0D"/>
    <w:rsid w:val="00E241C2"/>
    <w:rsid w:val="00E24E61"/>
    <w:rsid w:val="00E25A4B"/>
    <w:rsid w:val="00E25B8D"/>
    <w:rsid w:val="00E27F9F"/>
    <w:rsid w:val="00E304FD"/>
    <w:rsid w:val="00E30A96"/>
    <w:rsid w:val="00E30F07"/>
    <w:rsid w:val="00E31137"/>
    <w:rsid w:val="00E312A7"/>
    <w:rsid w:val="00E326B3"/>
    <w:rsid w:val="00E32A08"/>
    <w:rsid w:val="00E343EC"/>
    <w:rsid w:val="00E34EE1"/>
    <w:rsid w:val="00E36003"/>
    <w:rsid w:val="00E3625C"/>
    <w:rsid w:val="00E365A0"/>
    <w:rsid w:val="00E36E72"/>
    <w:rsid w:val="00E3737D"/>
    <w:rsid w:val="00E402FB"/>
    <w:rsid w:val="00E40D8D"/>
    <w:rsid w:val="00E40EF9"/>
    <w:rsid w:val="00E4117B"/>
    <w:rsid w:val="00E421BD"/>
    <w:rsid w:val="00E427E2"/>
    <w:rsid w:val="00E43016"/>
    <w:rsid w:val="00E436ED"/>
    <w:rsid w:val="00E439D1"/>
    <w:rsid w:val="00E446E4"/>
    <w:rsid w:val="00E44A65"/>
    <w:rsid w:val="00E44CFB"/>
    <w:rsid w:val="00E44F99"/>
    <w:rsid w:val="00E45ACA"/>
    <w:rsid w:val="00E461D9"/>
    <w:rsid w:val="00E46CF9"/>
    <w:rsid w:val="00E46FB5"/>
    <w:rsid w:val="00E47B84"/>
    <w:rsid w:val="00E47F89"/>
    <w:rsid w:val="00E51350"/>
    <w:rsid w:val="00E51DC3"/>
    <w:rsid w:val="00E52296"/>
    <w:rsid w:val="00E529A5"/>
    <w:rsid w:val="00E54812"/>
    <w:rsid w:val="00E555B5"/>
    <w:rsid w:val="00E56228"/>
    <w:rsid w:val="00E5652E"/>
    <w:rsid w:val="00E56D89"/>
    <w:rsid w:val="00E5798F"/>
    <w:rsid w:val="00E579CF"/>
    <w:rsid w:val="00E60D02"/>
    <w:rsid w:val="00E610ED"/>
    <w:rsid w:val="00E61F6B"/>
    <w:rsid w:val="00E62CDD"/>
    <w:rsid w:val="00E62E24"/>
    <w:rsid w:val="00E648BA"/>
    <w:rsid w:val="00E64C2C"/>
    <w:rsid w:val="00E662B1"/>
    <w:rsid w:val="00E666FA"/>
    <w:rsid w:val="00E67206"/>
    <w:rsid w:val="00E67244"/>
    <w:rsid w:val="00E67583"/>
    <w:rsid w:val="00E67619"/>
    <w:rsid w:val="00E678FB"/>
    <w:rsid w:val="00E704BF"/>
    <w:rsid w:val="00E71096"/>
    <w:rsid w:val="00E710AD"/>
    <w:rsid w:val="00E71A79"/>
    <w:rsid w:val="00E720C8"/>
    <w:rsid w:val="00E73856"/>
    <w:rsid w:val="00E745C0"/>
    <w:rsid w:val="00E74614"/>
    <w:rsid w:val="00E7533B"/>
    <w:rsid w:val="00E75FBD"/>
    <w:rsid w:val="00E767A7"/>
    <w:rsid w:val="00E77680"/>
    <w:rsid w:val="00E77C34"/>
    <w:rsid w:val="00E77D20"/>
    <w:rsid w:val="00E77DB4"/>
    <w:rsid w:val="00E77E0C"/>
    <w:rsid w:val="00E80495"/>
    <w:rsid w:val="00E809E2"/>
    <w:rsid w:val="00E80E26"/>
    <w:rsid w:val="00E80F4A"/>
    <w:rsid w:val="00E81232"/>
    <w:rsid w:val="00E814C0"/>
    <w:rsid w:val="00E81789"/>
    <w:rsid w:val="00E81804"/>
    <w:rsid w:val="00E81BBB"/>
    <w:rsid w:val="00E81FEF"/>
    <w:rsid w:val="00E82626"/>
    <w:rsid w:val="00E82DD2"/>
    <w:rsid w:val="00E82E05"/>
    <w:rsid w:val="00E8331B"/>
    <w:rsid w:val="00E83967"/>
    <w:rsid w:val="00E83ACE"/>
    <w:rsid w:val="00E84553"/>
    <w:rsid w:val="00E84D59"/>
    <w:rsid w:val="00E86622"/>
    <w:rsid w:val="00E86890"/>
    <w:rsid w:val="00E86CB4"/>
    <w:rsid w:val="00E870B8"/>
    <w:rsid w:val="00E87362"/>
    <w:rsid w:val="00E876CC"/>
    <w:rsid w:val="00E877AB"/>
    <w:rsid w:val="00E87C0C"/>
    <w:rsid w:val="00E87C28"/>
    <w:rsid w:val="00E914DE"/>
    <w:rsid w:val="00E91BB0"/>
    <w:rsid w:val="00E92E14"/>
    <w:rsid w:val="00E930AE"/>
    <w:rsid w:val="00E93C98"/>
    <w:rsid w:val="00E9459B"/>
    <w:rsid w:val="00E949DB"/>
    <w:rsid w:val="00E95ECB"/>
    <w:rsid w:val="00E97C1D"/>
    <w:rsid w:val="00EA01E9"/>
    <w:rsid w:val="00EA1C19"/>
    <w:rsid w:val="00EA2939"/>
    <w:rsid w:val="00EA29AF"/>
    <w:rsid w:val="00EA641E"/>
    <w:rsid w:val="00EA6B7C"/>
    <w:rsid w:val="00EA735E"/>
    <w:rsid w:val="00EA7B45"/>
    <w:rsid w:val="00EB05E2"/>
    <w:rsid w:val="00EB069C"/>
    <w:rsid w:val="00EB2C40"/>
    <w:rsid w:val="00EB3180"/>
    <w:rsid w:val="00EB374C"/>
    <w:rsid w:val="00EB574F"/>
    <w:rsid w:val="00EB78EE"/>
    <w:rsid w:val="00EB7BC1"/>
    <w:rsid w:val="00EC12FD"/>
    <w:rsid w:val="00EC1A5D"/>
    <w:rsid w:val="00EC254E"/>
    <w:rsid w:val="00EC2571"/>
    <w:rsid w:val="00EC2649"/>
    <w:rsid w:val="00EC2ABD"/>
    <w:rsid w:val="00EC2EA2"/>
    <w:rsid w:val="00EC2EAC"/>
    <w:rsid w:val="00EC30FB"/>
    <w:rsid w:val="00EC3199"/>
    <w:rsid w:val="00EC3256"/>
    <w:rsid w:val="00EC414A"/>
    <w:rsid w:val="00EC419E"/>
    <w:rsid w:val="00EC5A54"/>
    <w:rsid w:val="00EC5A67"/>
    <w:rsid w:val="00EC6508"/>
    <w:rsid w:val="00EC6ED6"/>
    <w:rsid w:val="00EC729E"/>
    <w:rsid w:val="00EC73F0"/>
    <w:rsid w:val="00EC7F9D"/>
    <w:rsid w:val="00ED0B97"/>
    <w:rsid w:val="00ED22A3"/>
    <w:rsid w:val="00ED24B4"/>
    <w:rsid w:val="00ED369A"/>
    <w:rsid w:val="00ED3D1A"/>
    <w:rsid w:val="00ED4207"/>
    <w:rsid w:val="00ED4271"/>
    <w:rsid w:val="00ED427E"/>
    <w:rsid w:val="00ED4623"/>
    <w:rsid w:val="00ED5860"/>
    <w:rsid w:val="00ED6D9C"/>
    <w:rsid w:val="00ED6F8A"/>
    <w:rsid w:val="00ED771A"/>
    <w:rsid w:val="00ED7818"/>
    <w:rsid w:val="00ED7F87"/>
    <w:rsid w:val="00EE0A63"/>
    <w:rsid w:val="00EE0DD7"/>
    <w:rsid w:val="00EE12F0"/>
    <w:rsid w:val="00EE1B34"/>
    <w:rsid w:val="00EE1F24"/>
    <w:rsid w:val="00EE27E1"/>
    <w:rsid w:val="00EE28CE"/>
    <w:rsid w:val="00EE2F06"/>
    <w:rsid w:val="00EE37BE"/>
    <w:rsid w:val="00EE415B"/>
    <w:rsid w:val="00EF035E"/>
    <w:rsid w:val="00EF03CD"/>
    <w:rsid w:val="00EF066F"/>
    <w:rsid w:val="00EF090C"/>
    <w:rsid w:val="00EF11DF"/>
    <w:rsid w:val="00EF16C0"/>
    <w:rsid w:val="00EF21C6"/>
    <w:rsid w:val="00EF3766"/>
    <w:rsid w:val="00EF395D"/>
    <w:rsid w:val="00EF4DB9"/>
    <w:rsid w:val="00EF5E16"/>
    <w:rsid w:val="00EF6ABE"/>
    <w:rsid w:val="00EF7288"/>
    <w:rsid w:val="00EF7C7F"/>
    <w:rsid w:val="00F004C6"/>
    <w:rsid w:val="00F00A0E"/>
    <w:rsid w:val="00F00DD0"/>
    <w:rsid w:val="00F00EE6"/>
    <w:rsid w:val="00F01726"/>
    <w:rsid w:val="00F02208"/>
    <w:rsid w:val="00F02F56"/>
    <w:rsid w:val="00F02FD0"/>
    <w:rsid w:val="00F038FF"/>
    <w:rsid w:val="00F03914"/>
    <w:rsid w:val="00F03B67"/>
    <w:rsid w:val="00F03F5A"/>
    <w:rsid w:val="00F04232"/>
    <w:rsid w:val="00F0445A"/>
    <w:rsid w:val="00F058E0"/>
    <w:rsid w:val="00F06773"/>
    <w:rsid w:val="00F07AE4"/>
    <w:rsid w:val="00F10B57"/>
    <w:rsid w:val="00F10E38"/>
    <w:rsid w:val="00F1120A"/>
    <w:rsid w:val="00F11E99"/>
    <w:rsid w:val="00F12096"/>
    <w:rsid w:val="00F128AF"/>
    <w:rsid w:val="00F12D63"/>
    <w:rsid w:val="00F133BA"/>
    <w:rsid w:val="00F14274"/>
    <w:rsid w:val="00F14785"/>
    <w:rsid w:val="00F1568F"/>
    <w:rsid w:val="00F15A2E"/>
    <w:rsid w:val="00F15B88"/>
    <w:rsid w:val="00F1775E"/>
    <w:rsid w:val="00F20322"/>
    <w:rsid w:val="00F20E12"/>
    <w:rsid w:val="00F212E4"/>
    <w:rsid w:val="00F2250A"/>
    <w:rsid w:val="00F22650"/>
    <w:rsid w:val="00F23244"/>
    <w:rsid w:val="00F23C45"/>
    <w:rsid w:val="00F23F13"/>
    <w:rsid w:val="00F2456E"/>
    <w:rsid w:val="00F24AFC"/>
    <w:rsid w:val="00F25143"/>
    <w:rsid w:val="00F25DFC"/>
    <w:rsid w:val="00F264D8"/>
    <w:rsid w:val="00F26DAA"/>
    <w:rsid w:val="00F2773F"/>
    <w:rsid w:val="00F27F78"/>
    <w:rsid w:val="00F3054F"/>
    <w:rsid w:val="00F30DF3"/>
    <w:rsid w:val="00F31997"/>
    <w:rsid w:val="00F31DCF"/>
    <w:rsid w:val="00F3321A"/>
    <w:rsid w:val="00F33B97"/>
    <w:rsid w:val="00F34144"/>
    <w:rsid w:val="00F34785"/>
    <w:rsid w:val="00F34BCE"/>
    <w:rsid w:val="00F35925"/>
    <w:rsid w:val="00F35E6C"/>
    <w:rsid w:val="00F35E8B"/>
    <w:rsid w:val="00F35EDC"/>
    <w:rsid w:val="00F3608A"/>
    <w:rsid w:val="00F36803"/>
    <w:rsid w:val="00F37F15"/>
    <w:rsid w:val="00F40758"/>
    <w:rsid w:val="00F411F9"/>
    <w:rsid w:val="00F41EF8"/>
    <w:rsid w:val="00F425E7"/>
    <w:rsid w:val="00F42D92"/>
    <w:rsid w:val="00F44651"/>
    <w:rsid w:val="00F44A1B"/>
    <w:rsid w:val="00F44D27"/>
    <w:rsid w:val="00F44E90"/>
    <w:rsid w:val="00F4558E"/>
    <w:rsid w:val="00F45F16"/>
    <w:rsid w:val="00F465AD"/>
    <w:rsid w:val="00F4680A"/>
    <w:rsid w:val="00F46D30"/>
    <w:rsid w:val="00F46D79"/>
    <w:rsid w:val="00F47EBD"/>
    <w:rsid w:val="00F50FF3"/>
    <w:rsid w:val="00F51248"/>
    <w:rsid w:val="00F51C2E"/>
    <w:rsid w:val="00F51D77"/>
    <w:rsid w:val="00F51F1A"/>
    <w:rsid w:val="00F52557"/>
    <w:rsid w:val="00F5257E"/>
    <w:rsid w:val="00F528EF"/>
    <w:rsid w:val="00F52B9A"/>
    <w:rsid w:val="00F533DA"/>
    <w:rsid w:val="00F5488A"/>
    <w:rsid w:val="00F5527E"/>
    <w:rsid w:val="00F552B1"/>
    <w:rsid w:val="00F56120"/>
    <w:rsid w:val="00F5626D"/>
    <w:rsid w:val="00F57040"/>
    <w:rsid w:val="00F57095"/>
    <w:rsid w:val="00F57097"/>
    <w:rsid w:val="00F57883"/>
    <w:rsid w:val="00F604F7"/>
    <w:rsid w:val="00F623A2"/>
    <w:rsid w:val="00F6249D"/>
    <w:rsid w:val="00F624D4"/>
    <w:rsid w:val="00F63270"/>
    <w:rsid w:val="00F63927"/>
    <w:rsid w:val="00F63A22"/>
    <w:rsid w:val="00F6444C"/>
    <w:rsid w:val="00F64882"/>
    <w:rsid w:val="00F64A38"/>
    <w:rsid w:val="00F64C6E"/>
    <w:rsid w:val="00F64F9D"/>
    <w:rsid w:val="00F65D32"/>
    <w:rsid w:val="00F6672E"/>
    <w:rsid w:val="00F6686B"/>
    <w:rsid w:val="00F679A7"/>
    <w:rsid w:val="00F70CEE"/>
    <w:rsid w:val="00F71673"/>
    <w:rsid w:val="00F71F93"/>
    <w:rsid w:val="00F72366"/>
    <w:rsid w:val="00F7435C"/>
    <w:rsid w:val="00F74789"/>
    <w:rsid w:val="00F7496A"/>
    <w:rsid w:val="00F754F0"/>
    <w:rsid w:val="00F75DA5"/>
    <w:rsid w:val="00F75E8E"/>
    <w:rsid w:val="00F76D42"/>
    <w:rsid w:val="00F76E15"/>
    <w:rsid w:val="00F779DE"/>
    <w:rsid w:val="00F809F7"/>
    <w:rsid w:val="00F80CC2"/>
    <w:rsid w:val="00F80E0F"/>
    <w:rsid w:val="00F816FD"/>
    <w:rsid w:val="00F82DD2"/>
    <w:rsid w:val="00F835B1"/>
    <w:rsid w:val="00F8408D"/>
    <w:rsid w:val="00F844FC"/>
    <w:rsid w:val="00F8470C"/>
    <w:rsid w:val="00F84814"/>
    <w:rsid w:val="00F84A14"/>
    <w:rsid w:val="00F84AC3"/>
    <w:rsid w:val="00F8522A"/>
    <w:rsid w:val="00F85261"/>
    <w:rsid w:val="00F87EEF"/>
    <w:rsid w:val="00F906E3"/>
    <w:rsid w:val="00F914A0"/>
    <w:rsid w:val="00F92867"/>
    <w:rsid w:val="00F92FE5"/>
    <w:rsid w:val="00F93A05"/>
    <w:rsid w:val="00F93BF5"/>
    <w:rsid w:val="00F93F47"/>
    <w:rsid w:val="00F94576"/>
    <w:rsid w:val="00F94C5F"/>
    <w:rsid w:val="00F94F0E"/>
    <w:rsid w:val="00F950D8"/>
    <w:rsid w:val="00F955EF"/>
    <w:rsid w:val="00F955F1"/>
    <w:rsid w:val="00F9593D"/>
    <w:rsid w:val="00F9613A"/>
    <w:rsid w:val="00F96BCB"/>
    <w:rsid w:val="00F9769D"/>
    <w:rsid w:val="00F97B2A"/>
    <w:rsid w:val="00FA0162"/>
    <w:rsid w:val="00FA0EC6"/>
    <w:rsid w:val="00FA1097"/>
    <w:rsid w:val="00FA2343"/>
    <w:rsid w:val="00FA238E"/>
    <w:rsid w:val="00FA3225"/>
    <w:rsid w:val="00FA4603"/>
    <w:rsid w:val="00FA4829"/>
    <w:rsid w:val="00FA4D19"/>
    <w:rsid w:val="00FA4D43"/>
    <w:rsid w:val="00FA4E14"/>
    <w:rsid w:val="00FA5261"/>
    <w:rsid w:val="00FA5953"/>
    <w:rsid w:val="00FA59F0"/>
    <w:rsid w:val="00FA60DC"/>
    <w:rsid w:val="00FA6D7D"/>
    <w:rsid w:val="00FB07AE"/>
    <w:rsid w:val="00FB20C0"/>
    <w:rsid w:val="00FB2310"/>
    <w:rsid w:val="00FB255B"/>
    <w:rsid w:val="00FB2A9E"/>
    <w:rsid w:val="00FB2BCF"/>
    <w:rsid w:val="00FB2E7D"/>
    <w:rsid w:val="00FB2F0D"/>
    <w:rsid w:val="00FB2FA7"/>
    <w:rsid w:val="00FB30A9"/>
    <w:rsid w:val="00FB316A"/>
    <w:rsid w:val="00FB4084"/>
    <w:rsid w:val="00FB468B"/>
    <w:rsid w:val="00FB49C3"/>
    <w:rsid w:val="00FB4E47"/>
    <w:rsid w:val="00FB6C1E"/>
    <w:rsid w:val="00FB7280"/>
    <w:rsid w:val="00FB739E"/>
    <w:rsid w:val="00FC0BB4"/>
    <w:rsid w:val="00FC10A9"/>
    <w:rsid w:val="00FC3814"/>
    <w:rsid w:val="00FC4247"/>
    <w:rsid w:val="00FC43AB"/>
    <w:rsid w:val="00FC4AE4"/>
    <w:rsid w:val="00FC4FD8"/>
    <w:rsid w:val="00FC559C"/>
    <w:rsid w:val="00FC5F43"/>
    <w:rsid w:val="00FC6955"/>
    <w:rsid w:val="00FC769B"/>
    <w:rsid w:val="00FD013C"/>
    <w:rsid w:val="00FD10F8"/>
    <w:rsid w:val="00FD1477"/>
    <w:rsid w:val="00FD25AC"/>
    <w:rsid w:val="00FD32D0"/>
    <w:rsid w:val="00FD3485"/>
    <w:rsid w:val="00FD3A38"/>
    <w:rsid w:val="00FD3C75"/>
    <w:rsid w:val="00FD429B"/>
    <w:rsid w:val="00FD5000"/>
    <w:rsid w:val="00FD5A3A"/>
    <w:rsid w:val="00FD5F64"/>
    <w:rsid w:val="00FD6FED"/>
    <w:rsid w:val="00FD70CD"/>
    <w:rsid w:val="00FD7AF5"/>
    <w:rsid w:val="00FD7D29"/>
    <w:rsid w:val="00FE0885"/>
    <w:rsid w:val="00FE08F4"/>
    <w:rsid w:val="00FE13CF"/>
    <w:rsid w:val="00FE2902"/>
    <w:rsid w:val="00FE2D00"/>
    <w:rsid w:val="00FE2EB2"/>
    <w:rsid w:val="00FE334D"/>
    <w:rsid w:val="00FE3A4C"/>
    <w:rsid w:val="00FE45E2"/>
    <w:rsid w:val="00FE4BEA"/>
    <w:rsid w:val="00FE54D2"/>
    <w:rsid w:val="00FE6B38"/>
    <w:rsid w:val="00FE6BA3"/>
    <w:rsid w:val="00FE6F71"/>
    <w:rsid w:val="00FE7EE5"/>
    <w:rsid w:val="00FF01BB"/>
    <w:rsid w:val="00FF0EA3"/>
    <w:rsid w:val="00FF10DD"/>
    <w:rsid w:val="00FF1142"/>
    <w:rsid w:val="00FF182F"/>
    <w:rsid w:val="00FF2A2C"/>
    <w:rsid w:val="00FF2E0C"/>
    <w:rsid w:val="00FF4F4C"/>
    <w:rsid w:val="00FF5E6C"/>
    <w:rsid w:val="00FF6E3E"/>
    <w:rsid w:val="00FF79EE"/>
    <w:rsid w:val="00FF7DA9"/>
    <w:rsid w:val="00FF7F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C92950"/>
  <w15:docId w15:val="{C3F1A1C1-FFC1-481B-AFFC-C623DA50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A5E"/>
    <w:pPr>
      <w:spacing w:after="120" w:line="360" w:lineRule="auto"/>
      <w:ind w:firstLine="567"/>
      <w:jc w:val="both"/>
    </w:pPr>
    <w:rPr>
      <w:rFonts w:ascii="Times New Roman" w:eastAsia="Times New Roman" w:hAnsi="Times New Roman" w:cs="Times New Roman"/>
      <w:sz w:val="24"/>
      <w:szCs w:val="28"/>
    </w:rPr>
  </w:style>
  <w:style w:type="paragraph" w:styleId="Heading1">
    <w:name w:val="heading 1"/>
    <w:basedOn w:val="BodyText"/>
    <w:next w:val="Normal"/>
    <w:link w:val="Heading1Char"/>
    <w:uiPriority w:val="9"/>
    <w:qFormat/>
    <w:rsid w:val="00F56120"/>
    <w:pPr>
      <w:keepNext/>
      <w:keepLines/>
      <w:pageBreakBefore/>
      <w:numPr>
        <w:numId w:val="7"/>
      </w:numPr>
      <w:spacing w:before="480" w:after="0"/>
      <w:outlineLvl w:val="0"/>
    </w:pPr>
    <w:rPr>
      <w:rFonts w:eastAsiaTheme="majorEastAsia" w:cstheme="majorBidi"/>
      <w:b/>
      <w:bCs/>
      <w:sz w:val="32"/>
    </w:rPr>
  </w:style>
  <w:style w:type="paragraph" w:styleId="Heading2">
    <w:name w:val="heading 2"/>
    <w:basedOn w:val="BodyText"/>
    <w:next w:val="Normal"/>
    <w:link w:val="Heading2Char"/>
    <w:uiPriority w:val="9"/>
    <w:unhideWhenUsed/>
    <w:qFormat/>
    <w:rsid w:val="00EF5E16"/>
    <w:pPr>
      <w:keepNext/>
      <w:keepLines/>
      <w:numPr>
        <w:ilvl w:val="1"/>
        <w:numId w:val="7"/>
      </w:numPr>
      <w:spacing w:before="200" w:after="0"/>
      <w:ind w:left="578" w:hanging="578"/>
      <w:outlineLvl w:val="1"/>
    </w:pPr>
    <w:rPr>
      <w:rFonts w:eastAsiaTheme="majorEastAsia" w:cstheme="majorBidi"/>
      <w:b/>
      <w:bCs/>
      <w:sz w:val="30"/>
      <w:szCs w:val="26"/>
    </w:rPr>
  </w:style>
  <w:style w:type="paragraph" w:styleId="Heading3">
    <w:name w:val="heading 3"/>
    <w:basedOn w:val="BodyText"/>
    <w:next w:val="Normal"/>
    <w:link w:val="Heading3Char"/>
    <w:uiPriority w:val="9"/>
    <w:unhideWhenUsed/>
    <w:qFormat/>
    <w:rsid w:val="00515A44"/>
    <w:pPr>
      <w:keepNext/>
      <w:keepLines/>
      <w:numPr>
        <w:ilvl w:val="2"/>
        <w:numId w:val="7"/>
      </w:numPr>
      <w:spacing w:before="200" w:after="0"/>
      <w:ind w:left="720"/>
      <w:outlineLvl w:val="2"/>
    </w:pPr>
    <w:rPr>
      <w:rFonts w:eastAsiaTheme="majorEastAsia" w:cstheme="majorBidi"/>
      <w:b/>
      <w:bCs/>
      <w:i/>
      <w:sz w:val="28"/>
    </w:rPr>
  </w:style>
  <w:style w:type="paragraph" w:styleId="Heading4">
    <w:name w:val="heading 4"/>
    <w:basedOn w:val="BodyText"/>
    <w:next w:val="Normal"/>
    <w:link w:val="Heading4Char"/>
    <w:uiPriority w:val="9"/>
    <w:unhideWhenUsed/>
    <w:qFormat/>
    <w:rsid w:val="00EF5E16"/>
    <w:pPr>
      <w:keepNext/>
      <w:keepLines/>
      <w:numPr>
        <w:ilvl w:val="3"/>
        <w:numId w:val="7"/>
      </w:numPr>
      <w:spacing w:before="200" w:after="0"/>
      <w:ind w:left="1146" w:hanging="862"/>
      <w:outlineLvl w:val="3"/>
    </w:pPr>
    <w:rPr>
      <w:rFonts w:eastAsiaTheme="majorEastAsia" w:cstheme="majorBidi"/>
      <w:b/>
      <w:bCs/>
      <w:i/>
      <w:iCs/>
      <w:sz w:val="26"/>
    </w:rPr>
  </w:style>
  <w:style w:type="paragraph" w:styleId="Heading5">
    <w:name w:val="heading 5"/>
    <w:basedOn w:val="BodyText"/>
    <w:next w:val="Normal"/>
    <w:link w:val="Heading5Char"/>
    <w:uiPriority w:val="9"/>
    <w:unhideWhenUsed/>
    <w:qFormat/>
    <w:rsid w:val="009A1DCE"/>
    <w:pPr>
      <w:keepNext/>
      <w:keepLines/>
      <w:numPr>
        <w:ilvl w:val="4"/>
        <w:numId w:val="7"/>
      </w:numPr>
      <w:spacing w:before="200" w:after="0"/>
      <w:outlineLvl w:val="4"/>
    </w:pPr>
    <w:rPr>
      <w:rFonts w:eastAsiaTheme="majorEastAsia" w:cstheme="majorBidi"/>
      <w:i/>
      <w:sz w:val="30"/>
    </w:rPr>
  </w:style>
  <w:style w:type="paragraph" w:styleId="Heading6">
    <w:name w:val="heading 6"/>
    <w:basedOn w:val="BodyText"/>
    <w:next w:val="Normal"/>
    <w:link w:val="Heading6Char"/>
    <w:uiPriority w:val="9"/>
    <w:unhideWhenUsed/>
    <w:qFormat/>
    <w:rsid w:val="00F01726"/>
    <w:pPr>
      <w:keepNext/>
      <w:keepLines/>
      <w:numPr>
        <w:ilvl w:val="5"/>
        <w:numId w:val="7"/>
      </w:numPr>
      <w:spacing w:before="200" w:after="0"/>
      <w:outlineLvl w:val="5"/>
    </w:pPr>
    <w:rPr>
      <w:rFonts w:asciiTheme="majorHAnsi" w:eastAsiaTheme="majorEastAsia" w:hAnsiTheme="majorHAnsi" w:cstheme="majorBidi"/>
      <w:b/>
      <w:iCs/>
      <w:color w:val="243F60" w:themeColor="accent1" w:themeShade="7F"/>
    </w:rPr>
  </w:style>
  <w:style w:type="paragraph" w:styleId="Heading7">
    <w:name w:val="heading 7"/>
    <w:basedOn w:val="BodyText"/>
    <w:next w:val="Normal"/>
    <w:link w:val="Heading7Char"/>
    <w:uiPriority w:val="9"/>
    <w:unhideWhenUsed/>
    <w:qFormat/>
    <w:rsid w:val="00F01726"/>
    <w:pPr>
      <w:keepNext/>
      <w:keepLines/>
      <w:numPr>
        <w:ilvl w:val="6"/>
        <w:numId w:val="7"/>
      </w:numPr>
      <w:spacing w:before="200" w:after="0"/>
      <w:outlineLvl w:val="6"/>
    </w:pPr>
    <w:rPr>
      <w:rFonts w:asciiTheme="majorHAnsi" w:eastAsiaTheme="majorEastAsia" w:hAnsiTheme="majorHAnsi" w:cstheme="majorBidi"/>
      <w:b/>
      <w:i/>
      <w:iCs/>
      <w:color w:val="404040" w:themeColor="text1" w:themeTint="BF"/>
    </w:rPr>
  </w:style>
  <w:style w:type="paragraph" w:styleId="Heading8">
    <w:name w:val="heading 8"/>
    <w:basedOn w:val="BodyText"/>
    <w:next w:val="Normal"/>
    <w:link w:val="Heading8Char"/>
    <w:uiPriority w:val="9"/>
    <w:unhideWhenUsed/>
    <w:qFormat/>
    <w:rsid w:val="00F01726"/>
    <w:pPr>
      <w:keepNext/>
      <w:keepLines/>
      <w:numPr>
        <w:ilvl w:val="7"/>
        <w:numId w:val="7"/>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BodyText"/>
    <w:next w:val="Normal"/>
    <w:link w:val="Heading9Char"/>
    <w:uiPriority w:val="9"/>
    <w:semiHidden/>
    <w:unhideWhenUsed/>
    <w:qFormat/>
    <w:rsid w:val="00F0172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120"/>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EF5E16"/>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15A44"/>
    <w:rPr>
      <w:rFonts w:ascii="Times New Roman" w:eastAsiaTheme="majorEastAsia" w:hAnsi="Times New Roman" w:cstheme="majorBidi"/>
      <w:b/>
      <w:bCs/>
      <w:i/>
      <w:szCs w:val="28"/>
    </w:rPr>
  </w:style>
  <w:style w:type="paragraph" w:styleId="Footer">
    <w:name w:val="footer"/>
    <w:basedOn w:val="Normal"/>
    <w:link w:val="FooterChar"/>
    <w:unhideWhenUsed/>
    <w:rsid w:val="00F01726"/>
    <w:pPr>
      <w:tabs>
        <w:tab w:val="center" w:pos="4680"/>
        <w:tab w:val="right" w:pos="9072"/>
      </w:tabs>
      <w:spacing w:after="0"/>
      <w:ind w:firstLine="0"/>
      <w:jc w:val="right"/>
    </w:pPr>
    <w:rPr>
      <w:noProof/>
    </w:rPr>
  </w:style>
  <w:style w:type="character" w:customStyle="1" w:styleId="FooterChar">
    <w:name w:val="Footer Char"/>
    <w:basedOn w:val="DefaultParagraphFont"/>
    <w:link w:val="Footer"/>
    <w:rsid w:val="00F01726"/>
    <w:rPr>
      <w:noProof/>
      <w:sz w:val="28"/>
      <w:szCs w:val="28"/>
    </w:rPr>
  </w:style>
  <w:style w:type="paragraph" w:styleId="Header">
    <w:name w:val="header"/>
    <w:aliases w:val="Header1,Draft,hd,ITT i,sbv"/>
    <w:basedOn w:val="Normal"/>
    <w:link w:val="HeaderChar"/>
    <w:uiPriority w:val="99"/>
    <w:unhideWhenUsed/>
    <w:rsid w:val="00F01726"/>
    <w:pPr>
      <w:tabs>
        <w:tab w:val="center" w:pos="4680"/>
        <w:tab w:val="right" w:pos="9072"/>
      </w:tabs>
      <w:spacing w:after="0"/>
      <w:ind w:firstLine="0"/>
    </w:pPr>
  </w:style>
  <w:style w:type="character" w:customStyle="1" w:styleId="HeaderChar">
    <w:name w:val="Header Char"/>
    <w:aliases w:val="Header1 Char,Draft Char,hd Char,ITT i Char,sbv Char"/>
    <w:basedOn w:val="DefaultParagraphFont"/>
    <w:link w:val="Header"/>
    <w:uiPriority w:val="99"/>
    <w:rsid w:val="00F01726"/>
    <w:rPr>
      <w:sz w:val="28"/>
      <w:szCs w:val="28"/>
    </w:rPr>
  </w:style>
  <w:style w:type="character" w:styleId="Hyperlink">
    <w:name w:val="Hyperlink"/>
    <w:basedOn w:val="DefaultParagraphFont"/>
    <w:uiPriority w:val="99"/>
    <w:unhideWhenUsed/>
    <w:rsid w:val="00F01726"/>
    <w:rPr>
      <w:color w:val="0000FF" w:themeColor="hyperlink"/>
      <w:u w:val="single"/>
    </w:rPr>
  </w:style>
  <w:style w:type="paragraph" w:styleId="ListParagraph">
    <w:name w:val="List Paragraph"/>
    <w:aliases w:val="bullet 1,bullet,List Paragraph1,List Paragraph11,Thang2,Dot 1,abc,a),List Paragraph (numbered (a)),tieu de phu 1,H1,Tiêu đề Bảng-Hình,Nguồn trích dẫn,Gạch đầu dòng,ANNEX,List Paragraph2,List Paragraph12,References,Normal 2,Bullets,b1,Norm"/>
    <w:basedOn w:val="Normal"/>
    <w:link w:val="ListParagraphChar"/>
    <w:uiPriority w:val="34"/>
    <w:qFormat/>
    <w:rsid w:val="00F01726"/>
    <w:pPr>
      <w:spacing w:before="120" w:line="240" w:lineRule="auto"/>
      <w:ind w:left="720" w:firstLine="0"/>
      <w:contextualSpacing/>
    </w:pPr>
    <w:rPr>
      <w:szCs w:val="22"/>
    </w:rPr>
  </w:style>
  <w:style w:type="character" w:customStyle="1" w:styleId="ListParagraphChar">
    <w:name w:val="List Paragraph Char"/>
    <w:aliases w:val="bullet 1 Char,bullet Char,List Paragraph1 Char,List Paragraph11 Char,Thang2 Char,Dot 1 Char,abc Char,a) Char,List Paragraph (numbered (a)) Char,tieu de phu 1 Char,H1 Char,Tiêu đề Bảng-Hình Char,Nguồn trích dẫn Char,Gạch đầu dòng Char"/>
    <w:basedOn w:val="DefaultParagraphFont"/>
    <w:link w:val="ListParagraph"/>
    <w:uiPriority w:val="34"/>
    <w:qFormat/>
    <w:rsid w:val="00F01726"/>
  </w:style>
  <w:style w:type="paragraph" w:customStyle="1" w:styleId="StyleHeading1Heading1ReportOnlyChapterHeading1ReportOnl">
    <w:name w:val="Style Heading 1Heading 1(Report Only)ChapterHeading 1(Report Onl..."/>
    <w:basedOn w:val="Heading1"/>
    <w:rsid w:val="00596C49"/>
    <w:pPr>
      <w:keepLines w:val="0"/>
      <w:widowControl w:val="0"/>
      <w:numPr>
        <w:numId w:val="0"/>
      </w:numPr>
      <w:spacing w:before="360" w:after="240" w:line="240" w:lineRule="auto"/>
    </w:pPr>
    <w:rPr>
      <w:b w:val="0"/>
      <w:snapToGrid w:val="0"/>
      <w:kern w:val="28"/>
    </w:rPr>
  </w:style>
  <w:style w:type="table" w:styleId="TableGrid">
    <w:name w:val="Table Grid"/>
    <w:basedOn w:val="TableNormal"/>
    <w:uiPriority w:val="59"/>
    <w:rsid w:val="00F01726"/>
    <w:pPr>
      <w:spacing w:before="120" w:after="12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b/>
      </w:rPr>
      <w:tblPr/>
      <w:trPr>
        <w:tblHeader/>
      </w:trPr>
      <w:tcPr>
        <w:shd w:val="clear" w:color="auto" w:fill="F2F2F2" w:themeFill="background1" w:themeFillShade="F2"/>
        <w:vAlign w:val="center"/>
      </w:tcPr>
    </w:tblStylePr>
  </w:style>
  <w:style w:type="paragraph" w:customStyle="1" w:styleId="Table">
    <w:name w:val="Table"/>
    <w:basedOn w:val="Normal"/>
    <w:qFormat/>
    <w:rsid w:val="00596C49"/>
    <w:pPr>
      <w:spacing w:after="200"/>
    </w:pPr>
  </w:style>
  <w:style w:type="paragraph" w:customStyle="1" w:styleId="PL">
    <w:name w:val="PL"/>
    <w:autoRedefine/>
    <w:qFormat/>
    <w:rsid w:val="00F01726"/>
    <w:pPr>
      <w:ind w:left="720"/>
      <w:jc w:val="center"/>
    </w:pPr>
    <w:rPr>
      <w:rFonts w:ascii="Times New Roman" w:eastAsia="Times New Roman" w:hAnsi="Times New Roman" w:cs="Times New Roman"/>
      <w:b/>
      <w:bCs/>
      <w:sz w:val="36"/>
      <w:szCs w:val="28"/>
    </w:rPr>
  </w:style>
  <w:style w:type="paragraph" w:customStyle="1" w:styleId="Style1">
    <w:name w:val="Style1"/>
    <w:basedOn w:val="Heading2"/>
    <w:link w:val="Style1Char"/>
    <w:qFormat/>
    <w:rsid w:val="00F01726"/>
    <w:pPr>
      <w:numPr>
        <w:numId w:val="6"/>
      </w:numPr>
    </w:pPr>
    <w:rPr>
      <w:lang w:val="vi-VN"/>
    </w:rPr>
  </w:style>
  <w:style w:type="paragraph" w:styleId="TOC1">
    <w:name w:val="toc 1"/>
    <w:basedOn w:val="BodyText"/>
    <w:next w:val="Normal"/>
    <w:autoRedefine/>
    <w:uiPriority w:val="39"/>
    <w:unhideWhenUsed/>
    <w:rsid w:val="00F3054F"/>
    <w:pPr>
      <w:tabs>
        <w:tab w:val="left" w:pos="440"/>
        <w:tab w:val="right" w:leader="dot" w:pos="9307"/>
      </w:tabs>
      <w:spacing w:after="100"/>
    </w:pPr>
    <w:rPr>
      <w:b/>
    </w:rPr>
  </w:style>
  <w:style w:type="paragraph" w:styleId="TOC2">
    <w:name w:val="toc 2"/>
    <w:basedOn w:val="BodyText"/>
    <w:next w:val="Normal"/>
    <w:autoRedefine/>
    <w:uiPriority w:val="39"/>
    <w:unhideWhenUsed/>
    <w:rsid w:val="00F01726"/>
    <w:pPr>
      <w:spacing w:after="100"/>
      <w:ind w:left="220"/>
    </w:pPr>
  </w:style>
  <w:style w:type="paragraph" w:customStyle="1" w:styleId="Bd-1BodyText1">
    <w:name w:val="Bd-1 (BodyText 1)"/>
    <w:link w:val="Bd-1BodyText1Char"/>
    <w:rsid w:val="00596C49"/>
    <w:pPr>
      <w:keepNext/>
      <w:adjustRightInd w:val="0"/>
      <w:snapToGrid w:val="0"/>
      <w:spacing w:before="120" w:after="120" w:line="312" w:lineRule="auto"/>
      <w:ind w:left="720" w:hanging="360"/>
      <w:jc w:val="both"/>
    </w:pPr>
    <w:rPr>
      <w:rFonts w:ascii="Arial" w:eastAsia="Times New Roman" w:hAnsi="Arial" w:cs="Times New Roman"/>
      <w:szCs w:val="20"/>
      <w:lang w:val="en-GB"/>
    </w:rPr>
  </w:style>
  <w:style w:type="character" w:customStyle="1" w:styleId="Bd-1BodyText1Char">
    <w:name w:val="Bd-1 (BodyText 1) Char"/>
    <w:link w:val="Bd-1BodyText1"/>
    <w:rsid w:val="00596C49"/>
    <w:rPr>
      <w:rFonts w:ascii="Arial" w:eastAsia="Times New Roman" w:hAnsi="Arial" w:cs="Times New Roman"/>
      <w:szCs w:val="20"/>
      <w:lang w:val="en-GB"/>
    </w:rPr>
  </w:style>
  <w:style w:type="paragraph" w:styleId="ListBullet">
    <w:name w:val="List Bullet"/>
    <w:basedOn w:val="Normal"/>
    <w:uiPriority w:val="99"/>
    <w:unhideWhenUsed/>
    <w:qFormat/>
    <w:rsid w:val="00F56120"/>
    <w:pPr>
      <w:numPr>
        <w:numId w:val="1"/>
      </w:numPr>
      <w:tabs>
        <w:tab w:val="left" w:pos="851"/>
      </w:tabs>
      <w:spacing w:before="120"/>
      <w:contextualSpacing/>
    </w:pPr>
    <w:rPr>
      <w:lang w:val="vi-VN"/>
    </w:rPr>
  </w:style>
  <w:style w:type="paragraph" w:styleId="BalloonText">
    <w:name w:val="Balloon Text"/>
    <w:basedOn w:val="Normal"/>
    <w:link w:val="BalloonTextChar"/>
    <w:uiPriority w:val="99"/>
    <w:semiHidden/>
    <w:unhideWhenUsed/>
    <w:rsid w:val="00F0172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726"/>
    <w:rPr>
      <w:rFonts w:ascii="Tahoma" w:hAnsi="Tahoma" w:cs="Tahoma"/>
      <w:sz w:val="16"/>
      <w:szCs w:val="16"/>
    </w:rPr>
  </w:style>
  <w:style w:type="character" w:styleId="CommentReference">
    <w:name w:val="annotation reference"/>
    <w:uiPriority w:val="99"/>
    <w:rsid w:val="00F01726"/>
    <w:rPr>
      <w:sz w:val="16"/>
      <w:szCs w:val="16"/>
    </w:rPr>
  </w:style>
  <w:style w:type="paragraph" w:styleId="CommentText">
    <w:name w:val="annotation text"/>
    <w:basedOn w:val="Normal"/>
    <w:link w:val="CommentTextChar"/>
    <w:uiPriority w:val="99"/>
    <w:rsid w:val="00F01726"/>
    <w:pPr>
      <w:spacing w:after="0"/>
    </w:pPr>
    <w:rPr>
      <w:bCs/>
      <w:kern w:val="32"/>
      <w:szCs w:val="20"/>
    </w:rPr>
  </w:style>
  <w:style w:type="character" w:customStyle="1" w:styleId="CommentTextChar">
    <w:name w:val="Comment Text Char"/>
    <w:basedOn w:val="DefaultParagraphFont"/>
    <w:link w:val="CommentText"/>
    <w:uiPriority w:val="99"/>
    <w:rsid w:val="00F01726"/>
    <w:rPr>
      <w:rFonts w:ascii="Times New Roman" w:eastAsia="Times New Roman" w:hAnsi="Times New Roman" w:cs="Times New Roman"/>
      <w:bCs/>
      <w:kern w:val="32"/>
      <w:sz w:val="24"/>
      <w:szCs w:val="20"/>
    </w:rPr>
  </w:style>
  <w:style w:type="paragraph" w:styleId="CommentSubject">
    <w:name w:val="annotation subject"/>
    <w:basedOn w:val="CommentText"/>
    <w:next w:val="CommentText"/>
    <w:link w:val="CommentSubjectChar"/>
    <w:uiPriority w:val="99"/>
    <w:semiHidden/>
    <w:unhideWhenUsed/>
    <w:rsid w:val="00F01726"/>
    <w:pPr>
      <w:spacing w:before="120" w:after="120"/>
      <w:ind w:firstLine="0"/>
    </w:pPr>
    <w:rPr>
      <w:b/>
    </w:rPr>
  </w:style>
  <w:style w:type="character" w:customStyle="1" w:styleId="CommentSubjectChar">
    <w:name w:val="Comment Subject Char"/>
    <w:basedOn w:val="CommentTextChar"/>
    <w:link w:val="CommentSubject"/>
    <w:uiPriority w:val="99"/>
    <w:semiHidden/>
    <w:rsid w:val="00F01726"/>
    <w:rPr>
      <w:rFonts w:ascii="Times New Roman" w:eastAsia="Times New Roman" w:hAnsi="Times New Roman" w:cs="Times New Roman"/>
      <w:b/>
      <w:bCs/>
      <w:kern w:val="32"/>
      <w:sz w:val="24"/>
      <w:szCs w:val="20"/>
    </w:rPr>
  </w:style>
  <w:style w:type="character" w:customStyle="1" w:styleId="Heading4Char">
    <w:name w:val="Heading 4 Char"/>
    <w:basedOn w:val="DefaultParagraphFont"/>
    <w:link w:val="Heading4"/>
    <w:uiPriority w:val="9"/>
    <w:rsid w:val="00EF5E16"/>
    <w:rPr>
      <w:rFonts w:ascii="Times New Roman" w:eastAsiaTheme="majorEastAsia" w:hAnsi="Times New Roman" w:cstheme="majorBidi"/>
      <w:b/>
      <w:bCs/>
      <w:i/>
      <w:iCs/>
      <w:szCs w:val="28"/>
    </w:rPr>
  </w:style>
  <w:style w:type="paragraph" w:styleId="TOC3">
    <w:name w:val="toc 3"/>
    <w:basedOn w:val="BodyText"/>
    <w:next w:val="Normal"/>
    <w:autoRedefine/>
    <w:uiPriority w:val="39"/>
    <w:unhideWhenUsed/>
    <w:rsid w:val="00F01726"/>
    <w:pPr>
      <w:spacing w:after="100"/>
      <w:ind w:left="440"/>
    </w:pPr>
    <w:rPr>
      <w:i/>
    </w:rPr>
  </w:style>
  <w:style w:type="paragraph" w:styleId="BodyText">
    <w:name w:val="Body Text"/>
    <w:basedOn w:val="Normal"/>
    <w:link w:val="BodyTextChar"/>
    <w:uiPriority w:val="99"/>
    <w:unhideWhenUsed/>
    <w:qFormat/>
    <w:rsid w:val="00F01726"/>
    <w:pPr>
      <w:ind w:firstLine="0"/>
    </w:pPr>
  </w:style>
  <w:style w:type="character" w:customStyle="1" w:styleId="BodyTextChar">
    <w:name w:val="Body Text Char"/>
    <w:basedOn w:val="DefaultParagraphFont"/>
    <w:link w:val="BodyText"/>
    <w:uiPriority w:val="99"/>
    <w:rsid w:val="00F01726"/>
    <w:rPr>
      <w:sz w:val="28"/>
      <w:szCs w:val="28"/>
    </w:rPr>
  </w:style>
  <w:style w:type="paragraph" w:styleId="BodyTextIndent">
    <w:name w:val="Body Text Indent"/>
    <w:basedOn w:val="Normal"/>
    <w:link w:val="BodyTextIndentChar"/>
    <w:rsid w:val="00F01726"/>
    <w:pPr>
      <w:widowControl w:val="0"/>
      <w:spacing w:after="0"/>
      <w:ind w:left="547"/>
    </w:pPr>
    <w:rPr>
      <w:rFonts w:ascii="Arial" w:hAnsi="Arial"/>
      <w:snapToGrid w:val="0"/>
      <w:sz w:val="20"/>
      <w:szCs w:val="20"/>
    </w:rPr>
  </w:style>
  <w:style w:type="character" w:customStyle="1" w:styleId="BodyTextIndentChar">
    <w:name w:val="Body Text Indent Char"/>
    <w:basedOn w:val="DefaultParagraphFont"/>
    <w:link w:val="BodyTextIndent"/>
    <w:rsid w:val="00F01726"/>
    <w:rPr>
      <w:rFonts w:ascii="Arial" w:eastAsia="Times New Roman" w:hAnsi="Arial" w:cs="Times New Roman"/>
      <w:snapToGrid w:val="0"/>
      <w:sz w:val="20"/>
      <w:szCs w:val="20"/>
    </w:rPr>
  </w:style>
  <w:style w:type="paragraph" w:styleId="Caption">
    <w:name w:val="caption"/>
    <w:basedOn w:val="Normal"/>
    <w:next w:val="Normal"/>
    <w:link w:val="CaptionChar"/>
    <w:unhideWhenUsed/>
    <w:qFormat/>
    <w:rsid w:val="00F01726"/>
    <w:pPr>
      <w:spacing w:after="200" w:line="240" w:lineRule="auto"/>
      <w:ind w:firstLine="0"/>
      <w:jc w:val="center"/>
    </w:pPr>
    <w:rPr>
      <w:b/>
      <w:bCs/>
      <w:szCs w:val="18"/>
    </w:rPr>
  </w:style>
  <w:style w:type="character" w:customStyle="1" w:styleId="CaptionChar">
    <w:name w:val="Caption Char"/>
    <w:link w:val="Caption"/>
    <w:locked/>
    <w:rsid w:val="00F01726"/>
    <w:rPr>
      <w:b/>
      <w:bCs/>
      <w:sz w:val="24"/>
      <w:szCs w:val="18"/>
    </w:rPr>
  </w:style>
  <w:style w:type="paragraph" w:styleId="DocumentMap">
    <w:name w:val="Document Map"/>
    <w:basedOn w:val="Normal"/>
    <w:link w:val="DocumentMapChar"/>
    <w:uiPriority w:val="99"/>
    <w:semiHidden/>
    <w:unhideWhenUsed/>
    <w:rsid w:val="00F0172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01726"/>
    <w:rPr>
      <w:rFonts w:ascii="Tahoma" w:hAnsi="Tahoma" w:cs="Tahoma"/>
      <w:sz w:val="16"/>
      <w:szCs w:val="16"/>
    </w:rPr>
  </w:style>
  <w:style w:type="character" w:styleId="Emphasis">
    <w:name w:val="Emphasis"/>
    <w:basedOn w:val="DefaultParagraphFont"/>
    <w:uiPriority w:val="20"/>
    <w:qFormat/>
    <w:rsid w:val="00F01726"/>
    <w:rPr>
      <w:i/>
      <w:iCs/>
    </w:rPr>
  </w:style>
  <w:style w:type="paragraph" w:customStyle="1" w:styleId="FISHeading2">
    <w:name w:val="FIS_Heading2"/>
    <w:basedOn w:val="Heading2"/>
    <w:autoRedefine/>
    <w:rsid w:val="00F01726"/>
    <w:pPr>
      <w:keepLines w:val="0"/>
      <w:numPr>
        <w:ilvl w:val="0"/>
        <w:numId w:val="0"/>
      </w:numPr>
      <w:tabs>
        <w:tab w:val="num" w:pos="567"/>
      </w:tabs>
      <w:spacing w:before="180" w:after="120" w:line="300" w:lineRule="atLeast"/>
      <w:ind w:left="567" w:hanging="567"/>
      <w:jc w:val="left"/>
    </w:pPr>
    <w:rPr>
      <w:rFonts w:eastAsia="Times New Roman" w:cs="Times New Roman"/>
      <w:i/>
      <w:iCs/>
      <w:szCs w:val="28"/>
      <w:lang w:val="x-none" w:eastAsia="x-none"/>
    </w:rPr>
  </w:style>
  <w:style w:type="paragraph" w:customStyle="1" w:styleId="FISHeading3">
    <w:name w:val="FIS_Heading3"/>
    <w:basedOn w:val="Heading3"/>
    <w:autoRedefine/>
    <w:rsid w:val="00F01726"/>
    <w:pPr>
      <w:keepLines w:val="0"/>
      <w:numPr>
        <w:ilvl w:val="0"/>
        <w:numId w:val="0"/>
      </w:numPr>
      <w:tabs>
        <w:tab w:val="num" w:pos="851"/>
      </w:tabs>
      <w:spacing w:before="180" w:after="120" w:line="300" w:lineRule="atLeast"/>
      <w:ind w:left="851" w:hanging="851"/>
      <w:jc w:val="left"/>
    </w:pPr>
    <w:rPr>
      <w:rFonts w:eastAsia="Times New Roman" w:cs="Times New Roman"/>
      <w:color w:val="000080"/>
      <w:szCs w:val="26"/>
      <w:lang w:val="x-none" w:eastAsia="x-none"/>
    </w:rPr>
  </w:style>
  <w:style w:type="paragraph" w:customStyle="1" w:styleId="FISHeading4">
    <w:name w:val="FIS_Heading4"/>
    <w:basedOn w:val="Heading4"/>
    <w:autoRedefine/>
    <w:rsid w:val="00F01726"/>
    <w:pPr>
      <w:keepLines w:val="0"/>
      <w:numPr>
        <w:ilvl w:val="0"/>
        <w:numId w:val="0"/>
      </w:numPr>
      <w:tabs>
        <w:tab w:val="num" w:pos="992"/>
      </w:tabs>
      <w:spacing w:before="180" w:after="120" w:line="300" w:lineRule="atLeast"/>
      <w:ind w:left="992" w:hanging="992"/>
      <w:jc w:val="left"/>
    </w:pPr>
    <w:rPr>
      <w:rFonts w:eastAsia="Times New Roman" w:cs="Times New Roman"/>
      <w:i w:val="0"/>
      <w:iCs w:val="0"/>
      <w:color w:val="FF0000"/>
      <w:szCs w:val="24"/>
      <w:lang w:val="x-none" w:eastAsia="x-none"/>
    </w:rPr>
  </w:style>
  <w:style w:type="character" w:customStyle="1" w:styleId="Heading5Char">
    <w:name w:val="Heading 5 Char"/>
    <w:basedOn w:val="DefaultParagraphFont"/>
    <w:link w:val="Heading5"/>
    <w:uiPriority w:val="9"/>
    <w:rsid w:val="009A1DCE"/>
    <w:rPr>
      <w:rFonts w:ascii="Times New Roman" w:eastAsiaTheme="majorEastAsia" w:hAnsi="Times New Roman" w:cstheme="majorBidi"/>
      <w:i/>
      <w:sz w:val="30"/>
      <w:szCs w:val="28"/>
    </w:rPr>
  </w:style>
  <w:style w:type="paragraph" w:customStyle="1" w:styleId="FISHeading5">
    <w:name w:val="FIS_Heading5"/>
    <w:basedOn w:val="Heading5"/>
    <w:autoRedefine/>
    <w:rsid w:val="00F01726"/>
    <w:pPr>
      <w:keepLines w:val="0"/>
      <w:numPr>
        <w:ilvl w:val="0"/>
        <w:numId w:val="0"/>
      </w:numPr>
      <w:tabs>
        <w:tab w:val="num" w:pos="1314"/>
      </w:tabs>
      <w:spacing w:before="180" w:after="120" w:line="300" w:lineRule="atLeast"/>
      <w:ind w:left="1314" w:hanging="1134"/>
      <w:jc w:val="left"/>
    </w:pPr>
    <w:rPr>
      <w:rFonts w:ascii="Verdana" w:eastAsia="Times New Roman" w:hAnsi="Verdana" w:cs="Times New Roman"/>
      <w:b/>
      <w:bCs/>
      <w:i w:val="0"/>
      <w:iCs/>
      <w:color w:val="800000"/>
      <w:sz w:val="22"/>
      <w:szCs w:val="26"/>
    </w:rPr>
  </w:style>
  <w:style w:type="character" w:styleId="FollowedHyperlink">
    <w:name w:val="FollowedHyperlink"/>
    <w:basedOn w:val="DefaultParagraphFont"/>
    <w:uiPriority w:val="99"/>
    <w:semiHidden/>
    <w:unhideWhenUsed/>
    <w:rsid w:val="00F01726"/>
    <w:rPr>
      <w:color w:val="800080" w:themeColor="followedHyperlink"/>
      <w:u w:val="single"/>
    </w:rPr>
  </w:style>
  <w:style w:type="character" w:customStyle="1" w:styleId="Heading6Char">
    <w:name w:val="Heading 6 Char"/>
    <w:basedOn w:val="DefaultParagraphFont"/>
    <w:link w:val="Heading6"/>
    <w:uiPriority w:val="9"/>
    <w:rsid w:val="00F01726"/>
    <w:rPr>
      <w:rFonts w:asciiTheme="majorHAnsi" w:eastAsiaTheme="majorEastAsia" w:hAnsiTheme="majorHAnsi" w:cstheme="majorBidi"/>
      <w:b/>
      <w:iCs/>
      <w:color w:val="243F60" w:themeColor="accent1" w:themeShade="7F"/>
      <w:sz w:val="28"/>
      <w:szCs w:val="28"/>
    </w:rPr>
  </w:style>
  <w:style w:type="character" w:customStyle="1" w:styleId="Heading7Char">
    <w:name w:val="Heading 7 Char"/>
    <w:basedOn w:val="DefaultParagraphFont"/>
    <w:link w:val="Heading7"/>
    <w:uiPriority w:val="9"/>
    <w:rsid w:val="00F01726"/>
    <w:rPr>
      <w:rFonts w:asciiTheme="majorHAnsi" w:eastAsiaTheme="majorEastAsia" w:hAnsiTheme="majorHAnsi" w:cstheme="majorBidi"/>
      <w:b/>
      <w:i/>
      <w:iCs/>
      <w:color w:val="404040" w:themeColor="text1" w:themeTint="BF"/>
      <w:sz w:val="28"/>
      <w:szCs w:val="28"/>
    </w:rPr>
  </w:style>
  <w:style w:type="character" w:customStyle="1" w:styleId="Heading8Char">
    <w:name w:val="Heading 8 Char"/>
    <w:basedOn w:val="DefaultParagraphFont"/>
    <w:link w:val="Heading8"/>
    <w:uiPriority w:val="9"/>
    <w:rsid w:val="00F01726"/>
    <w:rPr>
      <w:rFonts w:asciiTheme="majorHAnsi" w:eastAsiaTheme="majorEastAsia" w:hAnsiTheme="majorHAnsi" w:cstheme="majorBidi"/>
      <w:color w:val="404040" w:themeColor="text1" w:themeTint="BF"/>
      <w:sz w:val="28"/>
      <w:szCs w:val="20"/>
    </w:rPr>
  </w:style>
  <w:style w:type="character" w:customStyle="1" w:styleId="Heading9Char">
    <w:name w:val="Heading 9 Char"/>
    <w:basedOn w:val="DefaultParagraphFont"/>
    <w:link w:val="Heading9"/>
    <w:uiPriority w:val="9"/>
    <w:semiHidden/>
    <w:rsid w:val="00F01726"/>
    <w:rPr>
      <w:rFonts w:asciiTheme="majorHAnsi" w:eastAsiaTheme="majorEastAsia" w:hAnsiTheme="majorHAnsi" w:cstheme="majorBidi"/>
      <w:i/>
      <w:iCs/>
      <w:color w:val="404040" w:themeColor="text1" w:themeTint="BF"/>
      <w:sz w:val="28"/>
      <w:szCs w:val="20"/>
    </w:rPr>
  </w:style>
  <w:style w:type="paragraph" w:styleId="ListBullet2">
    <w:name w:val="List Bullet 2"/>
    <w:basedOn w:val="Normal"/>
    <w:uiPriority w:val="99"/>
    <w:unhideWhenUsed/>
    <w:qFormat/>
    <w:rsid w:val="00F01726"/>
    <w:pPr>
      <w:numPr>
        <w:numId w:val="2"/>
      </w:numPr>
      <w:tabs>
        <w:tab w:val="left" w:pos="1134"/>
      </w:tabs>
      <w:contextualSpacing/>
    </w:pPr>
  </w:style>
  <w:style w:type="paragraph" w:styleId="ListBullet3">
    <w:name w:val="List Bullet 3"/>
    <w:basedOn w:val="Normal"/>
    <w:uiPriority w:val="99"/>
    <w:unhideWhenUsed/>
    <w:qFormat/>
    <w:rsid w:val="00791189"/>
    <w:pPr>
      <w:numPr>
        <w:numId w:val="3"/>
      </w:numPr>
      <w:tabs>
        <w:tab w:val="clear" w:pos="990"/>
        <w:tab w:val="num" w:pos="926"/>
        <w:tab w:val="left" w:pos="1418"/>
      </w:tabs>
      <w:ind w:left="926"/>
      <w:contextualSpacing/>
    </w:pPr>
  </w:style>
  <w:style w:type="paragraph" w:styleId="ListBullet4">
    <w:name w:val="List Bullet 4"/>
    <w:basedOn w:val="Normal"/>
    <w:uiPriority w:val="99"/>
    <w:unhideWhenUsed/>
    <w:qFormat/>
    <w:rsid w:val="00791189"/>
    <w:pPr>
      <w:numPr>
        <w:numId w:val="4"/>
      </w:numPr>
      <w:tabs>
        <w:tab w:val="left" w:pos="1701"/>
      </w:tabs>
      <w:contextualSpacing/>
    </w:pPr>
  </w:style>
  <w:style w:type="paragraph" w:styleId="ListNumber">
    <w:name w:val="List Number"/>
    <w:basedOn w:val="Normal"/>
    <w:uiPriority w:val="99"/>
    <w:unhideWhenUsed/>
    <w:qFormat/>
    <w:rsid w:val="00F01726"/>
    <w:pPr>
      <w:numPr>
        <w:numId w:val="5"/>
      </w:numPr>
      <w:contextualSpacing/>
    </w:pPr>
  </w:style>
  <w:style w:type="paragraph" w:styleId="NoSpacing">
    <w:name w:val="No Spacing"/>
    <w:link w:val="NoSpacingChar"/>
    <w:uiPriority w:val="1"/>
    <w:qFormat/>
    <w:rsid w:val="00F01726"/>
    <w:pPr>
      <w:spacing w:after="0" w:line="240" w:lineRule="auto"/>
      <w:jc w:val="both"/>
    </w:pPr>
    <w:rPr>
      <w:sz w:val="28"/>
      <w:szCs w:val="28"/>
    </w:rPr>
  </w:style>
  <w:style w:type="character" w:customStyle="1" w:styleId="NoSpacingChar">
    <w:name w:val="No Spacing Char"/>
    <w:basedOn w:val="DefaultParagraphFont"/>
    <w:link w:val="NoSpacing"/>
    <w:uiPriority w:val="1"/>
    <w:rsid w:val="00F01726"/>
    <w:rPr>
      <w:sz w:val="28"/>
      <w:szCs w:val="28"/>
    </w:rPr>
  </w:style>
  <w:style w:type="paragraph" w:styleId="NormalWeb">
    <w:name w:val="Normal (Web)"/>
    <w:basedOn w:val="Normal"/>
    <w:uiPriority w:val="99"/>
    <w:unhideWhenUsed/>
    <w:rsid w:val="00F01726"/>
    <w:pPr>
      <w:spacing w:before="100" w:beforeAutospacing="1" w:after="100" w:afterAutospacing="1" w:line="240" w:lineRule="auto"/>
      <w:ind w:firstLine="0"/>
      <w:jc w:val="left"/>
    </w:pPr>
    <w:rPr>
      <w:szCs w:val="24"/>
    </w:rPr>
  </w:style>
  <w:style w:type="paragraph" w:customStyle="1" w:styleId="NormalTableHeader">
    <w:name w:val="Normal Table Header"/>
    <w:rsid w:val="00F01726"/>
    <w:pPr>
      <w:keepNext/>
      <w:tabs>
        <w:tab w:val="left" w:pos="702"/>
        <w:tab w:val="left" w:pos="1080"/>
      </w:tabs>
      <w:spacing w:before="40" w:after="40" w:line="240" w:lineRule="auto"/>
      <w:jc w:val="center"/>
    </w:pPr>
    <w:rPr>
      <w:rFonts w:ascii="Arial" w:eastAsia="MS Mincho" w:hAnsi="Arial" w:cs="Arial"/>
      <w:b/>
      <w:snapToGrid w:val="0"/>
      <w:sz w:val="20"/>
      <w:szCs w:val="20"/>
      <w:lang w:eastAsia="ja-JP"/>
    </w:rPr>
  </w:style>
  <w:style w:type="paragraph" w:customStyle="1" w:styleId="NormalTB">
    <w:name w:val="NormalTB"/>
    <w:rsid w:val="00F01726"/>
    <w:pPr>
      <w:spacing w:after="0" w:line="240" w:lineRule="auto"/>
      <w:jc w:val="center"/>
    </w:pPr>
    <w:rPr>
      <w:rFonts w:ascii=".VnTime" w:eastAsia="Times New Roman" w:hAnsi=".VnTime" w:cs="Times New Roman"/>
      <w:sz w:val="20"/>
      <w:szCs w:val="20"/>
      <w:lang w:val="en-AU"/>
    </w:rPr>
  </w:style>
  <w:style w:type="paragraph" w:customStyle="1" w:styleId="Picture">
    <w:name w:val="Picture"/>
    <w:basedOn w:val="Normal"/>
    <w:qFormat/>
    <w:rsid w:val="00F01726"/>
    <w:pPr>
      <w:spacing w:before="120" w:after="0"/>
      <w:ind w:firstLine="0"/>
      <w:jc w:val="center"/>
    </w:pPr>
  </w:style>
  <w:style w:type="table" w:customStyle="1" w:styleId="PlainTable11">
    <w:name w:val="Plain Table 11"/>
    <w:basedOn w:val="TableNormal"/>
    <w:uiPriority w:val="41"/>
    <w:rsid w:val="00F01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F01726"/>
    <w:rPr>
      <w:b/>
      <w:bCs/>
    </w:rPr>
  </w:style>
  <w:style w:type="character" w:customStyle="1" w:styleId="Style1Char">
    <w:name w:val="Style1 Char"/>
    <w:basedOn w:val="Heading2Char"/>
    <w:link w:val="Style1"/>
    <w:rsid w:val="00F01726"/>
    <w:rPr>
      <w:rFonts w:ascii="Times New Roman" w:eastAsiaTheme="majorEastAsia" w:hAnsi="Times New Roman" w:cstheme="majorBidi"/>
      <w:b/>
      <w:bCs/>
      <w:i w:val="0"/>
      <w:sz w:val="32"/>
      <w:szCs w:val="26"/>
      <w:lang w:val="vi-VN"/>
    </w:rPr>
  </w:style>
  <w:style w:type="paragraph" w:styleId="Subtitle">
    <w:name w:val="Subtitle"/>
    <w:basedOn w:val="Normal"/>
    <w:next w:val="Normal"/>
    <w:link w:val="SubtitleChar"/>
    <w:uiPriority w:val="11"/>
    <w:qFormat/>
    <w:rsid w:val="00F01726"/>
    <w:pPr>
      <w:ind w:firstLine="0"/>
      <w:jc w:val="center"/>
    </w:pPr>
    <w:rPr>
      <w:b/>
      <w:noProof/>
    </w:rPr>
  </w:style>
  <w:style w:type="character" w:customStyle="1" w:styleId="SubtitleChar">
    <w:name w:val="Subtitle Char"/>
    <w:basedOn w:val="DefaultParagraphFont"/>
    <w:link w:val="Subtitle"/>
    <w:uiPriority w:val="11"/>
    <w:rsid w:val="00F01726"/>
    <w:rPr>
      <w:rFonts w:ascii="Times New Roman" w:hAnsi="Times New Roman" w:cs="Times New Roman"/>
      <w:b/>
      <w:noProof/>
      <w:sz w:val="28"/>
      <w:szCs w:val="28"/>
    </w:rPr>
  </w:style>
  <w:style w:type="table" w:customStyle="1" w:styleId="TableGridLight1">
    <w:name w:val="Table Grid Light1"/>
    <w:basedOn w:val="TableNormal"/>
    <w:uiPriority w:val="40"/>
    <w:rsid w:val="00F017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
    <w:name w:val="Table Heading"/>
    <w:basedOn w:val="Normal"/>
    <w:autoRedefine/>
    <w:rsid w:val="00F01726"/>
    <w:pPr>
      <w:keepLines/>
      <w:spacing w:after="0"/>
      <w:ind w:left="-48" w:firstLine="18"/>
    </w:pPr>
    <w:rPr>
      <w:rFonts w:cs="Arial"/>
      <w:b/>
      <w:szCs w:val="24"/>
    </w:rPr>
  </w:style>
  <w:style w:type="paragraph" w:customStyle="1" w:styleId="TableText">
    <w:name w:val="Table Text"/>
    <w:link w:val="TableTextChar"/>
    <w:qFormat/>
    <w:rsid w:val="00F56120"/>
    <w:pPr>
      <w:spacing w:before="60" w:after="60" w:line="240" w:lineRule="auto"/>
      <w:jc w:val="both"/>
    </w:pPr>
    <w:rPr>
      <w:rFonts w:ascii="Times New Roman" w:hAnsi="Times New Roman"/>
      <w:noProof/>
      <w:sz w:val="28"/>
      <w:szCs w:val="28"/>
      <w:lang w:eastAsia="vi-VN"/>
    </w:rPr>
  </w:style>
  <w:style w:type="character" w:customStyle="1" w:styleId="TableTextChar">
    <w:name w:val="Table Text Char"/>
    <w:link w:val="TableText"/>
    <w:locked/>
    <w:rsid w:val="00F56120"/>
    <w:rPr>
      <w:rFonts w:ascii="Times New Roman" w:hAnsi="Times New Roman"/>
      <w:noProof/>
      <w:sz w:val="28"/>
      <w:szCs w:val="28"/>
      <w:lang w:eastAsia="vi-VN"/>
    </w:rPr>
  </w:style>
  <w:style w:type="paragraph" w:styleId="Title">
    <w:name w:val="Title"/>
    <w:basedOn w:val="Normal"/>
    <w:next w:val="Normal"/>
    <w:link w:val="TitleChar"/>
    <w:uiPriority w:val="10"/>
    <w:qFormat/>
    <w:rsid w:val="00F01726"/>
    <w:pPr>
      <w:spacing w:before="60" w:after="60" w:line="312" w:lineRule="auto"/>
      <w:ind w:firstLine="0"/>
      <w:jc w:val="center"/>
    </w:pPr>
    <w:rPr>
      <w:b/>
      <w:sz w:val="32"/>
      <w:lang w:val="vi-VN"/>
    </w:rPr>
  </w:style>
  <w:style w:type="character" w:customStyle="1" w:styleId="TitleChar">
    <w:name w:val="Title Char"/>
    <w:basedOn w:val="DefaultParagraphFont"/>
    <w:link w:val="Title"/>
    <w:uiPriority w:val="10"/>
    <w:rsid w:val="00F01726"/>
    <w:rPr>
      <w:rFonts w:ascii="Times New Roman" w:hAnsi="Times New Roman" w:cs="Times New Roman"/>
      <w:b/>
      <w:sz w:val="32"/>
      <w:szCs w:val="28"/>
      <w:lang w:val="vi-VN"/>
    </w:rPr>
  </w:style>
  <w:style w:type="paragraph" w:styleId="TOC4">
    <w:name w:val="toc 4"/>
    <w:basedOn w:val="Normal"/>
    <w:next w:val="Normal"/>
    <w:autoRedefine/>
    <w:uiPriority w:val="39"/>
    <w:unhideWhenUsed/>
    <w:rsid w:val="00F01726"/>
    <w:pPr>
      <w:spacing w:after="100"/>
      <w:ind w:left="660"/>
    </w:pPr>
  </w:style>
  <w:style w:type="paragraph" w:styleId="TOC5">
    <w:name w:val="toc 5"/>
    <w:basedOn w:val="Normal"/>
    <w:next w:val="Normal"/>
    <w:autoRedefine/>
    <w:uiPriority w:val="39"/>
    <w:unhideWhenUsed/>
    <w:rsid w:val="00F01726"/>
    <w:pPr>
      <w:spacing w:after="100"/>
      <w:ind w:left="880"/>
    </w:pPr>
  </w:style>
  <w:style w:type="paragraph" w:styleId="TOC6">
    <w:name w:val="toc 6"/>
    <w:basedOn w:val="Normal"/>
    <w:next w:val="Normal"/>
    <w:autoRedefine/>
    <w:uiPriority w:val="39"/>
    <w:unhideWhenUsed/>
    <w:rsid w:val="00F01726"/>
    <w:pPr>
      <w:spacing w:after="100" w:line="276" w:lineRule="auto"/>
      <w:ind w:left="1100"/>
    </w:pPr>
    <w:rPr>
      <w:rFonts w:eastAsiaTheme="minorEastAsia"/>
    </w:rPr>
  </w:style>
  <w:style w:type="paragraph" w:styleId="TOC7">
    <w:name w:val="toc 7"/>
    <w:basedOn w:val="Normal"/>
    <w:next w:val="Normal"/>
    <w:autoRedefine/>
    <w:uiPriority w:val="39"/>
    <w:unhideWhenUsed/>
    <w:rsid w:val="00F01726"/>
    <w:pPr>
      <w:spacing w:after="100" w:line="276" w:lineRule="auto"/>
      <w:ind w:left="1320"/>
    </w:pPr>
    <w:rPr>
      <w:rFonts w:eastAsiaTheme="minorEastAsia"/>
    </w:rPr>
  </w:style>
  <w:style w:type="paragraph" w:styleId="TOC8">
    <w:name w:val="toc 8"/>
    <w:basedOn w:val="Normal"/>
    <w:next w:val="Normal"/>
    <w:autoRedefine/>
    <w:uiPriority w:val="39"/>
    <w:unhideWhenUsed/>
    <w:rsid w:val="00F01726"/>
    <w:pPr>
      <w:spacing w:after="100" w:line="276" w:lineRule="auto"/>
      <w:ind w:left="1540"/>
    </w:pPr>
    <w:rPr>
      <w:rFonts w:eastAsiaTheme="minorEastAsia"/>
    </w:rPr>
  </w:style>
  <w:style w:type="paragraph" w:styleId="TOC9">
    <w:name w:val="toc 9"/>
    <w:basedOn w:val="Normal"/>
    <w:next w:val="Normal"/>
    <w:autoRedefine/>
    <w:uiPriority w:val="39"/>
    <w:unhideWhenUsed/>
    <w:rsid w:val="00F01726"/>
    <w:pPr>
      <w:spacing w:after="100" w:line="276" w:lineRule="auto"/>
      <w:ind w:left="1760"/>
    </w:pPr>
    <w:rPr>
      <w:rFonts w:eastAsiaTheme="minorEastAsia"/>
    </w:rPr>
  </w:style>
  <w:style w:type="paragraph" w:styleId="TOCHeading">
    <w:name w:val="TOC Heading"/>
    <w:basedOn w:val="Heading1"/>
    <w:next w:val="Normal"/>
    <w:uiPriority w:val="39"/>
    <w:unhideWhenUsed/>
    <w:qFormat/>
    <w:rsid w:val="00F01726"/>
    <w:pPr>
      <w:numPr>
        <w:numId w:val="0"/>
      </w:numPr>
      <w:spacing w:line="276" w:lineRule="auto"/>
      <w:outlineLvl w:val="9"/>
    </w:pPr>
    <w:rPr>
      <w:lang w:eastAsia="ja-JP"/>
    </w:rPr>
  </w:style>
  <w:style w:type="paragraph" w:styleId="Revision">
    <w:name w:val="Revision"/>
    <w:hidden/>
    <w:uiPriority w:val="99"/>
    <w:semiHidden/>
    <w:rsid w:val="001B3565"/>
    <w:pPr>
      <w:spacing w:after="0" w:line="240" w:lineRule="auto"/>
    </w:pPr>
    <w:rPr>
      <w:rFonts w:ascii="Times New Roman" w:hAnsi="Times New Roman"/>
      <w:sz w:val="28"/>
      <w:szCs w:val="28"/>
    </w:rPr>
  </w:style>
  <w:style w:type="paragraph" w:customStyle="1" w:styleId="SHBLevel1">
    <w:name w:val="SHB_Level1"/>
    <w:basedOn w:val="Heading1"/>
    <w:qFormat/>
    <w:rsid w:val="002405AE"/>
    <w:pPr>
      <w:pageBreakBefore w:val="0"/>
      <w:numPr>
        <w:numId w:val="8"/>
      </w:numPr>
      <w:pBdr>
        <w:top w:val="nil"/>
        <w:left w:val="nil"/>
        <w:bottom w:val="nil"/>
        <w:right w:val="nil"/>
        <w:between w:val="nil"/>
      </w:pBdr>
      <w:spacing w:before="240" w:line="259" w:lineRule="auto"/>
      <w:jc w:val="left"/>
    </w:pPr>
    <w:rPr>
      <w:rFonts w:ascii="Verdana" w:eastAsia="Verdana" w:hAnsi="Verdana" w:cs="Verdana"/>
      <w:b w:val="0"/>
      <w:bCs w:val="0"/>
      <w:color w:val="000000" w:themeColor="text1"/>
      <w:szCs w:val="32"/>
    </w:rPr>
  </w:style>
  <w:style w:type="paragraph" w:customStyle="1" w:styleId="SHBLevel2">
    <w:name w:val="SHB_Level2"/>
    <w:basedOn w:val="Heading2"/>
    <w:qFormat/>
    <w:rsid w:val="002405AE"/>
    <w:pPr>
      <w:numPr>
        <w:numId w:val="8"/>
      </w:numPr>
      <w:pBdr>
        <w:top w:val="nil"/>
        <w:left w:val="nil"/>
        <w:bottom w:val="nil"/>
        <w:right w:val="nil"/>
        <w:between w:val="nil"/>
      </w:pBdr>
      <w:spacing w:before="40" w:line="259" w:lineRule="auto"/>
      <w:jc w:val="left"/>
    </w:pPr>
    <w:rPr>
      <w:rFonts w:ascii="Verdana" w:eastAsia="Verdana" w:hAnsi="Verdana" w:cs="Verdana"/>
      <w:b w:val="0"/>
      <w:bCs w:val="0"/>
      <w:i/>
      <w:color w:val="000000" w:themeColor="text1"/>
      <w:sz w:val="26"/>
    </w:rPr>
  </w:style>
  <w:style w:type="paragraph" w:customStyle="1" w:styleId="SHBLevel3">
    <w:name w:val="SHB_Level3"/>
    <w:basedOn w:val="Heading3"/>
    <w:qFormat/>
    <w:rsid w:val="002405AE"/>
    <w:pPr>
      <w:numPr>
        <w:numId w:val="8"/>
      </w:numPr>
      <w:pBdr>
        <w:top w:val="nil"/>
        <w:left w:val="nil"/>
        <w:bottom w:val="nil"/>
        <w:right w:val="nil"/>
        <w:between w:val="nil"/>
      </w:pBdr>
      <w:spacing w:before="40" w:line="259" w:lineRule="auto"/>
      <w:jc w:val="left"/>
    </w:pPr>
    <w:rPr>
      <w:rFonts w:ascii="Verdana" w:eastAsia="Verdana" w:hAnsi="Verdana" w:cs="Verdana"/>
      <w:b w:val="0"/>
      <w:bCs w:val="0"/>
      <w:i w:val="0"/>
      <w:color w:val="000000" w:themeColor="text1"/>
      <w:sz w:val="24"/>
      <w:szCs w:val="24"/>
    </w:rPr>
  </w:style>
  <w:style w:type="paragraph" w:customStyle="1" w:styleId="SHBLevel4">
    <w:name w:val="SHB_Level4"/>
    <w:basedOn w:val="Heading4"/>
    <w:qFormat/>
    <w:rsid w:val="002405AE"/>
    <w:pPr>
      <w:numPr>
        <w:numId w:val="8"/>
      </w:numPr>
      <w:pBdr>
        <w:top w:val="nil"/>
        <w:left w:val="nil"/>
        <w:bottom w:val="nil"/>
        <w:right w:val="nil"/>
        <w:between w:val="nil"/>
      </w:pBdr>
      <w:spacing w:before="40" w:line="259" w:lineRule="auto"/>
      <w:jc w:val="left"/>
    </w:pPr>
    <w:rPr>
      <w:rFonts w:ascii="Verdana" w:eastAsia="Verdana" w:hAnsi="Verdana" w:cs="Verdana"/>
      <w:b w:val="0"/>
      <w:bCs w:val="0"/>
      <w:iCs w:val="0"/>
      <w:color w:val="000000" w:themeColor="text1"/>
      <w:sz w:val="20"/>
      <w:szCs w:val="20"/>
    </w:rPr>
  </w:style>
  <w:style w:type="paragraph" w:customStyle="1" w:styleId="SHBDetailL0">
    <w:name w:val="SHB_Detail_L0"/>
    <w:basedOn w:val="Normal"/>
    <w:link w:val="SHBDetailL0Char"/>
    <w:qFormat/>
    <w:rsid w:val="002405AE"/>
    <w:pPr>
      <w:numPr>
        <w:ilvl w:val="4"/>
        <w:numId w:val="8"/>
      </w:numPr>
      <w:pBdr>
        <w:top w:val="nil"/>
        <w:left w:val="nil"/>
        <w:bottom w:val="nil"/>
        <w:right w:val="nil"/>
        <w:between w:val="nil"/>
      </w:pBdr>
      <w:spacing w:after="160" w:line="259" w:lineRule="auto"/>
      <w:jc w:val="left"/>
    </w:pPr>
    <w:rPr>
      <w:rFonts w:ascii="Verdana" w:eastAsia="Arial" w:hAnsi="Verdana" w:cs="Arial"/>
      <w:color w:val="000000"/>
      <w:sz w:val="20"/>
      <w:szCs w:val="20"/>
    </w:rPr>
  </w:style>
  <w:style w:type="character" w:customStyle="1" w:styleId="SHBDetailL0Char">
    <w:name w:val="SHB_Detail_L0 Char"/>
    <w:link w:val="SHBDetailL0"/>
    <w:rsid w:val="002405AE"/>
    <w:rPr>
      <w:rFonts w:ascii="Verdana" w:eastAsia="Arial" w:hAnsi="Verdana" w:cs="Arial"/>
      <w:color w:val="000000"/>
      <w:sz w:val="20"/>
      <w:szCs w:val="20"/>
    </w:rPr>
  </w:style>
  <w:style w:type="paragraph" w:customStyle="1" w:styleId="FISNormal">
    <w:name w:val="FIS_Normal"/>
    <w:qFormat/>
    <w:rsid w:val="002405AE"/>
    <w:pPr>
      <w:keepLines/>
      <w:tabs>
        <w:tab w:val="left" w:pos="567"/>
        <w:tab w:val="left" w:pos="1134"/>
      </w:tabs>
      <w:adjustRightInd w:val="0"/>
      <w:spacing w:before="120" w:after="0" w:line="300" w:lineRule="auto"/>
      <w:ind w:left="567"/>
      <w:jc w:val="both"/>
      <w:textAlignment w:val="baseline"/>
    </w:pPr>
    <w:rPr>
      <w:rFonts w:ascii="Verdana" w:eastAsia="Times New Roman" w:hAnsi="Verdana" w:cs="Times New Roman"/>
      <w:szCs w:val="24"/>
    </w:rPr>
  </w:style>
  <w:style w:type="paragraph" w:customStyle="1" w:styleId="FISHeading1">
    <w:name w:val="FIS_Heading1"/>
    <w:basedOn w:val="Heading1"/>
    <w:next w:val="FISNormal"/>
    <w:rsid w:val="00A93E65"/>
    <w:pPr>
      <w:keepNext w:val="0"/>
      <w:keepLines w:val="0"/>
      <w:widowControl w:val="0"/>
      <w:numPr>
        <w:numId w:val="0"/>
      </w:numPr>
      <w:shd w:val="clear" w:color="auto" w:fill="F7CAAC"/>
      <w:tabs>
        <w:tab w:val="left" w:pos="567"/>
      </w:tabs>
      <w:adjustRightInd w:val="0"/>
      <w:spacing w:before="360" w:line="276" w:lineRule="auto"/>
      <w:ind w:left="360" w:hanging="360"/>
      <w:contextualSpacing/>
      <w:jc w:val="left"/>
      <w:textAlignment w:val="baseline"/>
    </w:pPr>
    <w:rPr>
      <w:rFonts w:ascii="Verdana" w:eastAsia="Times New Roman" w:hAnsi="Verdana" w:cs="Arial"/>
      <w:bCs w:val="0"/>
      <w:caps/>
      <w:color w:val="000000" w:themeColor="text1"/>
      <w:kern w:val="32"/>
      <w:sz w:val="28"/>
      <w:szCs w:val="24"/>
      <w:lang w:eastAsia="vi-VN"/>
    </w:rPr>
  </w:style>
  <w:style w:type="paragraph" w:customStyle="1" w:styleId="FISHeading6">
    <w:name w:val="FIS_Heading6"/>
    <w:basedOn w:val="FISHeading5"/>
    <w:rsid w:val="00A93E65"/>
    <w:pPr>
      <w:keepNext w:val="0"/>
      <w:widowControl w:val="0"/>
      <w:tabs>
        <w:tab w:val="clear" w:pos="1314"/>
        <w:tab w:val="left" w:pos="284"/>
      </w:tabs>
      <w:adjustRightInd w:val="0"/>
      <w:spacing w:before="120" w:after="0" w:line="276" w:lineRule="auto"/>
      <w:ind w:left="851" w:hanging="284"/>
      <w:textAlignment w:val="baseline"/>
    </w:pPr>
    <w:rPr>
      <w:b w:val="0"/>
      <w:color w:val="000000" w:themeColor="text1"/>
      <w:sz w:val="24"/>
      <w:szCs w:val="24"/>
      <w:u w:val="single"/>
      <w:lang w:eastAsia="vi-VN"/>
    </w:rPr>
  </w:style>
  <w:style w:type="paragraph" w:customStyle="1" w:styleId="StyleJustified">
    <w:name w:val="Style Justified"/>
    <w:basedOn w:val="Normal"/>
    <w:rsid w:val="00A93E65"/>
    <w:pPr>
      <w:spacing w:after="0" w:line="240" w:lineRule="auto"/>
      <w:ind w:firstLine="0"/>
    </w:pPr>
    <w:rPr>
      <w:sz w:val="26"/>
      <w:szCs w:val="20"/>
    </w:rPr>
  </w:style>
  <w:style w:type="paragraph" w:styleId="HTMLPreformatted">
    <w:name w:val="HTML Preformatted"/>
    <w:basedOn w:val="Normal"/>
    <w:link w:val="HTMLPreformattedChar"/>
    <w:uiPriority w:val="99"/>
    <w:unhideWhenUsed/>
    <w:rsid w:val="0084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442A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03886"/>
    <w:rPr>
      <w:color w:val="605E5C"/>
      <w:shd w:val="clear" w:color="auto" w:fill="E1DFDD"/>
    </w:rPr>
  </w:style>
  <w:style w:type="character" w:customStyle="1" w:styleId="ui-provider">
    <w:name w:val="ui-provider"/>
    <w:basedOn w:val="DefaultParagraphFont"/>
    <w:rsid w:val="0094385B"/>
  </w:style>
  <w:style w:type="paragraph" w:customStyle="1" w:styleId="tablehead">
    <w:name w:val="tableheadẻ"/>
    <w:basedOn w:val="Normal"/>
    <w:qFormat/>
    <w:rsid w:val="00E87C28"/>
    <w:pPr>
      <w:tabs>
        <w:tab w:val="left" w:pos="360"/>
      </w:tabs>
      <w:spacing w:before="60" w:after="60" w:line="240" w:lineRule="auto"/>
      <w:ind w:firstLine="0"/>
      <w:jc w:val="left"/>
    </w:pPr>
    <w:rPr>
      <w:b/>
      <w:bCs/>
      <w:szCs w:val="24"/>
    </w:rPr>
  </w:style>
  <w:style w:type="paragraph" w:customStyle="1" w:styleId="Normal1">
    <w:name w:val="Normal1"/>
    <w:link w:val="Normal1Char"/>
    <w:rsid w:val="00A11501"/>
    <w:pPr>
      <w:pBdr>
        <w:top w:val="nil"/>
        <w:left w:val="nil"/>
        <w:bottom w:val="nil"/>
        <w:right w:val="nil"/>
        <w:between w:val="nil"/>
      </w:pBdr>
      <w:spacing w:after="160" w:line="259" w:lineRule="auto"/>
    </w:pPr>
    <w:rPr>
      <w:rFonts w:ascii="Calibri" w:eastAsia="Calibri" w:hAnsi="Calibri" w:cs="Calibri"/>
      <w:color w:val="000000"/>
      <w14:ligatures w14:val="standardContextual"/>
    </w:rPr>
  </w:style>
  <w:style w:type="character" w:customStyle="1" w:styleId="Normal1Char">
    <w:name w:val="Normal1 Char"/>
    <w:link w:val="Normal1"/>
    <w:rsid w:val="00A11501"/>
    <w:rPr>
      <w:rFonts w:ascii="Calibri" w:eastAsia="Calibri" w:hAnsi="Calibri" w:cs="Calibri"/>
      <w:color w:val="000000"/>
      <w14:ligatures w14:val="standardContextual"/>
    </w:rPr>
  </w:style>
  <w:style w:type="paragraph" w:customStyle="1" w:styleId="Tablenormal0">
    <w:name w:val="Table normal"/>
    <w:basedOn w:val="Normal"/>
    <w:link w:val="TablenormalChar"/>
    <w:qFormat/>
    <w:rsid w:val="00A11501"/>
    <w:pPr>
      <w:spacing w:before="120" w:line="240" w:lineRule="auto"/>
      <w:ind w:firstLine="0"/>
      <w:contextualSpacing/>
      <w:jc w:val="left"/>
    </w:pPr>
    <w:rPr>
      <w:szCs w:val="20"/>
    </w:rPr>
  </w:style>
  <w:style w:type="character" w:customStyle="1" w:styleId="TablenormalChar">
    <w:name w:val="Table normal Char"/>
    <w:basedOn w:val="DefaultParagraphFont"/>
    <w:link w:val="Tablenormal0"/>
    <w:rsid w:val="00A11501"/>
    <w:rPr>
      <w:rFonts w:ascii="Times New Roman" w:eastAsia="Times New Roman" w:hAnsi="Times New Roman" w:cs="Times New Roman"/>
      <w:sz w:val="24"/>
      <w:szCs w:val="20"/>
    </w:rPr>
  </w:style>
  <w:style w:type="paragraph" w:customStyle="1" w:styleId="Tableheader">
    <w:name w:val="Table header"/>
    <w:basedOn w:val="Tablenormal0"/>
    <w:link w:val="TableheaderChar"/>
    <w:qFormat/>
    <w:rsid w:val="00A11501"/>
    <w:pPr>
      <w:spacing w:before="0"/>
    </w:pPr>
    <w:rPr>
      <w:b/>
      <w:bCs/>
    </w:rPr>
  </w:style>
  <w:style w:type="character" w:customStyle="1" w:styleId="TableheaderChar">
    <w:name w:val="Table header Char"/>
    <w:basedOn w:val="TablenormalChar"/>
    <w:link w:val="Tableheader"/>
    <w:rsid w:val="00A11501"/>
    <w:rPr>
      <w:rFonts w:ascii="Times New Roman" w:eastAsia="Times New Roman" w:hAnsi="Times New Roman" w:cs="Times New Roman"/>
      <w:b/>
      <w:b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657">
      <w:bodyDiv w:val="1"/>
      <w:marLeft w:val="0"/>
      <w:marRight w:val="0"/>
      <w:marTop w:val="0"/>
      <w:marBottom w:val="0"/>
      <w:divBdr>
        <w:top w:val="none" w:sz="0" w:space="0" w:color="auto"/>
        <w:left w:val="none" w:sz="0" w:space="0" w:color="auto"/>
        <w:bottom w:val="none" w:sz="0" w:space="0" w:color="auto"/>
        <w:right w:val="none" w:sz="0" w:space="0" w:color="auto"/>
      </w:divBdr>
      <w:divsChild>
        <w:div w:id="1397704659">
          <w:marLeft w:val="0"/>
          <w:marRight w:val="0"/>
          <w:marTop w:val="0"/>
          <w:marBottom w:val="0"/>
          <w:divBdr>
            <w:top w:val="none" w:sz="0" w:space="0" w:color="auto"/>
            <w:left w:val="none" w:sz="0" w:space="0" w:color="auto"/>
            <w:bottom w:val="none" w:sz="0" w:space="0" w:color="auto"/>
            <w:right w:val="none" w:sz="0" w:space="0" w:color="auto"/>
          </w:divBdr>
          <w:divsChild>
            <w:div w:id="13411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223">
      <w:bodyDiv w:val="1"/>
      <w:marLeft w:val="0"/>
      <w:marRight w:val="0"/>
      <w:marTop w:val="0"/>
      <w:marBottom w:val="0"/>
      <w:divBdr>
        <w:top w:val="none" w:sz="0" w:space="0" w:color="auto"/>
        <w:left w:val="none" w:sz="0" w:space="0" w:color="auto"/>
        <w:bottom w:val="none" w:sz="0" w:space="0" w:color="auto"/>
        <w:right w:val="none" w:sz="0" w:space="0" w:color="auto"/>
      </w:divBdr>
      <w:divsChild>
        <w:div w:id="1799839007">
          <w:marLeft w:val="0"/>
          <w:marRight w:val="0"/>
          <w:marTop w:val="0"/>
          <w:marBottom w:val="0"/>
          <w:divBdr>
            <w:top w:val="none" w:sz="0" w:space="0" w:color="auto"/>
            <w:left w:val="none" w:sz="0" w:space="0" w:color="auto"/>
            <w:bottom w:val="none" w:sz="0" w:space="0" w:color="auto"/>
            <w:right w:val="none" w:sz="0" w:space="0" w:color="auto"/>
          </w:divBdr>
          <w:divsChild>
            <w:div w:id="204512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3234">
      <w:bodyDiv w:val="1"/>
      <w:marLeft w:val="0"/>
      <w:marRight w:val="0"/>
      <w:marTop w:val="0"/>
      <w:marBottom w:val="0"/>
      <w:divBdr>
        <w:top w:val="none" w:sz="0" w:space="0" w:color="auto"/>
        <w:left w:val="none" w:sz="0" w:space="0" w:color="auto"/>
        <w:bottom w:val="none" w:sz="0" w:space="0" w:color="auto"/>
        <w:right w:val="none" w:sz="0" w:space="0" w:color="auto"/>
      </w:divBdr>
      <w:divsChild>
        <w:div w:id="854735025">
          <w:marLeft w:val="0"/>
          <w:marRight w:val="0"/>
          <w:marTop w:val="0"/>
          <w:marBottom w:val="0"/>
          <w:divBdr>
            <w:top w:val="none" w:sz="0" w:space="0" w:color="auto"/>
            <w:left w:val="none" w:sz="0" w:space="0" w:color="auto"/>
            <w:bottom w:val="none" w:sz="0" w:space="0" w:color="auto"/>
            <w:right w:val="none" w:sz="0" w:space="0" w:color="auto"/>
          </w:divBdr>
          <w:divsChild>
            <w:div w:id="7263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257">
      <w:bodyDiv w:val="1"/>
      <w:marLeft w:val="30"/>
      <w:marRight w:val="30"/>
      <w:marTop w:val="0"/>
      <w:marBottom w:val="0"/>
      <w:divBdr>
        <w:top w:val="none" w:sz="0" w:space="0" w:color="auto"/>
        <w:left w:val="none" w:sz="0" w:space="0" w:color="auto"/>
        <w:bottom w:val="none" w:sz="0" w:space="0" w:color="auto"/>
        <w:right w:val="none" w:sz="0" w:space="0" w:color="auto"/>
      </w:divBdr>
      <w:divsChild>
        <w:div w:id="434835280">
          <w:marLeft w:val="0"/>
          <w:marRight w:val="0"/>
          <w:marTop w:val="0"/>
          <w:marBottom w:val="0"/>
          <w:divBdr>
            <w:top w:val="none" w:sz="0" w:space="0" w:color="auto"/>
            <w:left w:val="none" w:sz="0" w:space="0" w:color="auto"/>
            <w:bottom w:val="none" w:sz="0" w:space="0" w:color="auto"/>
            <w:right w:val="none" w:sz="0" w:space="0" w:color="auto"/>
          </w:divBdr>
          <w:divsChild>
            <w:div w:id="944534874">
              <w:marLeft w:val="0"/>
              <w:marRight w:val="0"/>
              <w:marTop w:val="0"/>
              <w:marBottom w:val="0"/>
              <w:divBdr>
                <w:top w:val="none" w:sz="0" w:space="0" w:color="auto"/>
                <w:left w:val="none" w:sz="0" w:space="0" w:color="auto"/>
                <w:bottom w:val="none" w:sz="0" w:space="0" w:color="auto"/>
                <w:right w:val="none" w:sz="0" w:space="0" w:color="auto"/>
              </w:divBdr>
              <w:divsChild>
                <w:div w:id="277224651">
                  <w:marLeft w:val="180"/>
                  <w:marRight w:val="0"/>
                  <w:marTop w:val="0"/>
                  <w:marBottom w:val="0"/>
                  <w:divBdr>
                    <w:top w:val="none" w:sz="0" w:space="0" w:color="auto"/>
                    <w:left w:val="none" w:sz="0" w:space="0" w:color="auto"/>
                    <w:bottom w:val="none" w:sz="0" w:space="0" w:color="auto"/>
                    <w:right w:val="none" w:sz="0" w:space="0" w:color="auto"/>
                  </w:divBdr>
                  <w:divsChild>
                    <w:div w:id="7201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23498">
          <w:marLeft w:val="0"/>
          <w:marRight w:val="0"/>
          <w:marTop w:val="0"/>
          <w:marBottom w:val="0"/>
          <w:divBdr>
            <w:top w:val="none" w:sz="0" w:space="0" w:color="auto"/>
            <w:left w:val="none" w:sz="0" w:space="0" w:color="auto"/>
            <w:bottom w:val="none" w:sz="0" w:space="0" w:color="auto"/>
            <w:right w:val="none" w:sz="0" w:space="0" w:color="auto"/>
          </w:divBdr>
          <w:divsChild>
            <w:div w:id="1098216422">
              <w:marLeft w:val="0"/>
              <w:marRight w:val="0"/>
              <w:marTop w:val="0"/>
              <w:marBottom w:val="0"/>
              <w:divBdr>
                <w:top w:val="none" w:sz="0" w:space="0" w:color="auto"/>
                <w:left w:val="none" w:sz="0" w:space="0" w:color="auto"/>
                <w:bottom w:val="none" w:sz="0" w:space="0" w:color="auto"/>
                <w:right w:val="none" w:sz="0" w:space="0" w:color="auto"/>
              </w:divBdr>
              <w:divsChild>
                <w:div w:id="1082875499">
                  <w:marLeft w:val="180"/>
                  <w:marRight w:val="0"/>
                  <w:marTop w:val="0"/>
                  <w:marBottom w:val="0"/>
                  <w:divBdr>
                    <w:top w:val="none" w:sz="0" w:space="0" w:color="auto"/>
                    <w:left w:val="none" w:sz="0" w:space="0" w:color="auto"/>
                    <w:bottom w:val="none" w:sz="0" w:space="0" w:color="auto"/>
                    <w:right w:val="none" w:sz="0" w:space="0" w:color="auto"/>
                  </w:divBdr>
                  <w:divsChild>
                    <w:div w:id="8382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9353">
      <w:bodyDiv w:val="1"/>
      <w:marLeft w:val="0"/>
      <w:marRight w:val="0"/>
      <w:marTop w:val="0"/>
      <w:marBottom w:val="0"/>
      <w:divBdr>
        <w:top w:val="none" w:sz="0" w:space="0" w:color="auto"/>
        <w:left w:val="none" w:sz="0" w:space="0" w:color="auto"/>
        <w:bottom w:val="none" w:sz="0" w:space="0" w:color="auto"/>
        <w:right w:val="none" w:sz="0" w:space="0" w:color="auto"/>
      </w:divBdr>
      <w:divsChild>
        <w:div w:id="1947688653">
          <w:marLeft w:val="0"/>
          <w:marRight w:val="0"/>
          <w:marTop w:val="0"/>
          <w:marBottom w:val="0"/>
          <w:divBdr>
            <w:top w:val="none" w:sz="0" w:space="0" w:color="auto"/>
            <w:left w:val="none" w:sz="0" w:space="0" w:color="auto"/>
            <w:bottom w:val="none" w:sz="0" w:space="0" w:color="auto"/>
            <w:right w:val="none" w:sz="0" w:space="0" w:color="auto"/>
          </w:divBdr>
        </w:div>
      </w:divsChild>
    </w:div>
    <w:div w:id="60638709">
      <w:bodyDiv w:val="1"/>
      <w:marLeft w:val="0"/>
      <w:marRight w:val="0"/>
      <w:marTop w:val="0"/>
      <w:marBottom w:val="0"/>
      <w:divBdr>
        <w:top w:val="none" w:sz="0" w:space="0" w:color="auto"/>
        <w:left w:val="none" w:sz="0" w:space="0" w:color="auto"/>
        <w:bottom w:val="none" w:sz="0" w:space="0" w:color="auto"/>
        <w:right w:val="none" w:sz="0" w:space="0" w:color="auto"/>
      </w:divBdr>
      <w:divsChild>
        <w:div w:id="1454247764">
          <w:marLeft w:val="0"/>
          <w:marRight w:val="0"/>
          <w:marTop w:val="0"/>
          <w:marBottom w:val="0"/>
          <w:divBdr>
            <w:top w:val="none" w:sz="0" w:space="0" w:color="auto"/>
            <w:left w:val="none" w:sz="0" w:space="0" w:color="auto"/>
            <w:bottom w:val="none" w:sz="0" w:space="0" w:color="auto"/>
            <w:right w:val="none" w:sz="0" w:space="0" w:color="auto"/>
          </w:divBdr>
          <w:divsChild>
            <w:div w:id="8901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3322">
      <w:bodyDiv w:val="1"/>
      <w:marLeft w:val="0"/>
      <w:marRight w:val="0"/>
      <w:marTop w:val="0"/>
      <w:marBottom w:val="0"/>
      <w:divBdr>
        <w:top w:val="none" w:sz="0" w:space="0" w:color="auto"/>
        <w:left w:val="none" w:sz="0" w:space="0" w:color="auto"/>
        <w:bottom w:val="none" w:sz="0" w:space="0" w:color="auto"/>
        <w:right w:val="none" w:sz="0" w:space="0" w:color="auto"/>
      </w:divBdr>
      <w:divsChild>
        <w:div w:id="2086221027">
          <w:marLeft w:val="0"/>
          <w:marRight w:val="0"/>
          <w:marTop w:val="0"/>
          <w:marBottom w:val="0"/>
          <w:divBdr>
            <w:top w:val="none" w:sz="0" w:space="0" w:color="auto"/>
            <w:left w:val="none" w:sz="0" w:space="0" w:color="auto"/>
            <w:bottom w:val="none" w:sz="0" w:space="0" w:color="auto"/>
            <w:right w:val="none" w:sz="0" w:space="0" w:color="auto"/>
          </w:divBdr>
          <w:divsChild>
            <w:div w:id="8156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7697">
      <w:bodyDiv w:val="1"/>
      <w:marLeft w:val="0"/>
      <w:marRight w:val="0"/>
      <w:marTop w:val="0"/>
      <w:marBottom w:val="0"/>
      <w:divBdr>
        <w:top w:val="none" w:sz="0" w:space="0" w:color="auto"/>
        <w:left w:val="none" w:sz="0" w:space="0" w:color="auto"/>
        <w:bottom w:val="none" w:sz="0" w:space="0" w:color="auto"/>
        <w:right w:val="none" w:sz="0" w:space="0" w:color="auto"/>
      </w:divBdr>
      <w:divsChild>
        <w:div w:id="685717268">
          <w:marLeft w:val="0"/>
          <w:marRight w:val="0"/>
          <w:marTop w:val="0"/>
          <w:marBottom w:val="0"/>
          <w:divBdr>
            <w:top w:val="none" w:sz="0" w:space="0" w:color="auto"/>
            <w:left w:val="none" w:sz="0" w:space="0" w:color="auto"/>
            <w:bottom w:val="none" w:sz="0" w:space="0" w:color="auto"/>
            <w:right w:val="none" w:sz="0" w:space="0" w:color="auto"/>
          </w:divBdr>
          <w:divsChild>
            <w:div w:id="12469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1251">
      <w:bodyDiv w:val="1"/>
      <w:marLeft w:val="0"/>
      <w:marRight w:val="0"/>
      <w:marTop w:val="0"/>
      <w:marBottom w:val="0"/>
      <w:divBdr>
        <w:top w:val="none" w:sz="0" w:space="0" w:color="auto"/>
        <w:left w:val="none" w:sz="0" w:space="0" w:color="auto"/>
        <w:bottom w:val="none" w:sz="0" w:space="0" w:color="auto"/>
        <w:right w:val="none" w:sz="0" w:space="0" w:color="auto"/>
      </w:divBdr>
      <w:divsChild>
        <w:div w:id="2128158409">
          <w:marLeft w:val="0"/>
          <w:marRight w:val="0"/>
          <w:marTop w:val="0"/>
          <w:marBottom w:val="0"/>
          <w:divBdr>
            <w:top w:val="none" w:sz="0" w:space="0" w:color="auto"/>
            <w:left w:val="none" w:sz="0" w:space="0" w:color="auto"/>
            <w:bottom w:val="none" w:sz="0" w:space="0" w:color="auto"/>
            <w:right w:val="none" w:sz="0" w:space="0" w:color="auto"/>
          </w:divBdr>
          <w:divsChild>
            <w:div w:id="28909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8504">
      <w:bodyDiv w:val="1"/>
      <w:marLeft w:val="0"/>
      <w:marRight w:val="0"/>
      <w:marTop w:val="0"/>
      <w:marBottom w:val="0"/>
      <w:divBdr>
        <w:top w:val="none" w:sz="0" w:space="0" w:color="auto"/>
        <w:left w:val="none" w:sz="0" w:space="0" w:color="auto"/>
        <w:bottom w:val="none" w:sz="0" w:space="0" w:color="auto"/>
        <w:right w:val="none" w:sz="0" w:space="0" w:color="auto"/>
      </w:divBdr>
      <w:divsChild>
        <w:div w:id="501311308">
          <w:marLeft w:val="0"/>
          <w:marRight w:val="0"/>
          <w:marTop w:val="0"/>
          <w:marBottom w:val="0"/>
          <w:divBdr>
            <w:top w:val="none" w:sz="0" w:space="0" w:color="auto"/>
            <w:left w:val="none" w:sz="0" w:space="0" w:color="auto"/>
            <w:bottom w:val="none" w:sz="0" w:space="0" w:color="auto"/>
            <w:right w:val="none" w:sz="0" w:space="0" w:color="auto"/>
          </w:divBdr>
        </w:div>
      </w:divsChild>
    </w:div>
    <w:div w:id="134416368">
      <w:bodyDiv w:val="1"/>
      <w:marLeft w:val="0"/>
      <w:marRight w:val="0"/>
      <w:marTop w:val="0"/>
      <w:marBottom w:val="0"/>
      <w:divBdr>
        <w:top w:val="none" w:sz="0" w:space="0" w:color="auto"/>
        <w:left w:val="none" w:sz="0" w:space="0" w:color="auto"/>
        <w:bottom w:val="none" w:sz="0" w:space="0" w:color="auto"/>
        <w:right w:val="none" w:sz="0" w:space="0" w:color="auto"/>
      </w:divBdr>
      <w:divsChild>
        <w:div w:id="1850754089">
          <w:marLeft w:val="0"/>
          <w:marRight w:val="0"/>
          <w:marTop w:val="0"/>
          <w:marBottom w:val="0"/>
          <w:divBdr>
            <w:top w:val="none" w:sz="0" w:space="0" w:color="auto"/>
            <w:left w:val="none" w:sz="0" w:space="0" w:color="auto"/>
            <w:bottom w:val="none" w:sz="0" w:space="0" w:color="auto"/>
            <w:right w:val="none" w:sz="0" w:space="0" w:color="auto"/>
          </w:divBdr>
          <w:divsChild>
            <w:div w:id="20507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3064">
      <w:bodyDiv w:val="1"/>
      <w:marLeft w:val="0"/>
      <w:marRight w:val="0"/>
      <w:marTop w:val="0"/>
      <w:marBottom w:val="0"/>
      <w:divBdr>
        <w:top w:val="none" w:sz="0" w:space="0" w:color="auto"/>
        <w:left w:val="none" w:sz="0" w:space="0" w:color="auto"/>
        <w:bottom w:val="none" w:sz="0" w:space="0" w:color="auto"/>
        <w:right w:val="none" w:sz="0" w:space="0" w:color="auto"/>
      </w:divBdr>
      <w:divsChild>
        <w:div w:id="28143467">
          <w:marLeft w:val="0"/>
          <w:marRight w:val="0"/>
          <w:marTop w:val="0"/>
          <w:marBottom w:val="0"/>
          <w:divBdr>
            <w:top w:val="none" w:sz="0" w:space="0" w:color="auto"/>
            <w:left w:val="none" w:sz="0" w:space="0" w:color="auto"/>
            <w:bottom w:val="none" w:sz="0" w:space="0" w:color="auto"/>
            <w:right w:val="none" w:sz="0" w:space="0" w:color="auto"/>
          </w:divBdr>
        </w:div>
      </w:divsChild>
    </w:div>
    <w:div w:id="159664827">
      <w:bodyDiv w:val="1"/>
      <w:marLeft w:val="0"/>
      <w:marRight w:val="0"/>
      <w:marTop w:val="0"/>
      <w:marBottom w:val="0"/>
      <w:divBdr>
        <w:top w:val="none" w:sz="0" w:space="0" w:color="auto"/>
        <w:left w:val="none" w:sz="0" w:space="0" w:color="auto"/>
        <w:bottom w:val="none" w:sz="0" w:space="0" w:color="auto"/>
        <w:right w:val="none" w:sz="0" w:space="0" w:color="auto"/>
      </w:divBdr>
      <w:divsChild>
        <w:div w:id="1594511329">
          <w:marLeft w:val="0"/>
          <w:marRight w:val="0"/>
          <w:marTop w:val="0"/>
          <w:marBottom w:val="0"/>
          <w:divBdr>
            <w:top w:val="none" w:sz="0" w:space="0" w:color="auto"/>
            <w:left w:val="none" w:sz="0" w:space="0" w:color="auto"/>
            <w:bottom w:val="none" w:sz="0" w:space="0" w:color="auto"/>
            <w:right w:val="none" w:sz="0" w:space="0" w:color="auto"/>
          </w:divBdr>
          <w:divsChild>
            <w:div w:id="11907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66">
      <w:bodyDiv w:val="1"/>
      <w:marLeft w:val="0"/>
      <w:marRight w:val="0"/>
      <w:marTop w:val="0"/>
      <w:marBottom w:val="0"/>
      <w:divBdr>
        <w:top w:val="none" w:sz="0" w:space="0" w:color="auto"/>
        <w:left w:val="none" w:sz="0" w:space="0" w:color="auto"/>
        <w:bottom w:val="none" w:sz="0" w:space="0" w:color="auto"/>
        <w:right w:val="none" w:sz="0" w:space="0" w:color="auto"/>
      </w:divBdr>
      <w:divsChild>
        <w:div w:id="29648403">
          <w:marLeft w:val="0"/>
          <w:marRight w:val="0"/>
          <w:marTop w:val="0"/>
          <w:marBottom w:val="0"/>
          <w:divBdr>
            <w:top w:val="none" w:sz="0" w:space="0" w:color="auto"/>
            <w:left w:val="none" w:sz="0" w:space="0" w:color="auto"/>
            <w:bottom w:val="none" w:sz="0" w:space="0" w:color="auto"/>
            <w:right w:val="none" w:sz="0" w:space="0" w:color="auto"/>
          </w:divBdr>
          <w:divsChild>
            <w:div w:id="20408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4284">
      <w:bodyDiv w:val="1"/>
      <w:marLeft w:val="0"/>
      <w:marRight w:val="0"/>
      <w:marTop w:val="0"/>
      <w:marBottom w:val="0"/>
      <w:divBdr>
        <w:top w:val="none" w:sz="0" w:space="0" w:color="auto"/>
        <w:left w:val="none" w:sz="0" w:space="0" w:color="auto"/>
        <w:bottom w:val="none" w:sz="0" w:space="0" w:color="auto"/>
        <w:right w:val="none" w:sz="0" w:space="0" w:color="auto"/>
      </w:divBdr>
    </w:div>
    <w:div w:id="186337081">
      <w:bodyDiv w:val="1"/>
      <w:marLeft w:val="0"/>
      <w:marRight w:val="0"/>
      <w:marTop w:val="0"/>
      <w:marBottom w:val="0"/>
      <w:divBdr>
        <w:top w:val="none" w:sz="0" w:space="0" w:color="auto"/>
        <w:left w:val="none" w:sz="0" w:space="0" w:color="auto"/>
        <w:bottom w:val="none" w:sz="0" w:space="0" w:color="auto"/>
        <w:right w:val="none" w:sz="0" w:space="0" w:color="auto"/>
      </w:divBdr>
      <w:divsChild>
        <w:div w:id="1604847280">
          <w:marLeft w:val="0"/>
          <w:marRight w:val="0"/>
          <w:marTop w:val="0"/>
          <w:marBottom w:val="0"/>
          <w:divBdr>
            <w:top w:val="none" w:sz="0" w:space="0" w:color="auto"/>
            <w:left w:val="none" w:sz="0" w:space="0" w:color="auto"/>
            <w:bottom w:val="none" w:sz="0" w:space="0" w:color="auto"/>
            <w:right w:val="none" w:sz="0" w:space="0" w:color="auto"/>
          </w:divBdr>
          <w:divsChild>
            <w:div w:id="19476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1810">
      <w:bodyDiv w:val="1"/>
      <w:marLeft w:val="0"/>
      <w:marRight w:val="0"/>
      <w:marTop w:val="0"/>
      <w:marBottom w:val="0"/>
      <w:divBdr>
        <w:top w:val="none" w:sz="0" w:space="0" w:color="auto"/>
        <w:left w:val="none" w:sz="0" w:space="0" w:color="auto"/>
        <w:bottom w:val="none" w:sz="0" w:space="0" w:color="auto"/>
        <w:right w:val="none" w:sz="0" w:space="0" w:color="auto"/>
      </w:divBdr>
      <w:divsChild>
        <w:div w:id="1163811520">
          <w:marLeft w:val="0"/>
          <w:marRight w:val="0"/>
          <w:marTop w:val="0"/>
          <w:marBottom w:val="0"/>
          <w:divBdr>
            <w:top w:val="none" w:sz="0" w:space="0" w:color="auto"/>
            <w:left w:val="none" w:sz="0" w:space="0" w:color="auto"/>
            <w:bottom w:val="none" w:sz="0" w:space="0" w:color="auto"/>
            <w:right w:val="none" w:sz="0" w:space="0" w:color="auto"/>
          </w:divBdr>
          <w:divsChild>
            <w:div w:id="1209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32930">
      <w:bodyDiv w:val="1"/>
      <w:marLeft w:val="0"/>
      <w:marRight w:val="0"/>
      <w:marTop w:val="0"/>
      <w:marBottom w:val="0"/>
      <w:divBdr>
        <w:top w:val="none" w:sz="0" w:space="0" w:color="auto"/>
        <w:left w:val="none" w:sz="0" w:space="0" w:color="auto"/>
        <w:bottom w:val="none" w:sz="0" w:space="0" w:color="auto"/>
        <w:right w:val="none" w:sz="0" w:space="0" w:color="auto"/>
      </w:divBdr>
    </w:div>
    <w:div w:id="227422192">
      <w:bodyDiv w:val="1"/>
      <w:marLeft w:val="0"/>
      <w:marRight w:val="0"/>
      <w:marTop w:val="0"/>
      <w:marBottom w:val="0"/>
      <w:divBdr>
        <w:top w:val="none" w:sz="0" w:space="0" w:color="auto"/>
        <w:left w:val="none" w:sz="0" w:space="0" w:color="auto"/>
        <w:bottom w:val="none" w:sz="0" w:space="0" w:color="auto"/>
        <w:right w:val="none" w:sz="0" w:space="0" w:color="auto"/>
      </w:divBdr>
    </w:div>
    <w:div w:id="239678218">
      <w:bodyDiv w:val="1"/>
      <w:marLeft w:val="0"/>
      <w:marRight w:val="0"/>
      <w:marTop w:val="0"/>
      <w:marBottom w:val="0"/>
      <w:divBdr>
        <w:top w:val="none" w:sz="0" w:space="0" w:color="auto"/>
        <w:left w:val="none" w:sz="0" w:space="0" w:color="auto"/>
        <w:bottom w:val="none" w:sz="0" w:space="0" w:color="auto"/>
        <w:right w:val="none" w:sz="0" w:space="0" w:color="auto"/>
      </w:divBdr>
    </w:div>
    <w:div w:id="240413142">
      <w:bodyDiv w:val="1"/>
      <w:marLeft w:val="0"/>
      <w:marRight w:val="0"/>
      <w:marTop w:val="0"/>
      <w:marBottom w:val="0"/>
      <w:divBdr>
        <w:top w:val="none" w:sz="0" w:space="0" w:color="auto"/>
        <w:left w:val="none" w:sz="0" w:space="0" w:color="auto"/>
        <w:bottom w:val="none" w:sz="0" w:space="0" w:color="auto"/>
        <w:right w:val="none" w:sz="0" w:space="0" w:color="auto"/>
      </w:divBdr>
    </w:div>
    <w:div w:id="241136263">
      <w:bodyDiv w:val="1"/>
      <w:marLeft w:val="0"/>
      <w:marRight w:val="0"/>
      <w:marTop w:val="0"/>
      <w:marBottom w:val="0"/>
      <w:divBdr>
        <w:top w:val="none" w:sz="0" w:space="0" w:color="auto"/>
        <w:left w:val="none" w:sz="0" w:space="0" w:color="auto"/>
        <w:bottom w:val="none" w:sz="0" w:space="0" w:color="auto"/>
        <w:right w:val="none" w:sz="0" w:space="0" w:color="auto"/>
      </w:divBdr>
      <w:divsChild>
        <w:div w:id="1637294640">
          <w:marLeft w:val="0"/>
          <w:marRight w:val="0"/>
          <w:marTop w:val="0"/>
          <w:marBottom w:val="0"/>
          <w:divBdr>
            <w:top w:val="none" w:sz="0" w:space="0" w:color="auto"/>
            <w:left w:val="none" w:sz="0" w:space="0" w:color="auto"/>
            <w:bottom w:val="none" w:sz="0" w:space="0" w:color="auto"/>
            <w:right w:val="none" w:sz="0" w:space="0" w:color="auto"/>
          </w:divBdr>
          <w:divsChild>
            <w:div w:id="8500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3205">
      <w:bodyDiv w:val="1"/>
      <w:marLeft w:val="0"/>
      <w:marRight w:val="0"/>
      <w:marTop w:val="0"/>
      <w:marBottom w:val="0"/>
      <w:divBdr>
        <w:top w:val="none" w:sz="0" w:space="0" w:color="auto"/>
        <w:left w:val="none" w:sz="0" w:space="0" w:color="auto"/>
        <w:bottom w:val="none" w:sz="0" w:space="0" w:color="auto"/>
        <w:right w:val="none" w:sz="0" w:space="0" w:color="auto"/>
      </w:divBdr>
      <w:divsChild>
        <w:div w:id="116343096">
          <w:marLeft w:val="0"/>
          <w:marRight w:val="0"/>
          <w:marTop w:val="0"/>
          <w:marBottom w:val="0"/>
          <w:divBdr>
            <w:top w:val="none" w:sz="0" w:space="0" w:color="auto"/>
            <w:left w:val="none" w:sz="0" w:space="0" w:color="auto"/>
            <w:bottom w:val="none" w:sz="0" w:space="0" w:color="auto"/>
            <w:right w:val="none" w:sz="0" w:space="0" w:color="auto"/>
          </w:divBdr>
          <w:divsChild>
            <w:div w:id="73555931">
              <w:marLeft w:val="0"/>
              <w:marRight w:val="0"/>
              <w:marTop w:val="0"/>
              <w:marBottom w:val="0"/>
              <w:divBdr>
                <w:top w:val="none" w:sz="0" w:space="0" w:color="auto"/>
                <w:left w:val="none" w:sz="0" w:space="0" w:color="auto"/>
                <w:bottom w:val="none" w:sz="0" w:space="0" w:color="auto"/>
                <w:right w:val="none" w:sz="0" w:space="0" w:color="auto"/>
              </w:divBdr>
            </w:div>
            <w:div w:id="180245767">
              <w:marLeft w:val="0"/>
              <w:marRight w:val="0"/>
              <w:marTop w:val="0"/>
              <w:marBottom w:val="0"/>
              <w:divBdr>
                <w:top w:val="none" w:sz="0" w:space="0" w:color="auto"/>
                <w:left w:val="none" w:sz="0" w:space="0" w:color="auto"/>
                <w:bottom w:val="none" w:sz="0" w:space="0" w:color="auto"/>
                <w:right w:val="none" w:sz="0" w:space="0" w:color="auto"/>
              </w:divBdr>
            </w:div>
            <w:div w:id="238247021">
              <w:marLeft w:val="0"/>
              <w:marRight w:val="0"/>
              <w:marTop w:val="0"/>
              <w:marBottom w:val="0"/>
              <w:divBdr>
                <w:top w:val="none" w:sz="0" w:space="0" w:color="auto"/>
                <w:left w:val="none" w:sz="0" w:space="0" w:color="auto"/>
                <w:bottom w:val="none" w:sz="0" w:space="0" w:color="auto"/>
                <w:right w:val="none" w:sz="0" w:space="0" w:color="auto"/>
              </w:divBdr>
            </w:div>
            <w:div w:id="262761332">
              <w:marLeft w:val="0"/>
              <w:marRight w:val="0"/>
              <w:marTop w:val="0"/>
              <w:marBottom w:val="0"/>
              <w:divBdr>
                <w:top w:val="none" w:sz="0" w:space="0" w:color="auto"/>
                <w:left w:val="none" w:sz="0" w:space="0" w:color="auto"/>
                <w:bottom w:val="none" w:sz="0" w:space="0" w:color="auto"/>
                <w:right w:val="none" w:sz="0" w:space="0" w:color="auto"/>
              </w:divBdr>
            </w:div>
            <w:div w:id="280768746">
              <w:marLeft w:val="0"/>
              <w:marRight w:val="0"/>
              <w:marTop w:val="0"/>
              <w:marBottom w:val="0"/>
              <w:divBdr>
                <w:top w:val="none" w:sz="0" w:space="0" w:color="auto"/>
                <w:left w:val="none" w:sz="0" w:space="0" w:color="auto"/>
                <w:bottom w:val="none" w:sz="0" w:space="0" w:color="auto"/>
                <w:right w:val="none" w:sz="0" w:space="0" w:color="auto"/>
              </w:divBdr>
            </w:div>
            <w:div w:id="392853618">
              <w:marLeft w:val="0"/>
              <w:marRight w:val="0"/>
              <w:marTop w:val="0"/>
              <w:marBottom w:val="0"/>
              <w:divBdr>
                <w:top w:val="none" w:sz="0" w:space="0" w:color="auto"/>
                <w:left w:val="none" w:sz="0" w:space="0" w:color="auto"/>
                <w:bottom w:val="none" w:sz="0" w:space="0" w:color="auto"/>
                <w:right w:val="none" w:sz="0" w:space="0" w:color="auto"/>
              </w:divBdr>
            </w:div>
            <w:div w:id="558591183">
              <w:marLeft w:val="0"/>
              <w:marRight w:val="0"/>
              <w:marTop w:val="0"/>
              <w:marBottom w:val="0"/>
              <w:divBdr>
                <w:top w:val="none" w:sz="0" w:space="0" w:color="auto"/>
                <w:left w:val="none" w:sz="0" w:space="0" w:color="auto"/>
                <w:bottom w:val="none" w:sz="0" w:space="0" w:color="auto"/>
                <w:right w:val="none" w:sz="0" w:space="0" w:color="auto"/>
              </w:divBdr>
            </w:div>
            <w:div w:id="578102978">
              <w:marLeft w:val="0"/>
              <w:marRight w:val="0"/>
              <w:marTop w:val="0"/>
              <w:marBottom w:val="0"/>
              <w:divBdr>
                <w:top w:val="none" w:sz="0" w:space="0" w:color="auto"/>
                <w:left w:val="none" w:sz="0" w:space="0" w:color="auto"/>
                <w:bottom w:val="none" w:sz="0" w:space="0" w:color="auto"/>
                <w:right w:val="none" w:sz="0" w:space="0" w:color="auto"/>
              </w:divBdr>
            </w:div>
            <w:div w:id="713695458">
              <w:marLeft w:val="0"/>
              <w:marRight w:val="0"/>
              <w:marTop w:val="0"/>
              <w:marBottom w:val="0"/>
              <w:divBdr>
                <w:top w:val="none" w:sz="0" w:space="0" w:color="auto"/>
                <w:left w:val="none" w:sz="0" w:space="0" w:color="auto"/>
                <w:bottom w:val="none" w:sz="0" w:space="0" w:color="auto"/>
                <w:right w:val="none" w:sz="0" w:space="0" w:color="auto"/>
              </w:divBdr>
            </w:div>
            <w:div w:id="871769311">
              <w:marLeft w:val="0"/>
              <w:marRight w:val="0"/>
              <w:marTop w:val="0"/>
              <w:marBottom w:val="0"/>
              <w:divBdr>
                <w:top w:val="none" w:sz="0" w:space="0" w:color="auto"/>
                <w:left w:val="none" w:sz="0" w:space="0" w:color="auto"/>
                <w:bottom w:val="none" w:sz="0" w:space="0" w:color="auto"/>
                <w:right w:val="none" w:sz="0" w:space="0" w:color="auto"/>
              </w:divBdr>
            </w:div>
            <w:div w:id="1139566023">
              <w:marLeft w:val="0"/>
              <w:marRight w:val="0"/>
              <w:marTop w:val="0"/>
              <w:marBottom w:val="0"/>
              <w:divBdr>
                <w:top w:val="none" w:sz="0" w:space="0" w:color="auto"/>
                <w:left w:val="none" w:sz="0" w:space="0" w:color="auto"/>
                <w:bottom w:val="none" w:sz="0" w:space="0" w:color="auto"/>
                <w:right w:val="none" w:sz="0" w:space="0" w:color="auto"/>
              </w:divBdr>
            </w:div>
            <w:div w:id="1416971370">
              <w:marLeft w:val="0"/>
              <w:marRight w:val="0"/>
              <w:marTop w:val="0"/>
              <w:marBottom w:val="0"/>
              <w:divBdr>
                <w:top w:val="none" w:sz="0" w:space="0" w:color="auto"/>
                <w:left w:val="none" w:sz="0" w:space="0" w:color="auto"/>
                <w:bottom w:val="none" w:sz="0" w:space="0" w:color="auto"/>
                <w:right w:val="none" w:sz="0" w:space="0" w:color="auto"/>
              </w:divBdr>
            </w:div>
            <w:div w:id="1471433783">
              <w:marLeft w:val="0"/>
              <w:marRight w:val="0"/>
              <w:marTop w:val="0"/>
              <w:marBottom w:val="0"/>
              <w:divBdr>
                <w:top w:val="none" w:sz="0" w:space="0" w:color="auto"/>
                <w:left w:val="none" w:sz="0" w:space="0" w:color="auto"/>
                <w:bottom w:val="none" w:sz="0" w:space="0" w:color="auto"/>
                <w:right w:val="none" w:sz="0" w:space="0" w:color="auto"/>
              </w:divBdr>
            </w:div>
            <w:div w:id="1580947976">
              <w:marLeft w:val="0"/>
              <w:marRight w:val="0"/>
              <w:marTop w:val="0"/>
              <w:marBottom w:val="0"/>
              <w:divBdr>
                <w:top w:val="none" w:sz="0" w:space="0" w:color="auto"/>
                <w:left w:val="none" w:sz="0" w:space="0" w:color="auto"/>
                <w:bottom w:val="none" w:sz="0" w:space="0" w:color="auto"/>
                <w:right w:val="none" w:sz="0" w:space="0" w:color="auto"/>
              </w:divBdr>
            </w:div>
            <w:div w:id="1652518718">
              <w:marLeft w:val="0"/>
              <w:marRight w:val="0"/>
              <w:marTop w:val="0"/>
              <w:marBottom w:val="0"/>
              <w:divBdr>
                <w:top w:val="none" w:sz="0" w:space="0" w:color="auto"/>
                <w:left w:val="none" w:sz="0" w:space="0" w:color="auto"/>
                <w:bottom w:val="none" w:sz="0" w:space="0" w:color="auto"/>
                <w:right w:val="none" w:sz="0" w:space="0" w:color="auto"/>
              </w:divBdr>
            </w:div>
            <w:div w:id="1920674995">
              <w:marLeft w:val="0"/>
              <w:marRight w:val="0"/>
              <w:marTop w:val="0"/>
              <w:marBottom w:val="0"/>
              <w:divBdr>
                <w:top w:val="none" w:sz="0" w:space="0" w:color="auto"/>
                <w:left w:val="none" w:sz="0" w:space="0" w:color="auto"/>
                <w:bottom w:val="none" w:sz="0" w:space="0" w:color="auto"/>
                <w:right w:val="none" w:sz="0" w:space="0" w:color="auto"/>
              </w:divBdr>
            </w:div>
            <w:div w:id="1952593605">
              <w:marLeft w:val="0"/>
              <w:marRight w:val="0"/>
              <w:marTop w:val="0"/>
              <w:marBottom w:val="0"/>
              <w:divBdr>
                <w:top w:val="none" w:sz="0" w:space="0" w:color="auto"/>
                <w:left w:val="none" w:sz="0" w:space="0" w:color="auto"/>
                <w:bottom w:val="none" w:sz="0" w:space="0" w:color="auto"/>
                <w:right w:val="none" w:sz="0" w:space="0" w:color="auto"/>
              </w:divBdr>
            </w:div>
            <w:div w:id="1973436591">
              <w:marLeft w:val="0"/>
              <w:marRight w:val="0"/>
              <w:marTop w:val="0"/>
              <w:marBottom w:val="0"/>
              <w:divBdr>
                <w:top w:val="none" w:sz="0" w:space="0" w:color="auto"/>
                <w:left w:val="none" w:sz="0" w:space="0" w:color="auto"/>
                <w:bottom w:val="none" w:sz="0" w:space="0" w:color="auto"/>
                <w:right w:val="none" w:sz="0" w:space="0" w:color="auto"/>
              </w:divBdr>
            </w:div>
            <w:div w:id="2011829796">
              <w:marLeft w:val="0"/>
              <w:marRight w:val="0"/>
              <w:marTop w:val="0"/>
              <w:marBottom w:val="0"/>
              <w:divBdr>
                <w:top w:val="none" w:sz="0" w:space="0" w:color="auto"/>
                <w:left w:val="none" w:sz="0" w:space="0" w:color="auto"/>
                <w:bottom w:val="none" w:sz="0" w:space="0" w:color="auto"/>
                <w:right w:val="none" w:sz="0" w:space="0" w:color="auto"/>
              </w:divBdr>
            </w:div>
            <w:div w:id="2015110943">
              <w:marLeft w:val="0"/>
              <w:marRight w:val="0"/>
              <w:marTop w:val="0"/>
              <w:marBottom w:val="0"/>
              <w:divBdr>
                <w:top w:val="none" w:sz="0" w:space="0" w:color="auto"/>
                <w:left w:val="none" w:sz="0" w:space="0" w:color="auto"/>
                <w:bottom w:val="none" w:sz="0" w:space="0" w:color="auto"/>
                <w:right w:val="none" w:sz="0" w:space="0" w:color="auto"/>
              </w:divBdr>
            </w:div>
            <w:div w:id="20940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5952">
      <w:bodyDiv w:val="1"/>
      <w:marLeft w:val="0"/>
      <w:marRight w:val="0"/>
      <w:marTop w:val="0"/>
      <w:marBottom w:val="0"/>
      <w:divBdr>
        <w:top w:val="none" w:sz="0" w:space="0" w:color="auto"/>
        <w:left w:val="none" w:sz="0" w:space="0" w:color="auto"/>
        <w:bottom w:val="none" w:sz="0" w:space="0" w:color="auto"/>
        <w:right w:val="none" w:sz="0" w:space="0" w:color="auto"/>
      </w:divBdr>
    </w:div>
    <w:div w:id="249320382">
      <w:bodyDiv w:val="1"/>
      <w:marLeft w:val="0"/>
      <w:marRight w:val="0"/>
      <w:marTop w:val="0"/>
      <w:marBottom w:val="0"/>
      <w:divBdr>
        <w:top w:val="none" w:sz="0" w:space="0" w:color="auto"/>
        <w:left w:val="none" w:sz="0" w:space="0" w:color="auto"/>
        <w:bottom w:val="none" w:sz="0" w:space="0" w:color="auto"/>
        <w:right w:val="none" w:sz="0" w:space="0" w:color="auto"/>
      </w:divBdr>
    </w:div>
    <w:div w:id="268587301">
      <w:bodyDiv w:val="1"/>
      <w:marLeft w:val="0"/>
      <w:marRight w:val="0"/>
      <w:marTop w:val="0"/>
      <w:marBottom w:val="0"/>
      <w:divBdr>
        <w:top w:val="none" w:sz="0" w:space="0" w:color="auto"/>
        <w:left w:val="none" w:sz="0" w:space="0" w:color="auto"/>
        <w:bottom w:val="none" w:sz="0" w:space="0" w:color="auto"/>
        <w:right w:val="none" w:sz="0" w:space="0" w:color="auto"/>
      </w:divBdr>
      <w:divsChild>
        <w:div w:id="658964614">
          <w:marLeft w:val="0"/>
          <w:marRight w:val="0"/>
          <w:marTop w:val="0"/>
          <w:marBottom w:val="0"/>
          <w:divBdr>
            <w:top w:val="none" w:sz="0" w:space="0" w:color="auto"/>
            <w:left w:val="none" w:sz="0" w:space="0" w:color="auto"/>
            <w:bottom w:val="none" w:sz="0" w:space="0" w:color="auto"/>
            <w:right w:val="none" w:sz="0" w:space="0" w:color="auto"/>
          </w:divBdr>
          <w:divsChild>
            <w:div w:id="6183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40980">
      <w:bodyDiv w:val="1"/>
      <w:marLeft w:val="0"/>
      <w:marRight w:val="0"/>
      <w:marTop w:val="0"/>
      <w:marBottom w:val="0"/>
      <w:divBdr>
        <w:top w:val="none" w:sz="0" w:space="0" w:color="auto"/>
        <w:left w:val="none" w:sz="0" w:space="0" w:color="auto"/>
        <w:bottom w:val="none" w:sz="0" w:space="0" w:color="auto"/>
        <w:right w:val="none" w:sz="0" w:space="0" w:color="auto"/>
      </w:divBdr>
      <w:divsChild>
        <w:div w:id="460080747">
          <w:marLeft w:val="0"/>
          <w:marRight w:val="0"/>
          <w:marTop w:val="0"/>
          <w:marBottom w:val="0"/>
          <w:divBdr>
            <w:top w:val="none" w:sz="0" w:space="0" w:color="auto"/>
            <w:left w:val="none" w:sz="0" w:space="0" w:color="auto"/>
            <w:bottom w:val="none" w:sz="0" w:space="0" w:color="auto"/>
            <w:right w:val="none" w:sz="0" w:space="0" w:color="auto"/>
          </w:divBdr>
          <w:divsChild>
            <w:div w:id="82917347">
              <w:marLeft w:val="0"/>
              <w:marRight w:val="0"/>
              <w:marTop w:val="0"/>
              <w:marBottom w:val="0"/>
              <w:divBdr>
                <w:top w:val="none" w:sz="0" w:space="0" w:color="auto"/>
                <w:left w:val="none" w:sz="0" w:space="0" w:color="auto"/>
                <w:bottom w:val="none" w:sz="0" w:space="0" w:color="auto"/>
                <w:right w:val="none" w:sz="0" w:space="0" w:color="auto"/>
              </w:divBdr>
            </w:div>
            <w:div w:id="155150060">
              <w:marLeft w:val="0"/>
              <w:marRight w:val="0"/>
              <w:marTop w:val="0"/>
              <w:marBottom w:val="0"/>
              <w:divBdr>
                <w:top w:val="none" w:sz="0" w:space="0" w:color="auto"/>
                <w:left w:val="none" w:sz="0" w:space="0" w:color="auto"/>
                <w:bottom w:val="none" w:sz="0" w:space="0" w:color="auto"/>
                <w:right w:val="none" w:sz="0" w:space="0" w:color="auto"/>
              </w:divBdr>
            </w:div>
            <w:div w:id="220138644">
              <w:marLeft w:val="0"/>
              <w:marRight w:val="0"/>
              <w:marTop w:val="0"/>
              <w:marBottom w:val="0"/>
              <w:divBdr>
                <w:top w:val="none" w:sz="0" w:space="0" w:color="auto"/>
                <w:left w:val="none" w:sz="0" w:space="0" w:color="auto"/>
                <w:bottom w:val="none" w:sz="0" w:space="0" w:color="auto"/>
                <w:right w:val="none" w:sz="0" w:space="0" w:color="auto"/>
              </w:divBdr>
            </w:div>
            <w:div w:id="380444227">
              <w:marLeft w:val="0"/>
              <w:marRight w:val="0"/>
              <w:marTop w:val="0"/>
              <w:marBottom w:val="0"/>
              <w:divBdr>
                <w:top w:val="none" w:sz="0" w:space="0" w:color="auto"/>
                <w:left w:val="none" w:sz="0" w:space="0" w:color="auto"/>
                <w:bottom w:val="none" w:sz="0" w:space="0" w:color="auto"/>
                <w:right w:val="none" w:sz="0" w:space="0" w:color="auto"/>
              </w:divBdr>
            </w:div>
            <w:div w:id="862785377">
              <w:marLeft w:val="0"/>
              <w:marRight w:val="0"/>
              <w:marTop w:val="0"/>
              <w:marBottom w:val="0"/>
              <w:divBdr>
                <w:top w:val="none" w:sz="0" w:space="0" w:color="auto"/>
                <w:left w:val="none" w:sz="0" w:space="0" w:color="auto"/>
                <w:bottom w:val="none" w:sz="0" w:space="0" w:color="auto"/>
                <w:right w:val="none" w:sz="0" w:space="0" w:color="auto"/>
              </w:divBdr>
            </w:div>
            <w:div w:id="1153792397">
              <w:marLeft w:val="0"/>
              <w:marRight w:val="0"/>
              <w:marTop w:val="0"/>
              <w:marBottom w:val="0"/>
              <w:divBdr>
                <w:top w:val="none" w:sz="0" w:space="0" w:color="auto"/>
                <w:left w:val="none" w:sz="0" w:space="0" w:color="auto"/>
                <w:bottom w:val="none" w:sz="0" w:space="0" w:color="auto"/>
                <w:right w:val="none" w:sz="0" w:space="0" w:color="auto"/>
              </w:divBdr>
            </w:div>
            <w:div w:id="1361861177">
              <w:marLeft w:val="0"/>
              <w:marRight w:val="0"/>
              <w:marTop w:val="0"/>
              <w:marBottom w:val="0"/>
              <w:divBdr>
                <w:top w:val="none" w:sz="0" w:space="0" w:color="auto"/>
                <w:left w:val="none" w:sz="0" w:space="0" w:color="auto"/>
                <w:bottom w:val="none" w:sz="0" w:space="0" w:color="auto"/>
                <w:right w:val="none" w:sz="0" w:space="0" w:color="auto"/>
              </w:divBdr>
            </w:div>
            <w:div w:id="1644458984">
              <w:marLeft w:val="0"/>
              <w:marRight w:val="0"/>
              <w:marTop w:val="0"/>
              <w:marBottom w:val="0"/>
              <w:divBdr>
                <w:top w:val="none" w:sz="0" w:space="0" w:color="auto"/>
                <w:left w:val="none" w:sz="0" w:space="0" w:color="auto"/>
                <w:bottom w:val="none" w:sz="0" w:space="0" w:color="auto"/>
                <w:right w:val="none" w:sz="0" w:space="0" w:color="auto"/>
              </w:divBdr>
            </w:div>
            <w:div w:id="18989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4831">
      <w:bodyDiv w:val="1"/>
      <w:marLeft w:val="0"/>
      <w:marRight w:val="0"/>
      <w:marTop w:val="0"/>
      <w:marBottom w:val="0"/>
      <w:divBdr>
        <w:top w:val="none" w:sz="0" w:space="0" w:color="auto"/>
        <w:left w:val="none" w:sz="0" w:space="0" w:color="auto"/>
        <w:bottom w:val="none" w:sz="0" w:space="0" w:color="auto"/>
        <w:right w:val="none" w:sz="0" w:space="0" w:color="auto"/>
      </w:divBdr>
    </w:div>
    <w:div w:id="382601853">
      <w:bodyDiv w:val="1"/>
      <w:marLeft w:val="0"/>
      <w:marRight w:val="0"/>
      <w:marTop w:val="0"/>
      <w:marBottom w:val="0"/>
      <w:divBdr>
        <w:top w:val="none" w:sz="0" w:space="0" w:color="auto"/>
        <w:left w:val="none" w:sz="0" w:space="0" w:color="auto"/>
        <w:bottom w:val="none" w:sz="0" w:space="0" w:color="auto"/>
        <w:right w:val="none" w:sz="0" w:space="0" w:color="auto"/>
      </w:divBdr>
      <w:divsChild>
        <w:div w:id="735780556">
          <w:marLeft w:val="0"/>
          <w:marRight w:val="0"/>
          <w:marTop w:val="0"/>
          <w:marBottom w:val="0"/>
          <w:divBdr>
            <w:top w:val="none" w:sz="0" w:space="0" w:color="auto"/>
            <w:left w:val="none" w:sz="0" w:space="0" w:color="auto"/>
            <w:bottom w:val="none" w:sz="0" w:space="0" w:color="auto"/>
            <w:right w:val="none" w:sz="0" w:space="0" w:color="auto"/>
          </w:divBdr>
          <w:divsChild>
            <w:div w:id="20316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83843">
      <w:bodyDiv w:val="1"/>
      <w:marLeft w:val="0"/>
      <w:marRight w:val="0"/>
      <w:marTop w:val="0"/>
      <w:marBottom w:val="0"/>
      <w:divBdr>
        <w:top w:val="none" w:sz="0" w:space="0" w:color="auto"/>
        <w:left w:val="none" w:sz="0" w:space="0" w:color="auto"/>
        <w:bottom w:val="none" w:sz="0" w:space="0" w:color="auto"/>
        <w:right w:val="none" w:sz="0" w:space="0" w:color="auto"/>
      </w:divBdr>
    </w:div>
    <w:div w:id="390158875">
      <w:bodyDiv w:val="1"/>
      <w:marLeft w:val="0"/>
      <w:marRight w:val="0"/>
      <w:marTop w:val="0"/>
      <w:marBottom w:val="0"/>
      <w:divBdr>
        <w:top w:val="none" w:sz="0" w:space="0" w:color="auto"/>
        <w:left w:val="none" w:sz="0" w:space="0" w:color="auto"/>
        <w:bottom w:val="none" w:sz="0" w:space="0" w:color="auto"/>
        <w:right w:val="none" w:sz="0" w:space="0" w:color="auto"/>
      </w:divBdr>
    </w:div>
    <w:div w:id="399837916">
      <w:bodyDiv w:val="1"/>
      <w:marLeft w:val="0"/>
      <w:marRight w:val="0"/>
      <w:marTop w:val="0"/>
      <w:marBottom w:val="0"/>
      <w:divBdr>
        <w:top w:val="none" w:sz="0" w:space="0" w:color="auto"/>
        <w:left w:val="none" w:sz="0" w:space="0" w:color="auto"/>
        <w:bottom w:val="none" w:sz="0" w:space="0" w:color="auto"/>
        <w:right w:val="none" w:sz="0" w:space="0" w:color="auto"/>
      </w:divBdr>
      <w:divsChild>
        <w:div w:id="2030334064">
          <w:marLeft w:val="0"/>
          <w:marRight w:val="0"/>
          <w:marTop w:val="0"/>
          <w:marBottom w:val="0"/>
          <w:divBdr>
            <w:top w:val="none" w:sz="0" w:space="0" w:color="auto"/>
            <w:left w:val="none" w:sz="0" w:space="0" w:color="auto"/>
            <w:bottom w:val="none" w:sz="0" w:space="0" w:color="auto"/>
            <w:right w:val="none" w:sz="0" w:space="0" w:color="auto"/>
          </w:divBdr>
          <w:divsChild>
            <w:div w:id="160171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30141">
      <w:bodyDiv w:val="1"/>
      <w:marLeft w:val="0"/>
      <w:marRight w:val="0"/>
      <w:marTop w:val="0"/>
      <w:marBottom w:val="0"/>
      <w:divBdr>
        <w:top w:val="none" w:sz="0" w:space="0" w:color="auto"/>
        <w:left w:val="none" w:sz="0" w:space="0" w:color="auto"/>
        <w:bottom w:val="none" w:sz="0" w:space="0" w:color="auto"/>
        <w:right w:val="none" w:sz="0" w:space="0" w:color="auto"/>
      </w:divBdr>
      <w:divsChild>
        <w:div w:id="1846091879">
          <w:marLeft w:val="0"/>
          <w:marRight w:val="0"/>
          <w:marTop w:val="0"/>
          <w:marBottom w:val="0"/>
          <w:divBdr>
            <w:top w:val="none" w:sz="0" w:space="0" w:color="auto"/>
            <w:left w:val="none" w:sz="0" w:space="0" w:color="auto"/>
            <w:bottom w:val="none" w:sz="0" w:space="0" w:color="auto"/>
            <w:right w:val="none" w:sz="0" w:space="0" w:color="auto"/>
          </w:divBdr>
          <w:divsChild>
            <w:div w:id="17406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1008">
      <w:bodyDiv w:val="1"/>
      <w:marLeft w:val="0"/>
      <w:marRight w:val="0"/>
      <w:marTop w:val="0"/>
      <w:marBottom w:val="0"/>
      <w:divBdr>
        <w:top w:val="none" w:sz="0" w:space="0" w:color="auto"/>
        <w:left w:val="none" w:sz="0" w:space="0" w:color="auto"/>
        <w:bottom w:val="none" w:sz="0" w:space="0" w:color="auto"/>
        <w:right w:val="none" w:sz="0" w:space="0" w:color="auto"/>
      </w:divBdr>
    </w:div>
    <w:div w:id="415051440">
      <w:bodyDiv w:val="1"/>
      <w:marLeft w:val="0"/>
      <w:marRight w:val="0"/>
      <w:marTop w:val="0"/>
      <w:marBottom w:val="0"/>
      <w:divBdr>
        <w:top w:val="none" w:sz="0" w:space="0" w:color="auto"/>
        <w:left w:val="none" w:sz="0" w:space="0" w:color="auto"/>
        <w:bottom w:val="none" w:sz="0" w:space="0" w:color="auto"/>
        <w:right w:val="none" w:sz="0" w:space="0" w:color="auto"/>
      </w:divBdr>
      <w:divsChild>
        <w:div w:id="1087462467">
          <w:marLeft w:val="0"/>
          <w:marRight w:val="0"/>
          <w:marTop w:val="0"/>
          <w:marBottom w:val="0"/>
          <w:divBdr>
            <w:top w:val="none" w:sz="0" w:space="0" w:color="auto"/>
            <w:left w:val="none" w:sz="0" w:space="0" w:color="auto"/>
            <w:bottom w:val="none" w:sz="0" w:space="0" w:color="auto"/>
            <w:right w:val="none" w:sz="0" w:space="0" w:color="auto"/>
          </w:divBdr>
          <w:divsChild>
            <w:div w:id="18092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13726">
      <w:bodyDiv w:val="1"/>
      <w:marLeft w:val="0"/>
      <w:marRight w:val="0"/>
      <w:marTop w:val="0"/>
      <w:marBottom w:val="0"/>
      <w:divBdr>
        <w:top w:val="none" w:sz="0" w:space="0" w:color="auto"/>
        <w:left w:val="none" w:sz="0" w:space="0" w:color="auto"/>
        <w:bottom w:val="none" w:sz="0" w:space="0" w:color="auto"/>
        <w:right w:val="none" w:sz="0" w:space="0" w:color="auto"/>
      </w:divBdr>
    </w:div>
    <w:div w:id="421292663">
      <w:bodyDiv w:val="1"/>
      <w:marLeft w:val="0"/>
      <w:marRight w:val="0"/>
      <w:marTop w:val="0"/>
      <w:marBottom w:val="0"/>
      <w:divBdr>
        <w:top w:val="none" w:sz="0" w:space="0" w:color="auto"/>
        <w:left w:val="none" w:sz="0" w:space="0" w:color="auto"/>
        <w:bottom w:val="none" w:sz="0" w:space="0" w:color="auto"/>
        <w:right w:val="none" w:sz="0" w:space="0" w:color="auto"/>
      </w:divBdr>
    </w:div>
    <w:div w:id="425199576">
      <w:bodyDiv w:val="1"/>
      <w:marLeft w:val="0"/>
      <w:marRight w:val="0"/>
      <w:marTop w:val="0"/>
      <w:marBottom w:val="0"/>
      <w:divBdr>
        <w:top w:val="none" w:sz="0" w:space="0" w:color="auto"/>
        <w:left w:val="none" w:sz="0" w:space="0" w:color="auto"/>
        <w:bottom w:val="none" w:sz="0" w:space="0" w:color="auto"/>
        <w:right w:val="none" w:sz="0" w:space="0" w:color="auto"/>
      </w:divBdr>
    </w:div>
    <w:div w:id="445468658">
      <w:bodyDiv w:val="1"/>
      <w:marLeft w:val="0"/>
      <w:marRight w:val="0"/>
      <w:marTop w:val="0"/>
      <w:marBottom w:val="0"/>
      <w:divBdr>
        <w:top w:val="none" w:sz="0" w:space="0" w:color="auto"/>
        <w:left w:val="none" w:sz="0" w:space="0" w:color="auto"/>
        <w:bottom w:val="none" w:sz="0" w:space="0" w:color="auto"/>
        <w:right w:val="none" w:sz="0" w:space="0" w:color="auto"/>
      </w:divBdr>
      <w:divsChild>
        <w:div w:id="613558669">
          <w:marLeft w:val="0"/>
          <w:marRight w:val="0"/>
          <w:marTop w:val="0"/>
          <w:marBottom w:val="0"/>
          <w:divBdr>
            <w:top w:val="none" w:sz="0" w:space="0" w:color="auto"/>
            <w:left w:val="none" w:sz="0" w:space="0" w:color="auto"/>
            <w:bottom w:val="none" w:sz="0" w:space="0" w:color="auto"/>
            <w:right w:val="none" w:sz="0" w:space="0" w:color="auto"/>
          </w:divBdr>
          <w:divsChild>
            <w:div w:id="14836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15477">
      <w:bodyDiv w:val="1"/>
      <w:marLeft w:val="0"/>
      <w:marRight w:val="0"/>
      <w:marTop w:val="0"/>
      <w:marBottom w:val="0"/>
      <w:divBdr>
        <w:top w:val="none" w:sz="0" w:space="0" w:color="auto"/>
        <w:left w:val="none" w:sz="0" w:space="0" w:color="auto"/>
        <w:bottom w:val="none" w:sz="0" w:space="0" w:color="auto"/>
        <w:right w:val="none" w:sz="0" w:space="0" w:color="auto"/>
      </w:divBdr>
    </w:div>
    <w:div w:id="482743975">
      <w:bodyDiv w:val="1"/>
      <w:marLeft w:val="0"/>
      <w:marRight w:val="0"/>
      <w:marTop w:val="0"/>
      <w:marBottom w:val="0"/>
      <w:divBdr>
        <w:top w:val="none" w:sz="0" w:space="0" w:color="auto"/>
        <w:left w:val="none" w:sz="0" w:space="0" w:color="auto"/>
        <w:bottom w:val="none" w:sz="0" w:space="0" w:color="auto"/>
        <w:right w:val="none" w:sz="0" w:space="0" w:color="auto"/>
      </w:divBdr>
      <w:divsChild>
        <w:div w:id="706024910">
          <w:marLeft w:val="0"/>
          <w:marRight w:val="0"/>
          <w:marTop w:val="0"/>
          <w:marBottom w:val="0"/>
          <w:divBdr>
            <w:top w:val="none" w:sz="0" w:space="0" w:color="auto"/>
            <w:left w:val="none" w:sz="0" w:space="0" w:color="auto"/>
            <w:bottom w:val="none" w:sz="0" w:space="0" w:color="auto"/>
            <w:right w:val="none" w:sz="0" w:space="0" w:color="auto"/>
          </w:divBdr>
          <w:divsChild>
            <w:div w:id="1722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5">
      <w:bodyDiv w:val="1"/>
      <w:marLeft w:val="0"/>
      <w:marRight w:val="0"/>
      <w:marTop w:val="0"/>
      <w:marBottom w:val="0"/>
      <w:divBdr>
        <w:top w:val="none" w:sz="0" w:space="0" w:color="auto"/>
        <w:left w:val="none" w:sz="0" w:space="0" w:color="auto"/>
        <w:bottom w:val="none" w:sz="0" w:space="0" w:color="auto"/>
        <w:right w:val="none" w:sz="0" w:space="0" w:color="auto"/>
      </w:divBdr>
      <w:divsChild>
        <w:div w:id="619990779">
          <w:marLeft w:val="0"/>
          <w:marRight w:val="0"/>
          <w:marTop w:val="0"/>
          <w:marBottom w:val="0"/>
          <w:divBdr>
            <w:top w:val="none" w:sz="0" w:space="0" w:color="auto"/>
            <w:left w:val="none" w:sz="0" w:space="0" w:color="auto"/>
            <w:bottom w:val="none" w:sz="0" w:space="0" w:color="auto"/>
            <w:right w:val="none" w:sz="0" w:space="0" w:color="auto"/>
          </w:divBdr>
          <w:divsChild>
            <w:div w:id="2752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7978">
      <w:bodyDiv w:val="1"/>
      <w:marLeft w:val="0"/>
      <w:marRight w:val="0"/>
      <w:marTop w:val="0"/>
      <w:marBottom w:val="0"/>
      <w:divBdr>
        <w:top w:val="none" w:sz="0" w:space="0" w:color="auto"/>
        <w:left w:val="none" w:sz="0" w:space="0" w:color="auto"/>
        <w:bottom w:val="none" w:sz="0" w:space="0" w:color="auto"/>
        <w:right w:val="none" w:sz="0" w:space="0" w:color="auto"/>
      </w:divBdr>
    </w:div>
    <w:div w:id="528567826">
      <w:bodyDiv w:val="1"/>
      <w:marLeft w:val="0"/>
      <w:marRight w:val="0"/>
      <w:marTop w:val="0"/>
      <w:marBottom w:val="0"/>
      <w:divBdr>
        <w:top w:val="none" w:sz="0" w:space="0" w:color="auto"/>
        <w:left w:val="none" w:sz="0" w:space="0" w:color="auto"/>
        <w:bottom w:val="none" w:sz="0" w:space="0" w:color="auto"/>
        <w:right w:val="none" w:sz="0" w:space="0" w:color="auto"/>
      </w:divBdr>
    </w:div>
    <w:div w:id="533422993">
      <w:bodyDiv w:val="1"/>
      <w:marLeft w:val="0"/>
      <w:marRight w:val="0"/>
      <w:marTop w:val="0"/>
      <w:marBottom w:val="0"/>
      <w:divBdr>
        <w:top w:val="none" w:sz="0" w:space="0" w:color="auto"/>
        <w:left w:val="none" w:sz="0" w:space="0" w:color="auto"/>
        <w:bottom w:val="none" w:sz="0" w:space="0" w:color="auto"/>
        <w:right w:val="none" w:sz="0" w:space="0" w:color="auto"/>
      </w:divBdr>
      <w:divsChild>
        <w:div w:id="860435514">
          <w:marLeft w:val="0"/>
          <w:marRight w:val="0"/>
          <w:marTop w:val="0"/>
          <w:marBottom w:val="0"/>
          <w:divBdr>
            <w:top w:val="none" w:sz="0" w:space="0" w:color="auto"/>
            <w:left w:val="none" w:sz="0" w:space="0" w:color="auto"/>
            <w:bottom w:val="none" w:sz="0" w:space="0" w:color="auto"/>
            <w:right w:val="none" w:sz="0" w:space="0" w:color="auto"/>
          </w:divBdr>
          <w:divsChild>
            <w:div w:id="12033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5247">
      <w:bodyDiv w:val="1"/>
      <w:marLeft w:val="0"/>
      <w:marRight w:val="0"/>
      <w:marTop w:val="0"/>
      <w:marBottom w:val="0"/>
      <w:divBdr>
        <w:top w:val="none" w:sz="0" w:space="0" w:color="auto"/>
        <w:left w:val="none" w:sz="0" w:space="0" w:color="auto"/>
        <w:bottom w:val="none" w:sz="0" w:space="0" w:color="auto"/>
        <w:right w:val="none" w:sz="0" w:space="0" w:color="auto"/>
      </w:divBdr>
      <w:divsChild>
        <w:div w:id="651443041">
          <w:marLeft w:val="0"/>
          <w:marRight w:val="0"/>
          <w:marTop w:val="0"/>
          <w:marBottom w:val="0"/>
          <w:divBdr>
            <w:top w:val="none" w:sz="0" w:space="0" w:color="auto"/>
            <w:left w:val="none" w:sz="0" w:space="0" w:color="auto"/>
            <w:bottom w:val="none" w:sz="0" w:space="0" w:color="auto"/>
            <w:right w:val="none" w:sz="0" w:space="0" w:color="auto"/>
          </w:divBdr>
          <w:divsChild>
            <w:div w:id="141400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3880">
      <w:bodyDiv w:val="1"/>
      <w:marLeft w:val="0"/>
      <w:marRight w:val="0"/>
      <w:marTop w:val="0"/>
      <w:marBottom w:val="0"/>
      <w:divBdr>
        <w:top w:val="none" w:sz="0" w:space="0" w:color="auto"/>
        <w:left w:val="none" w:sz="0" w:space="0" w:color="auto"/>
        <w:bottom w:val="none" w:sz="0" w:space="0" w:color="auto"/>
        <w:right w:val="none" w:sz="0" w:space="0" w:color="auto"/>
      </w:divBdr>
      <w:divsChild>
        <w:div w:id="1148715913">
          <w:marLeft w:val="0"/>
          <w:marRight w:val="0"/>
          <w:marTop w:val="0"/>
          <w:marBottom w:val="0"/>
          <w:divBdr>
            <w:top w:val="none" w:sz="0" w:space="0" w:color="auto"/>
            <w:left w:val="none" w:sz="0" w:space="0" w:color="auto"/>
            <w:bottom w:val="none" w:sz="0" w:space="0" w:color="auto"/>
            <w:right w:val="none" w:sz="0" w:space="0" w:color="auto"/>
          </w:divBdr>
          <w:divsChild>
            <w:div w:id="20281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6386">
      <w:bodyDiv w:val="1"/>
      <w:marLeft w:val="0"/>
      <w:marRight w:val="0"/>
      <w:marTop w:val="0"/>
      <w:marBottom w:val="0"/>
      <w:divBdr>
        <w:top w:val="none" w:sz="0" w:space="0" w:color="auto"/>
        <w:left w:val="none" w:sz="0" w:space="0" w:color="auto"/>
        <w:bottom w:val="none" w:sz="0" w:space="0" w:color="auto"/>
        <w:right w:val="none" w:sz="0" w:space="0" w:color="auto"/>
      </w:divBdr>
      <w:divsChild>
        <w:div w:id="168644915">
          <w:marLeft w:val="0"/>
          <w:marRight w:val="0"/>
          <w:marTop w:val="0"/>
          <w:marBottom w:val="0"/>
          <w:divBdr>
            <w:top w:val="none" w:sz="0" w:space="0" w:color="auto"/>
            <w:left w:val="none" w:sz="0" w:space="0" w:color="auto"/>
            <w:bottom w:val="none" w:sz="0" w:space="0" w:color="auto"/>
            <w:right w:val="none" w:sz="0" w:space="0" w:color="auto"/>
          </w:divBdr>
          <w:divsChild>
            <w:div w:id="12858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79188">
      <w:bodyDiv w:val="1"/>
      <w:marLeft w:val="0"/>
      <w:marRight w:val="0"/>
      <w:marTop w:val="0"/>
      <w:marBottom w:val="0"/>
      <w:divBdr>
        <w:top w:val="none" w:sz="0" w:space="0" w:color="auto"/>
        <w:left w:val="none" w:sz="0" w:space="0" w:color="auto"/>
        <w:bottom w:val="none" w:sz="0" w:space="0" w:color="auto"/>
        <w:right w:val="none" w:sz="0" w:space="0" w:color="auto"/>
      </w:divBdr>
    </w:div>
    <w:div w:id="586230416">
      <w:bodyDiv w:val="1"/>
      <w:marLeft w:val="0"/>
      <w:marRight w:val="0"/>
      <w:marTop w:val="0"/>
      <w:marBottom w:val="0"/>
      <w:divBdr>
        <w:top w:val="none" w:sz="0" w:space="0" w:color="auto"/>
        <w:left w:val="none" w:sz="0" w:space="0" w:color="auto"/>
        <w:bottom w:val="none" w:sz="0" w:space="0" w:color="auto"/>
        <w:right w:val="none" w:sz="0" w:space="0" w:color="auto"/>
      </w:divBdr>
      <w:divsChild>
        <w:div w:id="9256311">
          <w:marLeft w:val="0"/>
          <w:marRight w:val="0"/>
          <w:marTop w:val="0"/>
          <w:marBottom w:val="0"/>
          <w:divBdr>
            <w:top w:val="none" w:sz="0" w:space="0" w:color="auto"/>
            <w:left w:val="none" w:sz="0" w:space="0" w:color="auto"/>
            <w:bottom w:val="none" w:sz="0" w:space="0" w:color="auto"/>
            <w:right w:val="none" w:sz="0" w:space="0" w:color="auto"/>
          </w:divBdr>
          <w:divsChild>
            <w:div w:id="18828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9900">
      <w:bodyDiv w:val="1"/>
      <w:marLeft w:val="0"/>
      <w:marRight w:val="0"/>
      <w:marTop w:val="0"/>
      <w:marBottom w:val="0"/>
      <w:divBdr>
        <w:top w:val="none" w:sz="0" w:space="0" w:color="auto"/>
        <w:left w:val="none" w:sz="0" w:space="0" w:color="auto"/>
        <w:bottom w:val="none" w:sz="0" w:space="0" w:color="auto"/>
        <w:right w:val="none" w:sz="0" w:space="0" w:color="auto"/>
      </w:divBdr>
      <w:divsChild>
        <w:div w:id="2076733669">
          <w:marLeft w:val="0"/>
          <w:marRight w:val="0"/>
          <w:marTop w:val="0"/>
          <w:marBottom w:val="0"/>
          <w:divBdr>
            <w:top w:val="none" w:sz="0" w:space="0" w:color="auto"/>
            <w:left w:val="none" w:sz="0" w:space="0" w:color="auto"/>
            <w:bottom w:val="none" w:sz="0" w:space="0" w:color="auto"/>
            <w:right w:val="none" w:sz="0" w:space="0" w:color="auto"/>
          </w:divBdr>
        </w:div>
      </w:divsChild>
    </w:div>
    <w:div w:id="602885422">
      <w:bodyDiv w:val="1"/>
      <w:marLeft w:val="0"/>
      <w:marRight w:val="0"/>
      <w:marTop w:val="0"/>
      <w:marBottom w:val="0"/>
      <w:divBdr>
        <w:top w:val="none" w:sz="0" w:space="0" w:color="auto"/>
        <w:left w:val="none" w:sz="0" w:space="0" w:color="auto"/>
        <w:bottom w:val="none" w:sz="0" w:space="0" w:color="auto"/>
        <w:right w:val="none" w:sz="0" w:space="0" w:color="auto"/>
      </w:divBdr>
      <w:divsChild>
        <w:div w:id="1703051144">
          <w:marLeft w:val="0"/>
          <w:marRight w:val="0"/>
          <w:marTop w:val="0"/>
          <w:marBottom w:val="0"/>
          <w:divBdr>
            <w:top w:val="none" w:sz="0" w:space="0" w:color="auto"/>
            <w:left w:val="none" w:sz="0" w:space="0" w:color="auto"/>
            <w:bottom w:val="none" w:sz="0" w:space="0" w:color="auto"/>
            <w:right w:val="none" w:sz="0" w:space="0" w:color="auto"/>
          </w:divBdr>
          <w:divsChild>
            <w:div w:id="348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0180">
      <w:bodyDiv w:val="1"/>
      <w:marLeft w:val="0"/>
      <w:marRight w:val="0"/>
      <w:marTop w:val="0"/>
      <w:marBottom w:val="0"/>
      <w:divBdr>
        <w:top w:val="none" w:sz="0" w:space="0" w:color="auto"/>
        <w:left w:val="none" w:sz="0" w:space="0" w:color="auto"/>
        <w:bottom w:val="none" w:sz="0" w:space="0" w:color="auto"/>
        <w:right w:val="none" w:sz="0" w:space="0" w:color="auto"/>
      </w:divBdr>
    </w:div>
    <w:div w:id="634723296">
      <w:bodyDiv w:val="1"/>
      <w:marLeft w:val="0"/>
      <w:marRight w:val="0"/>
      <w:marTop w:val="0"/>
      <w:marBottom w:val="0"/>
      <w:divBdr>
        <w:top w:val="none" w:sz="0" w:space="0" w:color="auto"/>
        <w:left w:val="none" w:sz="0" w:space="0" w:color="auto"/>
        <w:bottom w:val="none" w:sz="0" w:space="0" w:color="auto"/>
        <w:right w:val="none" w:sz="0" w:space="0" w:color="auto"/>
      </w:divBdr>
    </w:div>
    <w:div w:id="643045943">
      <w:bodyDiv w:val="1"/>
      <w:marLeft w:val="0"/>
      <w:marRight w:val="0"/>
      <w:marTop w:val="0"/>
      <w:marBottom w:val="0"/>
      <w:divBdr>
        <w:top w:val="none" w:sz="0" w:space="0" w:color="auto"/>
        <w:left w:val="none" w:sz="0" w:space="0" w:color="auto"/>
        <w:bottom w:val="none" w:sz="0" w:space="0" w:color="auto"/>
        <w:right w:val="none" w:sz="0" w:space="0" w:color="auto"/>
      </w:divBdr>
      <w:divsChild>
        <w:div w:id="1995065477">
          <w:marLeft w:val="0"/>
          <w:marRight w:val="0"/>
          <w:marTop w:val="0"/>
          <w:marBottom w:val="0"/>
          <w:divBdr>
            <w:top w:val="none" w:sz="0" w:space="0" w:color="auto"/>
            <w:left w:val="none" w:sz="0" w:space="0" w:color="auto"/>
            <w:bottom w:val="none" w:sz="0" w:space="0" w:color="auto"/>
            <w:right w:val="none" w:sz="0" w:space="0" w:color="auto"/>
          </w:divBdr>
          <w:divsChild>
            <w:div w:id="3459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8204">
      <w:bodyDiv w:val="1"/>
      <w:marLeft w:val="0"/>
      <w:marRight w:val="0"/>
      <w:marTop w:val="0"/>
      <w:marBottom w:val="0"/>
      <w:divBdr>
        <w:top w:val="none" w:sz="0" w:space="0" w:color="auto"/>
        <w:left w:val="none" w:sz="0" w:space="0" w:color="auto"/>
        <w:bottom w:val="none" w:sz="0" w:space="0" w:color="auto"/>
        <w:right w:val="none" w:sz="0" w:space="0" w:color="auto"/>
      </w:divBdr>
    </w:div>
    <w:div w:id="668287607">
      <w:bodyDiv w:val="1"/>
      <w:marLeft w:val="0"/>
      <w:marRight w:val="0"/>
      <w:marTop w:val="0"/>
      <w:marBottom w:val="0"/>
      <w:divBdr>
        <w:top w:val="none" w:sz="0" w:space="0" w:color="auto"/>
        <w:left w:val="none" w:sz="0" w:space="0" w:color="auto"/>
        <w:bottom w:val="none" w:sz="0" w:space="0" w:color="auto"/>
        <w:right w:val="none" w:sz="0" w:space="0" w:color="auto"/>
      </w:divBdr>
      <w:divsChild>
        <w:div w:id="185170697">
          <w:marLeft w:val="0"/>
          <w:marRight w:val="0"/>
          <w:marTop w:val="0"/>
          <w:marBottom w:val="0"/>
          <w:divBdr>
            <w:top w:val="none" w:sz="0" w:space="0" w:color="auto"/>
            <w:left w:val="none" w:sz="0" w:space="0" w:color="auto"/>
            <w:bottom w:val="none" w:sz="0" w:space="0" w:color="auto"/>
            <w:right w:val="none" w:sz="0" w:space="0" w:color="auto"/>
          </w:divBdr>
          <w:divsChild>
            <w:div w:id="12821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79626">
      <w:bodyDiv w:val="1"/>
      <w:marLeft w:val="0"/>
      <w:marRight w:val="0"/>
      <w:marTop w:val="0"/>
      <w:marBottom w:val="0"/>
      <w:divBdr>
        <w:top w:val="none" w:sz="0" w:space="0" w:color="auto"/>
        <w:left w:val="none" w:sz="0" w:space="0" w:color="auto"/>
        <w:bottom w:val="none" w:sz="0" w:space="0" w:color="auto"/>
        <w:right w:val="none" w:sz="0" w:space="0" w:color="auto"/>
      </w:divBdr>
      <w:divsChild>
        <w:div w:id="603653388">
          <w:marLeft w:val="0"/>
          <w:marRight w:val="0"/>
          <w:marTop w:val="0"/>
          <w:marBottom w:val="0"/>
          <w:divBdr>
            <w:top w:val="none" w:sz="0" w:space="0" w:color="auto"/>
            <w:left w:val="none" w:sz="0" w:space="0" w:color="auto"/>
            <w:bottom w:val="none" w:sz="0" w:space="0" w:color="auto"/>
            <w:right w:val="none" w:sz="0" w:space="0" w:color="auto"/>
          </w:divBdr>
        </w:div>
      </w:divsChild>
    </w:div>
    <w:div w:id="701973976">
      <w:bodyDiv w:val="1"/>
      <w:marLeft w:val="0"/>
      <w:marRight w:val="0"/>
      <w:marTop w:val="0"/>
      <w:marBottom w:val="0"/>
      <w:divBdr>
        <w:top w:val="none" w:sz="0" w:space="0" w:color="auto"/>
        <w:left w:val="none" w:sz="0" w:space="0" w:color="auto"/>
        <w:bottom w:val="none" w:sz="0" w:space="0" w:color="auto"/>
        <w:right w:val="none" w:sz="0" w:space="0" w:color="auto"/>
      </w:divBdr>
    </w:div>
    <w:div w:id="707998817">
      <w:bodyDiv w:val="1"/>
      <w:marLeft w:val="0"/>
      <w:marRight w:val="0"/>
      <w:marTop w:val="0"/>
      <w:marBottom w:val="0"/>
      <w:divBdr>
        <w:top w:val="none" w:sz="0" w:space="0" w:color="auto"/>
        <w:left w:val="none" w:sz="0" w:space="0" w:color="auto"/>
        <w:bottom w:val="none" w:sz="0" w:space="0" w:color="auto"/>
        <w:right w:val="none" w:sz="0" w:space="0" w:color="auto"/>
      </w:divBdr>
      <w:divsChild>
        <w:div w:id="1544174417">
          <w:marLeft w:val="0"/>
          <w:marRight w:val="0"/>
          <w:marTop w:val="0"/>
          <w:marBottom w:val="0"/>
          <w:divBdr>
            <w:top w:val="none" w:sz="0" w:space="0" w:color="auto"/>
            <w:left w:val="none" w:sz="0" w:space="0" w:color="auto"/>
            <w:bottom w:val="none" w:sz="0" w:space="0" w:color="auto"/>
            <w:right w:val="none" w:sz="0" w:space="0" w:color="auto"/>
          </w:divBdr>
          <w:divsChild>
            <w:div w:id="209015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3568">
      <w:bodyDiv w:val="1"/>
      <w:marLeft w:val="0"/>
      <w:marRight w:val="0"/>
      <w:marTop w:val="0"/>
      <w:marBottom w:val="0"/>
      <w:divBdr>
        <w:top w:val="none" w:sz="0" w:space="0" w:color="auto"/>
        <w:left w:val="none" w:sz="0" w:space="0" w:color="auto"/>
        <w:bottom w:val="none" w:sz="0" w:space="0" w:color="auto"/>
        <w:right w:val="none" w:sz="0" w:space="0" w:color="auto"/>
      </w:divBdr>
      <w:divsChild>
        <w:div w:id="695929464">
          <w:marLeft w:val="0"/>
          <w:marRight w:val="0"/>
          <w:marTop w:val="0"/>
          <w:marBottom w:val="0"/>
          <w:divBdr>
            <w:top w:val="none" w:sz="0" w:space="0" w:color="auto"/>
            <w:left w:val="none" w:sz="0" w:space="0" w:color="auto"/>
            <w:bottom w:val="none" w:sz="0" w:space="0" w:color="auto"/>
            <w:right w:val="none" w:sz="0" w:space="0" w:color="auto"/>
          </w:divBdr>
          <w:divsChild>
            <w:div w:id="15295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2865">
      <w:bodyDiv w:val="1"/>
      <w:marLeft w:val="0"/>
      <w:marRight w:val="0"/>
      <w:marTop w:val="0"/>
      <w:marBottom w:val="0"/>
      <w:divBdr>
        <w:top w:val="none" w:sz="0" w:space="0" w:color="auto"/>
        <w:left w:val="none" w:sz="0" w:space="0" w:color="auto"/>
        <w:bottom w:val="none" w:sz="0" w:space="0" w:color="auto"/>
        <w:right w:val="none" w:sz="0" w:space="0" w:color="auto"/>
      </w:divBdr>
      <w:divsChild>
        <w:div w:id="800154785">
          <w:marLeft w:val="0"/>
          <w:marRight w:val="0"/>
          <w:marTop w:val="0"/>
          <w:marBottom w:val="0"/>
          <w:divBdr>
            <w:top w:val="none" w:sz="0" w:space="0" w:color="auto"/>
            <w:left w:val="none" w:sz="0" w:space="0" w:color="auto"/>
            <w:bottom w:val="none" w:sz="0" w:space="0" w:color="auto"/>
            <w:right w:val="none" w:sz="0" w:space="0" w:color="auto"/>
          </w:divBdr>
          <w:divsChild>
            <w:div w:id="13667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6637">
      <w:bodyDiv w:val="1"/>
      <w:marLeft w:val="0"/>
      <w:marRight w:val="0"/>
      <w:marTop w:val="0"/>
      <w:marBottom w:val="0"/>
      <w:divBdr>
        <w:top w:val="none" w:sz="0" w:space="0" w:color="auto"/>
        <w:left w:val="none" w:sz="0" w:space="0" w:color="auto"/>
        <w:bottom w:val="none" w:sz="0" w:space="0" w:color="auto"/>
        <w:right w:val="none" w:sz="0" w:space="0" w:color="auto"/>
      </w:divBdr>
    </w:div>
    <w:div w:id="737628379">
      <w:bodyDiv w:val="1"/>
      <w:marLeft w:val="0"/>
      <w:marRight w:val="0"/>
      <w:marTop w:val="0"/>
      <w:marBottom w:val="0"/>
      <w:divBdr>
        <w:top w:val="none" w:sz="0" w:space="0" w:color="auto"/>
        <w:left w:val="none" w:sz="0" w:space="0" w:color="auto"/>
        <w:bottom w:val="none" w:sz="0" w:space="0" w:color="auto"/>
        <w:right w:val="none" w:sz="0" w:space="0" w:color="auto"/>
      </w:divBdr>
      <w:divsChild>
        <w:div w:id="1051729303">
          <w:marLeft w:val="0"/>
          <w:marRight w:val="0"/>
          <w:marTop w:val="0"/>
          <w:marBottom w:val="0"/>
          <w:divBdr>
            <w:top w:val="none" w:sz="0" w:space="0" w:color="auto"/>
            <w:left w:val="none" w:sz="0" w:space="0" w:color="auto"/>
            <w:bottom w:val="none" w:sz="0" w:space="0" w:color="auto"/>
            <w:right w:val="none" w:sz="0" w:space="0" w:color="auto"/>
          </w:divBdr>
          <w:divsChild>
            <w:div w:id="15292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38242">
      <w:bodyDiv w:val="1"/>
      <w:marLeft w:val="0"/>
      <w:marRight w:val="0"/>
      <w:marTop w:val="0"/>
      <w:marBottom w:val="0"/>
      <w:divBdr>
        <w:top w:val="none" w:sz="0" w:space="0" w:color="auto"/>
        <w:left w:val="none" w:sz="0" w:space="0" w:color="auto"/>
        <w:bottom w:val="none" w:sz="0" w:space="0" w:color="auto"/>
        <w:right w:val="none" w:sz="0" w:space="0" w:color="auto"/>
      </w:divBdr>
      <w:divsChild>
        <w:div w:id="613175670">
          <w:marLeft w:val="0"/>
          <w:marRight w:val="0"/>
          <w:marTop w:val="0"/>
          <w:marBottom w:val="0"/>
          <w:divBdr>
            <w:top w:val="none" w:sz="0" w:space="0" w:color="auto"/>
            <w:left w:val="none" w:sz="0" w:space="0" w:color="auto"/>
            <w:bottom w:val="none" w:sz="0" w:space="0" w:color="auto"/>
            <w:right w:val="none" w:sz="0" w:space="0" w:color="auto"/>
          </w:divBdr>
          <w:divsChild>
            <w:div w:id="11559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20709">
      <w:bodyDiv w:val="1"/>
      <w:marLeft w:val="0"/>
      <w:marRight w:val="0"/>
      <w:marTop w:val="0"/>
      <w:marBottom w:val="0"/>
      <w:divBdr>
        <w:top w:val="none" w:sz="0" w:space="0" w:color="auto"/>
        <w:left w:val="none" w:sz="0" w:space="0" w:color="auto"/>
        <w:bottom w:val="none" w:sz="0" w:space="0" w:color="auto"/>
        <w:right w:val="none" w:sz="0" w:space="0" w:color="auto"/>
      </w:divBdr>
    </w:div>
    <w:div w:id="780537662">
      <w:bodyDiv w:val="1"/>
      <w:marLeft w:val="0"/>
      <w:marRight w:val="0"/>
      <w:marTop w:val="0"/>
      <w:marBottom w:val="0"/>
      <w:divBdr>
        <w:top w:val="none" w:sz="0" w:space="0" w:color="auto"/>
        <w:left w:val="none" w:sz="0" w:space="0" w:color="auto"/>
        <w:bottom w:val="none" w:sz="0" w:space="0" w:color="auto"/>
        <w:right w:val="none" w:sz="0" w:space="0" w:color="auto"/>
      </w:divBdr>
      <w:divsChild>
        <w:div w:id="1854219518">
          <w:marLeft w:val="0"/>
          <w:marRight w:val="0"/>
          <w:marTop w:val="0"/>
          <w:marBottom w:val="0"/>
          <w:divBdr>
            <w:top w:val="none" w:sz="0" w:space="0" w:color="auto"/>
            <w:left w:val="none" w:sz="0" w:space="0" w:color="auto"/>
            <w:bottom w:val="none" w:sz="0" w:space="0" w:color="auto"/>
            <w:right w:val="none" w:sz="0" w:space="0" w:color="auto"/>
          </w:divBdr>
          <w:divsChild>
            <w:div w:id="1329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29477">
      <w:bodyDiv w:val="1"/>
      <w:marLeft w:val="30"/>
      <w:marRight w:val="30"/>
      <w:marTop w:val="0"/>
      <w:marBottom w:val="0"/>
      <w:divBdr>
        <w:top w:val="none" w:sz="0" w:space="0" w:color="auto"/>
        <w:left w:val="none" w:sz="0" w:space="0" w:color="auto"/>
        <w:bottom w:val="none" w:sz="0" w:space="0" w:color="auto"/>
        <w:right w:val="none" w:sz="0" w:space="0" w:color="auto"/>
      </w:divBdr>
      <w:divsChild>
        <w:div w:id="692264136">
          <w:marLeft w:val="0"/>
          <w:marRight w:val="0"/>
          <w:marTop w:val="0"/>
          <w:marBottom w:val="0"/>
          <w:divBdr>
            <w:top w:val="none" w:sz="0" w:space="0" w:color="auto"/>
            <w:left w:val="none" w:sz="0" w:space="0" w:color="auto"/>
            <w:bottom w:val="none" w:sz="0" w:space="0" w:color="auto"/>
            <w:right w:val="none" w:sz="0" w:space="0" w:color="auto"/>
          </w:divBdr>
          <w:divsChild>
            <w:div w:id="4207400">
              <w:marLeft w:val="0"/>
              <w:marRight w:val="0"/>
              <w:marTop w:val="0"/>
              <w:marBottom w:val="0"/>
              <w:divBdr>
                <w:top w:val="none" w:sz="0" w:space="0" w:color="auto"/>
                <w:left w:val="none" w:sz="0" w:space="0" w:color="auto"/>
                <w:bottom w:val="none" w:sz="0" w:space="0" w:color="auto"/>
                <w:right w:val="none" w:sz="0" w:space="0" w:color="auto"/>
              </w:divBdr>
              <w:divsChild>
                <w:div w:id="1324819782">
                  <w:marLeft w:val="180"/>
                  <w:marRight w:val="0"/>
                  <w:marTop w:val="0"/>
                  <w:marBottom w:val="0"/>
                  <w:divBdr>
                    <w:top w:val="none" w:sz="0" w:space="0" w:color="auto"/>
                    <w:left w:val="none" w:sz="0" w:space="0" w:color="auto"/>
                    <w:bottom w:val="none" w:sz="0" w:space="0" w:color="auto"/>
                    <w:right w:val="none" w:sz="0" w:space="0" w:color="auto"/>
                  </w:divBdr>
                  <w:divsChild>
                    <w:div w:id="663556039">
                      <w:marLeft w:val="0"/>
                      <w:marRight w:val="0"/>
                      <w:marTop w:val="0"/>
                      <w:marBottom w:val="0"/>
                      <w:divBdr>
                        <w:top w:val="none" w:sz="0" w:space="0" w:color="auto"/>
                        <w:left w:val="none" w:sz="0" w:space="0" w:color="auto"/>
                        <w:bottom w:val="none" w:sz="0" w:space="0" w:color="auto"/>
                        <w:right w:val="none" w:sz="0" w:space="0" w:color="auto"/>
                      </w:divBdr>
                      <w:divsChild>
                        <w:div w:id="337578969">
                          <w:marLeft w:val="0"/>
                          <w:marRight w:val="0"/>
                          <w:marTop w:val="0"/>
                          <w:marBottom w:val="0"/>
                          <w:divBdr>
                            <w:top w:val="none" w:sz="0" w:space="0" w:color="auto"/>
                            <w:left w:val="none" w:sz="0" w:space="0" w:color="auto"/>
                            <w:bottom w:val="none" w:sz="0" w:space="0" w:color="auto"/>
                            <w:right w:val="none" w:sz="0" w:space="0" w:color="auto"/>
                          </w:divBdr>
                          <w:divsChild>
                            <w:div w:id="949120465">
                              <w:marLeft w:val="0"/>
                              <w:marRight w:val="0"/>
                              <w:marTop w:val="0"/>
                              <w:marBottom w:val="0"/>
                              <w:divBdr>
                                <w:top w:val="none" w:sz="0" w:space="0" w:color="auto"/>
                                <w:left w:val="none" w:sz="0" w:space="0" w:color="auto"/>
                                <w:bottom w:val="none" w:sz="0" w:space="0" w:color="auto"/>
                                <w:right w:val="none" w:sz="0" w:space="0" w:color="auto"/>
                              </w:divBdr>
                              <w:divsChild>
                                <w:div w:id="718624792">
                                  <w:marLeft w:val="180"/>
                                  <w:marRight w:val="0"/>
                                  <w:marTop w:val="0"/>
                                  <w:marBottom w:val="0"/>
                                  <w:divBdr>
                                    <w:top w:val="none" w:sz="0" w:space="0" w:color="auto"/>
                                    <w:left w:val="none" w:sz="0" w:space="0" w:color="auto"/>
                                    <w:bottom w:val="none" w:sz="0" w:space="0" w:color="auto"/>
                                    <w:right w:val="none" w:sz="0" w:space="0" w:color="auto"/>
                                  </w:divBdr>
                                  <w:divsChild>
                                    <w:div w:id="6347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98193">
                          <w:marLeft w:val="0"/>
                          <w:marRight w:val="0"/>
                          <w:marTop w:val="0"/>
                          <w:marBottom w:val="0"/>
                          <w:divBdr>
                            <w:top w:val="none" w:sz="0" w:space="0" w:color="auto"/>
                            <w:left w:val="none" w:sz="0" w:space="0" w:color="auto"/>
                            <w:bottom w:val="none" w:sz="0" w:space="0" w:color="auto"/>
                            <w:right w:val="none" w:sz="0" w:space="0" w:color="auto"/>
                          </w:divBdr>
                          <w:divsChild>
                            <w:div w:id="1143960221">
                              <w:marLeft w:val="0"/>
                              <w:marRight w:val="0"/>
                              <w:marTop w:val="0"/>
                              <w:marBottom w:val="0"/>
                              <w:divBdr>
                                <w:top w:val="none" w:sz="0" w:space="0" w:color="auto"/>
                                <w:left w:val="none" w:sz="0" w:space="0" w:color="auto"/>
                                <w:bottom w:val="none" w:sz="0" w:space="0" w:color="auto"/>
                                <w:right w:val="none" w:sz="0" w:space="0" w:color="auto"/>
                              </w:divBdr>
                              <w:divsChild>
                                <w:div w:id="2017725329">
                                  <w:marLeft w:val="180"/>
                                  <w:marRight w:val="0"/>
                                  <w:marTop w:val="0"/>
                                  <w:marBottom w:val="0"/>
                                  <w:divBdr>
                                    <w:top w:val="none" w:sz="0" w:space="0" w:color="auto"/>
                                    <w:left w:val="none" w:sz="0" w:space="0" w:color="auto"/>
                                    <w:bottom w:val="none" w:sz="0" w:space="0" w:color="auto"/>
                                    <w:right w:val="none" w:sz="0" w:space="0" w:color="auto"/>
                                  </w:divBdr>
                                  <w:divsChild>
                                    <w:div w:id="3495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33122">
                          <w:marLeft w:val="0"/>
                          <w:marRight w:val="0"/>
                          <w:marTop w:val="0"/>
                          <w:marBottom w:val="0"/>
                          <w:divBdr>
                            <w:top w:val="none" w:sz="0" w:space="0" w:color="auto"/>
                            <w:left w:val="none" w:sz="0" w:space="0" w:color="auto"/>
                            <w:bottom w:val="none" w:sz="0" w:space="0" w:color="auto"/>
                            <w:right w:val="none" w:sz="0" w:space="0" w:color="auto"/>
                          </w:divBdr>
                          <w:divsChild>
                            <w:div w:id="1329214896">
                              <w:marLeft w:val="0"/>
                              <w:marRight w:val="0"/>
                              <w:marTop w:val="0"/>
                              <w:marBottom w:val="0"/>
                              <w:divBdr>
                                <w:top w:val="none" w:sz="0" w:space="0" w:color="auto"/>
                                <w:left w:val="none" w:sz="0" w:space="0" w:color="auto"/>
                                <w:bottom w:val="none" w:sz="0" w:space="0" w:color="auto"/>
                                <w:right w:val="none" w:sz="0" w:space="0" w:color="auto"/>
                              </w:divBdr>
                              <w:divsChild>
                                <w:div w:id="1341204571">
                                  <w:marLeft w:val="180"/>
                                  <w:marRight w:val="0"/>
                                  <w:marTop w:val="0"/>
                                  <w:marBottom w:val="0"/>
                                  <w:divBdr>
                                    <w:top w:val="none" w:sz="0" w:space="0" w:color="auto"/>
                                    <w:left w:val="none" w:sz="0" w:space="0" w:color="auto"/>
                                    <w:bottom w:val="none" w:sz="0" w:space="0" w:color="auto"/>
                                    <w:right w:val="none" w:sz="0" w:space="0" w:color="auto"/>
                                  </w:divBdr>
                                  <w:divsChild>
                                    <w:div w:id="12108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858723">
                          <w:marLeft w:val="0"/>
                          <w:marRight w:val="0"/>
                          <w:marTop w:val="0"/>
                          <w:marBottom w:val="0"/>
                          <w:divBdr>
                            <w:top w:val="none" w:sz="0" w:space="0" w:color="auto"/>
                            <w:left w:val="none" w:sz="0" w:space="0" w:color="auto"/>
                            <w:bottom w:val="none" w:sz="0" w:space="0" w:color="auto"/>
                            <w:right w:val="none" w:sz="0" w:space="0" w:color="auto"/>
                          </w:divBdr>
                          <w:divsChild>
                            <w:div w:id="854416075">
                              <w:marLeft w:val="0"/>
                              <w:marRight w:val="0"/>
                              <w:marTop w:val="0"/>
                              <w:marBottom w:val="0"/>
                              <w:divBdr>
                                <w:top w:val="none" w:sz="0" w:space="0" w:color="auto"/>
                                <w:left w:val="none" w:sz="0" w:space="0" w:color="auto"/>
                                <w:bottom w:val="none" w:sz="0" w:space="0" w:color="auto"/>
                                <w:right w:val="none" w:sz="0" w:space="0" w:color="auto"/>
                              </w:divBdr>
                              <w:divsChild>
                                <w:div w:id="1848052718">
                                  <w:marLeft w:val="180"/>
                                  <w:marRight w:val="0"/>
                                  <w:marTop w:val="0"/>
                                  <w:marBottom w:val="0"/>
                                  <w:divBdr>
                                    <w:top w:val="none" w:sz="0" w:space="0" w:color="auto"/>
                                    <w:left w:val="none" w:sz="0" w:space="0" w:color="auto"/>
                                    <w:bottom w:val="none" w:sz="0" w:space="0" w:color="auto"/>
                                    <w:right w:val="none" w:sz="0" w:space="0" w:color="auto"/>
                                  </w:divBdr>
                                  <w:divsChild>
                                    <w:div w:id="3254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48716">
                          <w:marLeft w:val="0"/>
                          <w:marRight w:val="0"/>
                          <w:marTop w:val="0"/>
                          <w:marBottom w:val="0"/>
                          <w:divBdr>
                            <w:top w:val="none" w:sz="0" w:space="0" w:color="auto"/>
                            <w:left w:val="none" w:sz="0" w:space="0" w:color="auto"/>
                            <w:bottom w:val="none" w:sz="0" w:space="0" w:color="auto"/>
                            <w:right w:val="none" w:sz="0" w:space="0" w:color="auto"/>
                          </w:divBdr>
                          <w:divsChild>
                            <w:div w:id="757750476">
                              <w:marLeft w:val="0"/>
                              <w:marRight w:val="0"/>
                              <w:marTop w:val="0"/>
                              <w:marBottom w:val="0"/>
                              <w:divBdr>
                                <w:top w:val="none" w:sz="0" w:space="0" w:color="auto"/>
                                <w:left w:val="none" w:sz="0" w:space="0" w:color="auto"/>
                                <w:bottom w:val="none" w:sz="0" w:space="0" w:color="auto"/>
                                <w:right w:val="none" w:sz="0" w:space="0" w:color="auto"/>
                              </w:divBdr>
                              <w:divsChild>
                                <w:div w:id="923415080">
                                  <w:marLeft w:val="180"/>
                                  <w:marRight w:val="0"/>
                                  <w:marTop w:val="0"/>
                                  <w:marBottom w:val="0"/>
                                  <w:divBdr>
                                    <w:top w:val="none" w:sz="0" w:space="0" w:color="auto"/>
                                    <w:left w:val="none" w:sz="0" w:space="0" w:color="auto"/>
                                    <w:bottom w:val="none" w:sz="0" w:space="0" w:color="auto"/>
                                    <w:right w:val="none" w:sz="0" w:space="0" w:color="auto"/>
                                  </w:divBdr>
                                  <w:divsChild>
                                    <w:div w:id="10745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56675">
                          <w:marLeft w:val="0"/>
                          <w:marRight w:val="0"/>
                          <w:marTop w:val="0"/>
                          <w:marBottom w:val="0"/>
                          <w:divBdr>
                            <w:top w:val="none" w:sz="0" w:space="0" w:color="auto"/>
                            <w:left w:val="none" w:sz="0" w:space="0" w:color="auto"/>
                            <w:bottom w:val="none" w:sz="0" w:space="0" w:color="auto"/>
                            <w:right w:val="none" w:sz="0" w:space="0" w:color="auto"/>
                          </w:divBdr>
                          <w:divsChild>
                            <w:div w:id="1842424207">
                              <w:marLeft w:val="0"/>
                              <w:marRight w:val="0"/>
                              <w:marTop w:val="0"/>
                              <w:marBottom w:val="0"/>
                              <w:divBdr>
                                <w:top w:val="none" w:sz="0" w:space="0" w:color="auto"/>
                                <w:left w:val="none" w:sz="0" w:space="0" w:color="auto"/>
                                <w:bottom w:val="none" w:sz="0" w:space="0" w:color="auto"/>
                                <w:right w:val="none" w:sz="0" w:space="0" w:color="auto"/>
                              </w:divBdr>
                              <w:divsChild>
                                <w:div w:id="255402139">
                                  <w:marLeft w:val="180"/>
                                  <w:marRight w:val="0"/>
                                  <w:marTop w:val="0"/>
                                  <w:marBottom w:val="0"/>
                                  <w:divBdr>
                                    <w:top w:val="none" w:sz="0" w:space="0" w:color="auto"/>
                                    <w:left w:val="none" w:sz="0" w:space="0" w:color="auto"/>
                                    <w:bottom w:val="none" w:sz="0" w:space="0" w:color="auto"/>
                                    <w:right w:val="none" w:sz="0" w:space="0" w:color="auto"/>
                                  </w:divBdr>
                                  <w:divsChild>
                                    <w:div w:id="5937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73068">
                          <w:marLeft w:val="0"/>
                          <w:marRight w:val="0"/>
                          <w:marTop w:val="0"/>
                          <w:marBottom w:val="0"/>
                          <w:divBdr>
                            <w:top w:val="none" w:sz="0" w:space="0" w:color="auto"/>
                            <w:left w:val="none" w:sz="0" w:space="0" w:color="auto"/>
                            <w:bottom w:val="none" w:sz="0" w:space="0" w:color="auto"/>
                            <w:right w:val="none" w:sz="0" w:space="0" w:color="auto"/>
                          </w:divBdr>
                          <w:divsChild>
                            <w:div w:id="17972638">
                              <w:marLeft w:val="0"/>
                              <w:marRight w:val="0"/>
                              <w:marTop w:val="0"/>
                              <w:marBottom w:val="0"/>
                              <w:divBdr>
                                <w:top w:val="none" w:sz="0" w:space="0" w:color="auto"/>
                                <w:left w:val="none" w:sz="0" w:space="0" w:color="auto"/>
                                <w:bottom w:val="none" w:sz="0" w:space="0" w:color="auto"/>
                                <w:right w:val="none" w:sz="0" w:space="0" w:color="auto"/>
                              </w:divBdr>
                              <w:divsChild>
                                <w:div w:id="1558201983">
                                  <w:marLeft w:val="180"/>
                                  <w:marRight w:val="0"/>
                                  <w:marTop w:val="0"/>
                                  <w:marBottom w:val="0"/>
                                  <w:divBdr>
                                    <w:top w:val="none" w:sz="0" w:space="0" w:color="auto"/>
                                    <w:left w:val="none" w:sz="0" w:space="0" w:color="auto"/>
                                    <w:bottom w:val="none" w:sz="0" w:space="0" w:color="auto"/>
                                    <w:right w:val="none" w:sz="0" w:space="0" w:color="auto"/>
                                  </w:divBdr>
                                  <w:divsChild>
                                    <w:div w:id="1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935554">
      <w:bodyDiv w:val="1"/>
      <w:marLeft w:val="0"/>
      <w:marRight w:val="0"/>
      <w:marTop w:val="0"/>
      <w:marBottom w:val="0"/>
      <w:divBdr>
        <w:top w:val="none" w:sz="0" w:space="0" w:color="auto"/>
        <w:left w:val="none" w:sz="0" w:space="0" w:color="auto"/>
        <w:bottom w:val="none" w:sz="0" w:space="0" w:color="auto"/>
        <w:right w:val="none" w:sz="0" w:space="0" w:color="auto"/>
      </w:divBdr>
      <w:divsChild>
        <w:div w:id="1407269129">
          <w:marLeft w:val="0"/>
          <w:marRight w:val="0"/>
          <w:marTop w:val="0"/>
          <w:marBottom w:val="0"/>
          <w:divBdr>
            <w:top w:val="none" w:sz="0" w:space="0" w:color="auto"/>
            <w:left w:val="none" w:sz="0" w:space="0" w:color="auto"/>
            <w:bottom w:val="none" w:sz="0" w:space="0" w:color="auto"/>
            <w:right w:val="none" w:sz="0" w:space="0" w:color="auto"/>
          </w:divBdr>
          <w:divsChild>
            <w:div w:id="1266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7173">
      <w:bodyDiv w:val="1"/>
      <w:marLeft w:val="0"/>
      <w:marRight w:val="0"/>
      <w:marTop w:val="0"/>
      <w:marBottom w:val="0"/>
      <w:divBdr>
        <w:top w:val="none" w:sz="0" w:space="0" w:color="auto"/>
        <w:left w:val="none" w:sz="0" w:space="0" w:color="auto"/>
        <w:bottom w:val="none" w:sz="0" w:space="0" w:color="auto"/>
        <w:right w:val="none" w:sz="0" w:space="0" w:color="auto"/>
      </w:divBdr>
      <w:divsChild>
        <w:div w:id="1942684160">
          <w:marLeft w:val="0"/>
          <w:marRight w:val="0"/>
          <w:marTop w:val="0"/>
          <w:marBottom w:val="0"/>
          <w:divBdr>
            <w:top w:val="none" w:sz="0" w:space="0" w:color="auto"/>
            <w:left w:val="none" w:sz="0" w:space="0" w:color="auto"/>
            <w:bottom w:val="none" w:sz="0" w:space="0" w:color="auto"/>
            <w:right w:val="none" w:sz="0" w:space="0" w:color="auto"/>
          </w:divBdr>
          <w:divsChild>
            <w:div w:id="14210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7579">
      <w:bodyDiv w:val="1"/>
      <w:marLeft w:val="0"/>
      <w:marRight w:val="0"/>
      <w:marTop w:val="0"/>
      <w:marBottom w:val="0"/>
      <w:divBdr>
        <w:top w:val="none" w:sz="0" w:space="0" w:color="auto"/>
        <w:left w:val="none" w:sz="0" w:space="0" w:color="auto"/>
        <w:bottom w:val="none" w:sz="0" w:space="0" w:color="auto"/>
        <w:right w:val="none" w:sz="0" w:space="0" w:color="auto"/>
      </w:divBdr>
      <w:divsChild>
        <w:div w:id="2052460743">
          <w:marLeft w:val="0"/>
          <w:marRight w:val="0"/>
          <w:marTop w:val="0"/>
          <w:marBottom w:val="0"/>
          <w:divBdr>
            <w:top w:val="none" w:sz="0" w:space="0" w:color="auto"/>
            <w:left w:val="none" w:sz="0" w:space="0" w:color="auto"/>
            <w:bottom w:val="none" w:sz="0" w:space="0" w:color="auto"/>
            <w:right w:val="none" w:sz="0" w:space="0" w:color="auto"/>
          </w:divBdr>
          <w:divsChild>
            <w:div w:id="405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322">
      <w:bodyDiv w:val="1"/>
      <w:marLeft w:val="0"/>
      <w:marRight w:val="0"/>
      <w:marTop w:val="0"/>
      <w:marBottom w:val="0"/>
      <w:divBdr>
        <w:top w:val="none" w:sz="0" w:space="0" w:color="auto"/>
        <w:left w:val="none" w:sz="0" w:space="0" w:color="auto"/>
        <w:bottom w:val="none" w:sz="0" w:space="0" w:color="auto"/>
        <w:right w:val="none" w:sz="0" w:space="0" w:color="auto"/>
      </w:divBdr>
    </w:div>
    <w:div w:id="821118217">
      <w:bodyDiv w:val="1"/>
      <w:marLeft w:val="0"/>
      <w:marRight w:val="0"/>
      <w:marTop w:val="0"/>
      <w:marBottom w:val="0"/>
      <w:divBdr>
        <w:top w:val="none" w:sz="0" w:space="0" w:color="auto"/>
        <w:left w:val="none" w:sz="0" w:space="0" w:color="auto"/>
        <w:bottom w:val="none" w:sz="0" w:space="0" w:color="auto"/>
        <w:right w:val="none" w:sz="0" w:space="0" w:color="auto"/>
      </w:divBdr>
      <w:divsChild>
        <w:div w:id="1751542539">
          <w:marLeft w:val="0"/>
          <w:marRight w:val="0"/>
          <w:marTop w:val="0"/>
          <w:marBottom w:val="0"/>
          <w:divBdr>
            <w:top w:val="none" w:sz="0" w:space="0" w:color="auto"/>
            <w:left w:val="none" w:sz="0" w:space="0" w:color="auto"/>
            <w:bottom w:val="none" w:sz="0" w:space="0" w:color="auto"/>
            <w:right w:val="none" w:sz="0" w:space="0" w:color="auto"/>
          </w:divBdr>
          <w:divsChild>
            <w:div w:id="3612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0301">
      <w:bodyDiv w:val="1"/>
      <w:marLeft w:val="0"/>
      <w:marRight w:val="0"/>
      <w:marTop w:val="0"/>
      <w:marBottom w:val="0"/>
      <w:divBdr>
        <w:top w:val="none" w:sz="0" w:space="0" w:color="auto"/>
        <w:left w:val="none" w:sz="0" w:space="0" w:color="auto"/>
        <w:bottom w:val="none" w:sz="0" w:space="0" w:color="auto"/>
        <w:right w:val="none" w:sz="0" w:space="0" w:color="auto"/>
      </w:divBdr>
      <w:divsChild>
        <w:div w:id="1930918001">
          <w:marLeft w:val="0"/>
          <w:marRight w:val="0"/>
          <w:marTop w:val="0"/>
          <w:marBottom w:val="0"/>
          <w:divBdr>
            <w:top w:val="none" w:sz="0" w:space="0" w:color="auto"/>
            <w:left w:val="none" w:sz="0" w:space="0" w:color="auto"/>
            <w:bottom w:val="none" w:sz="0" w:space="0" w:color="auto"/>
            <w:right w:val="none" w:sz="0" w:space="0" w:color="auto"/>
          </w:divBdr>
          <w:divsChild>
            <w:div w:id="8598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0160">
      <w:bodyDiv w:val="1"/>
      <w:marLeft w:val="0"/>
      <w:marRight w:val="0"/>
      <w:marTop w:val="0"/>
      <w:marBottom w:val="0"/>
      <w:divBdr>
        <w:top w:val="none" w:sz="0" w:space="0" w:color="auto"/>
        <w:left w:val="none" w:sz="0" w:space="0" w:color="auto"/>
        <w:bottom w:val="none" w:sz="0" w:space="0" w:color="auto"/>
        <w:right w:val="none" w:sz="0" w:space="0" w:color="auto"/>
      </w:divBdr>
    </w:div>
    <w:div w:id="849569720">
      <w:bodyDiv w:val="1"/>
      <w:marLeft w:val="0"/>
      <w:marRight w:val="0"/>
      <w:marTop w:val="0"/>
      <w:marBottom w:val="0"/>
      <w:divBdr>
        <w:top w:val="none" w:sz="0" w:space="0" w:color="auto"/>
        <w:left w:val="none" w:sz="0" w:space="0" w:color="auto"/>
        <w:bottom w:val="none" w:sz="0" w:space="0" w:color="auto"/>
        <w:right w:val="none" w:sz="0" w:space="0" w:color="auto"/>
      </w:divBdr>
      <w:divsChild>
        <w:div w:id="368265973">
          <w:marLeft w:val="0"/>
          <w:marRight w:val="0"/>
          <w:marTop w:val="0"/>
          <w:marBottom w:val="0"/>
          <w:divBdr>
            <w:top w:val="none" w:sz="0" w:space="0" w:color="auto"/>
            <w:left w:val="none" w:sz="0" w:space="0" w:color="auto"/>
            <w:bottom w:val="none" w:sz="0" w:space="0" w:color="auto"/>
            <w:right w:val="none" w:sz="0" w:space="0" w:color="auto"/>
          </w:divBdr>
          <w:divsChild>
            <w:div w:id="14140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38614">
      <w:bodyDiv w:val="1"/>
      <w:marLeft w:val="30"/>
      <w:marRight w:val="30"/>
      <w:marTop w:val="0"/>
      <w:marBottom w:val="0"/>
      <w:divBdr>
        <w:top w:val="none" w:sz="0" w:space="0" w:color="auto"/>
        <w:left w:val="none" w:sz="0" w:space="0" w:color="auto"/>
        <w:bottom w:val="none" w:sz="0" w:space="0" w:color="auto"/>
        <w:right w:val="none" w:sz="0" w:space="0" w:color="auto"/>
      </w:divBdr>
      <w:divsChild>
        <w:div w:id="1295134404">
          <w:marLeft w:val="0"/>
          <w:marRight w:val="0"/>
          <w:marTop w:val="0"/>
          <w:marBottom w:val="0"/>
          <w:divBdr>
            <w:top w:val="none" w:sz="0" w:space="0" w:color="auto"/>
            <w:left w:val="none" w:sz="0" w:space="0" w:color="auto"/>
            <w:bottom w:val="none" w:sz="0" w:space="0" w:color="auto"/>
            <w:right w:val="none" w:sz="0" w:space="0" w:color="auto"/>
          </w:divBdr>
          <w:divsChild>
            <w:div w:id="42560642">
              <w:marLeft w:val="0"/>
              <w:marRight w:val="0"/>
              <w:marTop w:val="0"/>
              <w:marBottom w:val="0"/>
              <w:divBdr>
                <w:top w:val="none" w:sz="0" w:space="0" w:color="auto"/>
                <w:left w:val="none" w:sz="0" w:space="0" w:color="auto"/>
                <w:bottom w:val="none" w:sz="0" w:space="0" w:color="auto"/>
                <w:right w:val="none" w:sz="0" w:space="0" w:color="auto"/>
              </w:divBdr>
              <w:divsChild>
                <w:div w:id="1248464927">
                  <w:marLeft w:val="180"/>
                  <w:marRight w:val="0"/>
                  <w:marTop w:val="0"/>
                  <w:marBottom w:val="0"/>
                  <w:divBdr>
                    <w:top w:val="none" w:sz="0" w:space="0" w:color="auto"/>
                    <w:left w:val="none" w:sz="0" w:space="0" w:color="auto"/>
                    <w:bottom w:val="none" w:sz="0" w:space="0" w:color="auto"/>
                    <w:right w:val="none" w:sz="0" w:space="0" w:color="auto"/>
                  </w:divBdr>
                  <w:divsChild>
                    <w:div w:id="239486726">
                      <w:marLeft w:val="0"/>
                      <w:marRight w:val="0"/>
                      <w:marTop w:val="0"/>
                      <w:marBottom w:val="0"/>
                      <w:divBdr>
                        <w:top w:val="none" w:sz="0" w:space="0" w:color="auto"/>
                        <w:left w:val="none" w:sz="0" w:space="0" w:color="auto"/>
                        <w:bottom w:val="none" w:sz="0" w:space="0" w:color="auto"/>
                        <w:right w:val="none" w:sz="0" w:space="0" w:color="auto"/>
                      </w:divBdr>
                      <w:divsChild>
                        <w:div w:id="10013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82234">
      <w:bodyDiv w:val="1"/>
      <w:marLeft w:val="0"/>
      <w:marRight w:val="0"/>
      <w:marTop w:val="0"/>
      <w:marBottom w:val="0"/>
      <w:divBdr>
        <w:top w:val="none" w:sz="0" w:space="0" w:color="auto"/>
        <w:left w:val="none" w:sz="0" w:space="0" w:color="auto"/>
        <w:bottom w:val="none" w:sz="0" w:space="0" w:color="auto"/>
        <w:right w:val="none" w:sz="0" w:space="0" w:color="auto"/>
      </w:divBdr>
      <w:divsChild>
        <w:div w:id="492455956">
          <w:marLeft w:val="0"/>
          <w:marRight w:val="0"/>
          <w:marTop w:val="0"/>
          <w:marBottom w:val="0"/>
          <w:divBdr>
            <w:top w:val="none" w:sz="0" w:space="0" w:color="auto"/>
            <w:left w:val="none" w:sz="0" w:space="0" w:color="auto"/>
            <w:bottom w:val="none" w:sz="0" w:space="0" w:color="auto"/>
            <w:right w:val="none" w:sz="0" w:space="0" w:color="auto"/>
          </w:divBdr>
          <w:divsChild>
            <w:div w:id="377776541">
              <w:marLeft w:val="0"/>
              <w:marRight w:val="0"/>
              <w:marTop w:val="0"/>
              <w:marBottom w:val="0"/>
              <w:divBdr>
                <w:top w:val="none" w:sz="0" w:space="0" w:color="auto"/>
                <w:left w:val="none" w:sz="0" w:space="0" w:color="auto"/>
                <w:bottom w:val="none" w:sz="0" w:space="0" w:color="auto"/>
                <w:right w:val="none" w:sz="0" w:space="0" w:color="auto"/>
              </w:divBdr>
            </w:div>
            <w:div w:id="1066612064">
              <w:marLeft w:val="0"/>
              <w:marRight w:val="0"/>
              <w:marTop w:val="0"/>
              <w:marBottom w:val="0"/>
              <w:divBdr>
                <w:top w:val="none" w:sz="0" w:space="0" w:color="auto"/>
                <w:left w:val="none" w:sz="0" w:space="0" w:color="auto"/>
                <w:bottom w:val="none" w:sz="0" w:space="0" w:color="auto"/>
                <w:right w:val="none" w:sz="0" w:space="0" w:color="auto"/>
              </w:divBdr>
            </w:div>
            <w:div w:id="1096095300">
              <w:marLeft w:val="0"/>
              <w:marRight w:val="0"/>
              <w:marTop w:val="0"/>
              <w:marBottom w:val="0"/>
              <w:divBdr>
                <w:top w:val="none" w:sz="0" w:space="0" w:color="auto"/>
                <w:left w:val="none" w:sz="0" w:space="0" w:color="auto"/>
                <w:bottom w:val="none" w:sz="0" w:space="0" w:color="auto"/>
                <w:right w:val="none" w:sz="0" w:space="0" w:color="auto"/>
              </w:divBdr>
            </w:div>
            <w:div w:id="1172986486">
              <w:marLeft w:val="0"/>
              <w:marRight w:val="0"/>
              <w:marTop w:val="0"/>
              <w:marBottom w:val="0"/>
              <w:divBdr>
                <w:top w:val="none" w:sz="0" w:space="0" w:color="auto"/>
                <w:left w:val="none" w:sz="0" w:space="0" w:color="auto"/>
                <w:bottom w:val="none" w:sz="0" w:space="0" w:color="auto"/>
                <w:right w:val="none" w:sz="0" w:space="0" w:color="auto"/>
              </w:divBdr>
            </w:div>
            <w:div w:id="14650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1251">
      <w:bodyDiv w:val="1"/>
      <w:marLeft w:val="0"/>
      <w:marRight w:val="0"/>
      <w:marTop w:val="0"/>
      <w:marBottom w:val="0"/>
      <w:divBdr>
        <w:top w:val="none" w:sz="0" w:space="0" w:color="auto"/>
        <w:left w:val="none" w:sz="0" w:space="0" w:color="auto"/>
        <w:bottom w:val="none" w:sz="0" w:space="0" w:color="auto"/>
        <w:right w:val="none" w:sz="0" w:space="0" w:color="auto"/>
      </w:divBdr>
    </w:div>
    <w:div w:id="913513915">
      <w:bodyDiv w:val="1"/>
      <w:marLeft w:val="0"/>
      <w:marRight w:val="0"/>
      <w:marTop w:val="0"/>
      <w:marBottom w:val="0"/>
      <w:divBdr>
        <w:top w:val="none" w:sz="0" w:space="0" w:color="auto"/>
        <w:left w:val="none" w:sz="0" w:space="0" w:color="auto"/>
        <w:bottom w:val="none" w:sz="0" w:space="0" w:color="auto"/>
        <w:right w:val="none" w:sz="0" w:space="0" w:color="auto"/>
      </w:divBdr>
      <w:divsChild>
        <w:div w:id="1766731734">
          <w:marLeft w:val="0"/>
          <w:marRight w:val="0"/>
          <w:marTop w:val="0"/>
          <w:marBottom w:val="0"/>
          <w:divBdr>
            <w:top w:val="none" w:sz="0" w:space="0" w:color="auto"/>
            <w:left w:val="none" w:sz="0" w:space="0" w:color="auto"/>
            <w:bottom w:val="none" w:sz="0" w:space="0" w:color="auto"/>
            <w:right w:val="none" w:sz="0" w:space="0" w:color="auto"/>
          </w:divBdr>
          <w:divsChild>
            <w:div w:id="12437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3171">
      <w:bodyDiv w:val="1"/>
      <w:marLeft w:val="0"/>
      <w:marRight w:val="0"/>
      <w:marTop w:val="0"/>
      <w:marBottom w:val="0"/>
      <w:divBdr>
        <w:top w:val="none" w:sz="0" w:space="0" w:color="auto"/>
        <w:left w:val="none" w:sz="0" w:space="0" w:color="auto"/>
        <w:bottom w:val="none" w:sz="0" w:space="0" w:color="auto"/>
        <w:right w:val="none" w:sz="0" w:space="0" w:color="auto"/>
      </w:divBdr>
      <w:divsChild>
        <w:div w:id="1490051831">
          <w:marLeft w:val="0"/>
          <w:marRight w:val="0"/>
          <w:marTop w:val="0"/>
          <w:marBottom w:val="0"/>
          <w:divBdr>
            <w:top w:val="none" w:sz="0" w:space="0" w:color="auto"/>
            <w:left w:val="none" w:sz="0" w:space="0" w:color="auto"/>
            <w:bottom w:val="none" w:sz="0" w:space="0" w:color="auto"/>
            <w:right w:val="none" w:sz="0" w:space="0" w:color="auto"/>
          </w:divBdr>
        </w:div>
      </w:divsChild>
    </w:div>
    <w:div w:id="940534058">
      <w:bodyDiv w:val="1"/>
      <w:marLeft w:val="0"/>
      <w:marRight w:val="0"/>
      <w:marTop w:val="0"/>
      <w:marBottom w:val="0"/>
      <w:divBdr>
        <w:top w:val="none" w:sz="0" w:space="0" w:color="auto"/>
        <w:left w:val="none" w:sz="0" w:space="0" w:color="auto"/>
        <w:bottom w:val="none" w:sz="0" w:space="0" w:color="auto"/>
        <w:right w:val="none" w:sz="0" w:space="0" w:color="auto"/>
      </w:divBdr>
      <w:divsChild>
        <w:div w:id="1803887423">
          <w:marLeft w:val="0"/>
          <w:marRight w:val="0"/>
          <w:marTop w:val="0"/>
          <w:marBottom w:val="0"/>
          <w:divBdr>
            <w:top w:val="none" w:sz="0" w:space="0" w:color="auto"/>
            <w:left w:val="none" w:sz="0" w:space="0" w:color="auto"/>
            <w:bottom w:val="none" w:sz="0" w:space="0" w:color="auto"/>
            <w:right w:val="none" w:sz="0" w:space="0" w:color="auto"/>
          </w:divBdr>
          <w:divsChild>
            <w:div w:id="16480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9125">
      <w:bodyDiv w:val="1"/>
      <w:marLeft w:val="0"/>
      <w:marRight w:val="0"/>
      <w:marTop w:val="0"/>
      <w:marBottom w:val="0"/>
      <w:divBdr>
        <w:top w:val="none" w:sz="0" w:space="0" w:color="auto"/>
        <w:left w:val="none" w:sz="0" w:space="0" w:color="auto"/>
        <w:bottom w:val="none" w:sz="0" w:space="0" w:color="auto"/>
        <w:right w:val="none" w:sz="0" w:space="0" w:color="auto"/>
      </w:divBdr>
      <w:divsChild>
        <w:div w:id="1397704033">
          <w:marLeft w:val="0"/>
          <w:marRight w:val="0"/>
          <w:marTop w:val="0"/>
          <w:marBottom w:val="0"/>
          <w:divBdr>
            <w:top w:val="none" w:sz="0" w:space="0" w:color="auto"/>
            <w:left w:val="none" w:sz="0" w:space="0" w:color="auto"/>
            <w:bottom w:val="none" w:sz="0" w:space="0" w:color="auto"/>
            <w:right w:val="none" w:sz="0" w:space="0" w:color="auto"/>
          </w:divBdr>
          <w:divsChild>
            <w:div w:id="14469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6069">
      <w:bodyDiv w:val="1"/>
      <w:marLeft w:val="0"/>
      <w:marRight w:val="0"/>
      <w:marTop w:val="0"/>
      <w:marBottom w:val="0"/>
      <w:divBdr>
        <w:top w:val="none" w:sz="0" w:space="0" w:color="auto"/>
        <w:left w:val="none" w:sz="0" w:space="0" w:color="auto"/>
        <w:bottom w:val="none" w:sz="0" w:space="0" w:color="auto"/>
        <w:right w:val="none" w:sz="0" w:space="0" w:color="auto"/>
      </w:divBdr>
      <w:divsChild>
        <w:div w:id="1740055879">
          <w:marLeft w:val="0"/>
          <w:marRight w:val="0"/>
          <w:marTop w:val="0"/>
          <w:marBottom w:val="0"/>
          <w:divBdr>
            <w:top w:val="none" w:sz="0" w:space="0" w:color="auto"/>
            <w:left w:val="none" w:sz="0" w:space="0" w:color="auto"/>
            <w:bottom w:val="none" w:sz="0" w:space="0" w:color="auto"/>
            <w:right w:val="none" w:sz="0" w:space="0" w:color="auto"/>
          </w:divBdr>
          <w:divsChild>
            <w:div w:id="12440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2607">
      <w:bodyDiv w:val="1"/>
      <w:marLeft w:val="0"/>
      <w:marRight w:val="0"/>
      <w:marTop w:val="0"/>
      <w:marBottom w:val="0"/>
      <w:divBdr>
        <w:top w:val="none" w:sz="0" w:space="0" w:color="auto"/>
        <w:left w:val="none" w:sz="0" w:space="0" w:color="auto"/>
        <w:bottom w:val="none" w:sz="0" w:space="0" w:color="auto"/>
        <w:right w:val="none" w:sz="0" w:space="0" w:color="auto"/>
      </w:divBdr>
    </w:div>
    <w:div w:id="962227991">
      <w:bodyDiv w:val="1"/>
      <w:marLeft w:val="0"/>
      <w:marRight w:val="0"/>
      <w:marTop w:val="0"/>
      <w:marBottom w:val="0"/>
      <w:divBdr>
        <w:top w:val="none" w:sz="0" w:space="0" w:color="auto"/>
        <w:left w:val="none" w:sz="0" w:space="0" w:color="auto"/>
        <w:bottom w:val="none" w:sz="0" w:space="0" w:color="auto"/>
        <w:right w:val="none" w:sz="0" w:space="0" w:color="auto"/>
      </w:divBdr>
      <w:divsChild>
        <w:div w:id="121581106">
          <w:marLeft w:val="0"/>
          <w:marRight w:val="0"/>
          <w:marTop w:val="0"/>
          <w:marBottom w:val="0"/>
          <w:divBdr>
            <w:top w:val="none" w:sz="0" w:space="0" w:color="auto"/>
            <w:left w:val="none" w:sz="0" w:space="0" w:color="auto"/>
            <w:bottom w:val="none" w:sz="0" w:space="0" w:color="auto"/>
            <w:right w:val="none" w:sz="0" w:space="0" w:color="auto"/>
          </w:divBdr>
        </w:div>
      </w:divsChild>
    </w:div>
    <w:div w:id="966157557">
      <w:bodyDiv w:val="1"/>
      <w:marLeft w:val="0"/>
      <w:marRight w:val="0"/>
      <w:marTop w:val="0"/>
      <w:marBottom w:val="0"/>
      <w:divBdr>
        <w:top w:val="none" w:sz="0" w:space="0" w:color="auto"/>
        <w:left w:val="none" w:sz="0" w:space="0" w:color="auto"/>
        <w:bottom w:val="none" w:sz="0" w:space="0" w:color="auto"/>
        <w:right w:val="none" w:sz="0" w:space="0" w:color="auto"/>
      </w:divBdr>
      <w:divsChild>
        <w:div w:id="1625886008">
          <w:marLeft w:val="0"/>
          <w:marRight w:val="0"/>
          <w:marTop w:val="0"/>
          <w:marBottom w:val="0"/>
          <w:divBdr>
            <w:top w:val="none" w:sz="0" w:space="0" w:color="auto"/>
            <w:left w:val="none" w:sz="0" w:space="0" w:color="auto"/>
            <w:bottom w:val="none" w:sz="0" w:space="0" w:color="auto"/>
            <w:right w:val="none" w:sz="0" w:space="0" w:color="auto"/>
          </w:divBdr>
          <w:divsChild>
            <w:div w:id="170775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898">
      <w:bodyDiv w:val="1"/>
      <w:marLeft w:val="0"/>
      <w:marRight w:val="0"/>
      <w:marTop w:val="0"/>
      <w:marBottom w:val="0"/>
      <w:divBdr>
        <w:top w:val="none" w:sz="0" w:space="0" w:color="auto"/>
        <w:left w:val="none" w:sz="0" w:space="0" w:color="auto"/>
        <w:bottom w:val="none" w:sz="0" w:space="0" w:color="auto"/>
        <w:right w:val="none" w:sz="0" w:space="0" w:color="auto"/>
      </w:divBdr>
      <w:divsChild>
        <w:div w:id="394204763">
          <w:marLeft w:val="0"/>
          <w:marRight w:val="0"/>
          <w:marTop w:val="0"/>
          <w:marBottom w:val="0"/>
          <w:divBdr>
            <w:top w:val="none" w:sz="0" w:space="0" w:color="auto"/>
            <w:left w:val="none" w:sz="0" w:space="0" w:color="auto"/>
            <w:bottom w:val="none" w:sz="0" w:space="0" w:color="auto"/>
            <w:right w:val="none" w:sz="0" w:space="0" w:color="auto"/>
          </w:divBdr>
          <w:divsChild>
            <w:div w:id="4607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5772">
      <w:bodyDiv w:val="1"/>
      <w:marLeft w:val="0"/>
      <w:marRight w:val="0"/>
      <w:marTop w:val="0"/>
      <w:marBottom w:val="0"/>
      <w:divBdr>
        <w:top w:val="none" w:sz="0" w:space="0" w:color="auto"/>
        <w:left w:val="none" w:sz="0" w:space="0" w:color="auto"/>
        <w:bottom w:val="none" w:sz="0" w:space="0" w:color="auto"/>
        <w:right w:val="none" w:sz="0" w:space="0" w:color="auto"/>
      </w:divBdr>
      <w:divsChild>
        <w:div w:id="1149445177">
          <w:marLeft w:val="0"/>
          <w:marRight w:val="0"/>
          <w:marTop w:val="0"/>
          <w:marBottom w:val="0"/>
          <w:divBdr>
            <w:top w:val="none" w:sz="0" w:space="0" w:color="auto"/>
            <w:left w:val="none" w:sz="0" w:space="0" w:color="auto"/>
            <w:bottom w:val="none" w:sz="0" w:space="0" w:color="auto"/>
            <w:right w:val="none" w:sz="0" w:space="0" w:color="auto"/>
          </w:divBdr>
          <w:divsChild>
            <w:div w:id="8806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02266">
      <w:bodyDiv w:val="1"/>
      <w:marLeft w:val="0"/>
      <w:marRight w:val="0"/>
      <w:marTop w:val="0"/>
      <w:marBottom w:val="0"/>
      <w:divBdr>
        <w:top w:val="none" w:sz="0" w:space="0" w:color="auto"/>
        <w:left w:val="none" w:sz="0" w:space="0" w:color="auto"/>
        <w:bottom w:val="none" w:sz="0" w:space="0" w:color="auto"/>
        <w:right w:val="none" w:sz="0" w:space="0" w:color="auto"/>
      </w:divBdr>
      <w:divsChild>
        <w:div w:id="387387081">
          <w:marLeft w:val="0"/>
          <w:marRight w:val="0"/>
          <w:marTop w:val="0"/>
          <w:marBottom w:val="0"/>
          <w:divBdr>
            <w:top w:val="none" w:sz="0" w:space="0" w:color="auto"/>
            <w:left w:val="none" w:sz="0" w:space="0" w:color="auto"/>
            <w:bottom w:val="none" w:sz="0" w:space="0" w:color="auto"/>
            <w:right w:val="none" w:sz="0" w:space="0" w:color="auto"/>
          </w:divBdr>
          <w:divsChild>
            <w:div w:id="6263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8000">
      <w:bodyDiv w:val="1"/>
      <w:marLeft w:val="0"/>
      <w:marRight w:val="0"/>
      <w:marTop w:val="0"/>
      <w:marBottom w:val="0"/>
      <w:divBdr>
        <w:top w:val="none" w:sz="0" w:space="0" w:color="auto"/>
        <w:left w:val="none" w:sz="0" w:space="0" w:color="auto"/>
        <w:bottom w:val="none" w:sz="0" w:space="0" w:color="auto"/>
        <w:right w:val="none" w:sz="0" w:space="0" w:color="auto"/>
      </w:divBdr>
      <w:divsChild>
        <w:div w:id="356278824">
          <w:marLeft w:val="0"/>
          <w:marRight w:val="0"/>
          <w:marTop w:val="0"/>
          <w:marBottom w:val="0"/>
          <w:divBdr>
            <w:top w:val="none" w:sz="0" w:space="0" w:color="auto"/>
            <w:left w:val="none" w:sz="0" w:space="0" w:color="auto"/>
            <w:bottom w:val="none" w:sz="0" w:space="0" w:color="auto"/>
            <w:right w:val="none" w:sz="0" w:space="0" w:color="auto"/>
          </w:divBdr>
          <w:divsChild>
            <w:div w:id="21174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1450">
      <w:bodyDiv w:val="1"/>
      <w:marLeft w:val="0"/>
      <w:marRight w:val="0"/>
      <w:marTop w:val="0"/>
      <w:marBottom w:val="0"/>
      <w:divBdr>
        <w:top w:val="none" w:sz="0" w:space="0" w:color="auto"/>
        <w:left w:val="none" w:sz="0" w:space="0" w:color="auto"/>
        <w:bottom w:val="none" w:sz="0" w:space="0" w:color="auto"/>
        <w:right w:val="none" w:sz="0" w:space="0" w:color="auto"/>
      </w:divBdr>
      <w:divsChild>
        <w:div w:id="1590045624">
          <w:marLeft w:val="0"/>
          <w:marRight w:val="0"/>
          <w:marTop w:val="0"/>
          <w:marBottom w:val="0"/>
          <w:divBdr>
            <w:top w:val="none" w:sz="0" w:space="0" w:color="auto"/>
            <w:left w:val="none" w:sz="0" w:space="0" w:color="auto"/>
            <w:bottom w:val="none" w:sz="0" w:space="0" w:color="auto"/>
            <w:right w:val="none" w:sz="0" w:space="0" w:color="auto"/>
          </w:divBdr>
          <w:divsChild>
            <w:div w:id="9911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01328">
      <w:bodyDiv w:val="1"/>
      <w:marLeft w:val="0"/>
      <w:marRight w:val="0"/>
      <w:marTop w:val="0"/>
      <w:marBottom w:val="0"/>
      <w:divBdr>
        <w:top w:val="none" w:sz="0" w:space="0" w:color="auto"/>
        <w:left w:val="none" w:sz="0" w:space="0" w:color="auto"/>
        <w:bottom w:val="none" w:sz="0" w:space="0" w:color="auto"/>
        <w:right w:val="none" w:sz="0" w:space="0" w:color="auto"/>
      </w:divBdr>
    </w:div>
    <w:div w:id="1053310148">
      <w:bodyDiv w:val="1"/>
      <w:marLeft w:val="0"/>
      <w:marRight w:val="0"/>
      <w:marTop w:val="0"/>
      <w:marBottom w:val="0"/>
      <w:divBdr>
        <w:top w:val="none" w:sz="0" w:space="0" w:color="auto"/>
        <w:left w:val="none" w:sz="0" w:space="0" w:color="auto"/>
        <w:bottom w:val="none" w:sz="0" w:space="0" w:color="auto"/>
        <w:right w:val="none" w:sz="0" w:space="0" w:color="auto"/>
      </w:divBdr>
    </w:div>
    <w:div w:id="1053777607">
      <w:bodyDiv w:val="1"/>
      <w:marLeft w:val="0"/>
      <w:marRight w:val="0"/>
      <w:marTop w:val="0"/>
      <w:marBottom w:val="0"/>
      <w:divBdr>
        <w:top w:val="none" w:sz="0" w:space="0" w:color="auto"/>
        <w:left w:val="none" w:sz="0" w:space="0" w:color="auto"/>
        <w:bottom w:val="none" w:sz="0" w:space="0" w:color="auto"/>
        <w:right w:val="none" w:sz="0" w:space="0" w:color="auto"/>
      </w:divBdr>
    </w:div>
    <w:div w:id="1059090424">
      <w:bodyDiv w:val="1"/>
      <w:marLeft w:val="0"/>
      <w:marRight w:val="0"/>
      <w:marTop w:val="0"/>
      <w:marBottom w:val="0"/>
      <w:divBdr>
        <w:top w:val="none" w:sz="0" w:space="0" w:color="auto"/>
        <w:left w:val="none" w:sz="0" w:space="0" w:color="auto"/>
        <w:bottom w:val="none" w:sz="0" w:space="0" w:color="auto"/>
        <w:right w:val="none" w:sz="0" w:space="0" w:color="auto"/>
      </w:divBdr>
      <w:divsChild>
        <w:div w:id="1821193932">
          <w:marLeft w:val="0"/>
          <w:marRight w:val="0"/>
          <w:marTop w:val="0"/>
          <w:marBottom w:val="0"/>
          <w:divBdr>
            <w:top w:val="none" w:sz="0" w:space="0" w:color="auto"/>
            <w:left w:val="none" w:sz="0" w:space="0" w:color="auto"/>
            <w:bottom w:val="none" w:sz="0" w:space="0" w:color="auto"/>
            <w:right w:val="none" w:sz="0" w:space="0" w:color="auto"/>
          </w:divBdr>
          <w:divsChild>
            <w:div w:id="19195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3432">
      <w:bodyDiv w:val="1"/>
      <w:marLeft w:val="0"/>
      <w:marRight w:val="0"/>
      <w:marTop w:val="0"/>
      <w:marBottom w:val="0"/>
      <w:divBdr>
        <w:top w:val="none" w:sz="0" w:space="0" w:color="auto"/>
        <w:left w:val="none" w:sz="0" w:space="0" w:color="auto"/>
        <w:bottom w:val="none" w:sz="0" w:space="0" w:color="auto"/>
        <w:right w:val="none" w:sz="0" w:space="0" w:color="auto"/>
      </w:divBdr>
      <w:divsChild>
        <w:div w:id="1402868535">
          <w:marLeft w:val="0"/>
          <w:marRight w:val="0"/>
          <w:marTop w:val="0"/>
          <w:marBottom w:val="0"/>
          <w:divBdr>
            <w:top w:val="none" w:sz="0" w:space="0" w:color="auto"/>
            <w:left w:val="none" w:sz="0" w:space="0" w:color="auto"/>
            <w:bottom w:val="none" w:sz="0" w:space="0" w:color="auto"/>
            <w:right w:val="none" w:sz="0" w:space="0" w:color="auto"/>
          </w:divBdr>
          <w:divsChild>
            <w:div w:id="18926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97035">
      <w:bodyDiv w:val="1"/>
      <w:marLeft w:val="0"/>
      <w:marRight w:val="0"/>
      <w:marTop w:val="0"/>
      <w:marBottom w:val="0"/>
      <w:divBdr>
        <w:top w:val="none" w:sz="0" w:space="0" w:color="auto"/>
        <w:left w:val="none" w:sz="0" w:space="0" w:color="auto"/>
        <w:bottom w:val="none" w:sz="0" w:space="0" w:color="auto"/>
        <w:right w:val="none" w:sz="0" w:space="0" w:color="auto"/>
      </w:divBdr>
      <w:divsChild>
        <w:div w:id="129055930">
          <w:marLeft w:val="0"/>
          <w:marRight w:val="0"/>
          <w:marTop w:val="0"/>
          <w:marBottom w:val="0"/>
          <w:divBdr>
            <w:top w:val="none" w:sz="0" w:space="0" w:color="auto"/>
            <w:left w:val="none" w:sz="0" w:space="0" w:color="auto"/>
            <w:bottom w:val="none" w:sz="0" w:space="0" w:color="auto"/>
            <w:right w:val="none" w:sz="0" w:space="0" w:color="auto"/>
          </w:divBdr>
          <w:divsChild>
            <w:div w:id="15297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1597">
      <w:bodyDiv w:val="1"/>
      <w:marLeft w:val="0"/>
      <w:marRight w:val="0"/>
      <w:marTop w:val="0"/>
      <w:marBottom w:val="0"/>
      <w:divBdr>
        <w:top w:val="none" w:sz="0" w:space="0" w:color="auto"/>
        <w:left w:val="none" w:sz="0" w:space="0" w:color="auto"/>
        <w:bottom w:val="none" w:sz="0" w:space="0" w:color="auto"/>
        <w:right w:val="none" w:sz="0" w:space="0" w:color="auto"/>
      </w:divBdr>
      <w:divsChild>
        <w:div w:id="838271621">
          <w:marLeft w:val="0"/>
          <w:marRight w:val="0"/>
          <w:marTop w:val="0"/>
          <w:marBottom w:val="0"/>
          <w:divBdr>
            <w:top w:val="none" w:sz="0" w:space="0" w:color="auto"/>
            <w:left w:val="none" w:sz="0" w:space="0" w:color="auto"/>
            <w:bottom w:val="none" w:sz="0" w:space="0" w:color="auto"/>
            <w:right w:val="none" w:sz="0" w:space="0" w:color="auto"/>
          </w:divBdr>
        </w:div>
      </w:divsChild>
    </w:div>
    <w:div w:id="1114833845">
      <w:bodyDiv w:val="1"/>
      <w:marLeft w:val="30"/>
      <w:marRight w:val="30"/>
      <w:marTop w:val="0"/>
      <w:marBottom w:val="0"/>
      <w:divBdr>
        <w:top w:val="none" w:sz="0" w:space="0" w:color="auto"/>
        <w:left w:val="none" w:sz="0" w:space="0" w:color="auto"/>
        <w:bottom w:val="none" w:sz="0" w:space="0" w:color="auto"/>
        <w:right w:val="none" w:sz="0" w:space="0" w:color="auto"/>
      </w:divBdr>
      <w:divsChild>
        <w:div w:id="552040912">
          <w:marLeft w:val="0"/>
          <w:marRight w:val="0"/>
          <w:marTop w:val="0"/>
          <w:marBottom w:val="0"/>
          <w:divBdr>
            <w:top w:val="none" w:sz="0" w:space="0" w:color="auto"/>
            <w:left w:val="none" w:sz="0" w:space="0" w:color="auto"/>
            <w:bottom w:val="none" w:sz="0" w:space="0" w:color="auto"/>
            <w:right w:val="none" w:sz="0" w:space="0" w:color="auto"/>
          </w:divBdr>
          <w:divsChild>
            <w:div w:id="1724403832">
              <w:marLeft w:val="0"/>
              <w:marRight w:val="0"/>
              <w:marTop w:val="0"/>
              <w:marBottom w:val="0"/>
              <w:divBdr>
                <w:top w:val="none" w:sz="0" w:space="0" w:color="auto"/>
                <w:left w:val="none" w:sz="0" w:space="0" w:color="auto"/>
                <w:bottom w:val="none" w:sz="0" w:space="0" w:color="auto"/>
                <w:right w:val="none" w:sz="0" w:space="0" w:color="auto"/>
              </w:divBdr>
              <w:divsChild>
                <w:div w:id="114108481">
                  <w:marLeft w:val="180"/>
                  <w:marRight w:val="0"/>
                  <w:marTop w:val="0"/>
                  <w:marBottom w:val="0"/>
                  <w:divBdr>
                    <w:top w:val="none" w:sz="0" w:space="0" w:color="auto"/>
                    <w:left w:val="none" w:sz="0" w:space="0" w:color="auto"/>
                    <w:bottom w:val="none" w:sz="0" w:space="0" w:color="auto"/>
                    <w:right w:val="none" w:sz="0" w:space="0" w:color="auto"/>
                  </w:divBdr>
                  <w:divsChild>
                    <w:div w:id="2626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04896">
          <w:marLeft w:val="0"/>
          <w:marRight w:val="0"/>
          <w:marTop w:val="0"/>
          <w:marBottom w:val="0"/>
          <w:divBdr>
            <w:top w:val="none" w:sz="0" w:space="0" w:color="auto"/>
            <w:left w:val="none" w:sz="0" w:space="0" w:color="auto"/>
            <w:bottom w:val="none" w:sz="0" w:space="0" w:color="auto"/>
            <w:right w:val="none" w:sz="0" w:space="0" w:color="auto"/>
          </w:divBdr>
          <w:divsChild>
            <w:div w:id="2016608931">
              <w:marLeft w:val="0"/>
              <w:marRight w:val="0"/>
              <w:marTop w:val="0"/>
              <w:marBottom w:val="0"/>
              <w:divBdr>
                <w:top w:val="none" w:sz="0" w:space="0" w:color="auto"/>
                <w:left w:val="none" w:sz="0" w:space="0" w:color="auto"/>
                <w:bottom w:val="none" w:sz="0" w:space="0" w:color="auto"/>
                <w:right w:val="none" w:sz="0" w:space="0" w:color="auto"/>
              </w:divBdr>
              <w:divsChild>
                <w:div w:id="2051146849">
                  <w:marLeft w:val="180"/>
                  <w:marRight w:val="0"/>
                  <w:marTop w:val="0"/>
                  <w:marBottom w:val="0"/>
                  <w:divBdr>
                    <w:top w:val="none" w:sz="0" w:space="0" w:color="auto"/>
                    <w:left w:val="none" w:sz="0" w:space="0" w:color="auto"/>
                    <w:bottom w:val="none" w:sz="0" w:space="0" w:color="auto"/>
                    <w:right w:val="none" w:sz="0" w:space="0" w:color="auto"/>
                  </w:divBdr>
                  <w:divsChild>
                    <w:div w:id="12242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409327">
      <w:bodyDiv w:val="1"/>
      <w:marLeft w:val="0"/>
      <w:marRight w:val="0"/>
      <w:marTop w:val="0"/>
      <w:marBottom w:val="0"/>
      <w:divBdr>
        <w:top w:val="none" w:sz="0" w:space="0" w:color="auto"/>
        <w:left w:val="none" w:sz="0" w:space="0" w:color="auto"/>
        <w:bottom w:val="none" w:sz="0" w:space="0" w:color="auto"/>
        <w:right w:val="none" w:sz="0" w:space="0" w:color="auto"/>
      </w:divBdr>
      <w:divsChild>
        <w:div w:id="302470258">
          <w:marLeft w:val="0"/>
          <w:marRight w:val="0"/>
          <w:marTop w:val="0"/>
          <w:marBottom w:val="0"/>
          <w:divBdr>
            <w:top w:val="none" w:sz="0" w:space="0" w:color="auto"/>
            <w:left w:val="none" w:sz="0" w:space="0" w:color="auto"/>
            <w:bottom w:val="none" w:sz="0" w:space="0" w:color="auto"/>
            <w:right w:val="none" w:sz="0" w:space="0" w:color="auto"/>
          </w:divBdr>
          <w:divsChild>
            <w:div w:id="18590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8986">
      <w:bodyDiv w:val="1"/>
      <w:marLeft w:val="30"/>
      <w:marRight w:val="30"/>
      <w:marTop w:val="0"/>
      <w:marBottom w:val="0"/>
      <w:divBdr>
        <w:top w:val="none" w:sz="0" w:space="0" w:color="auto"/>
        <w:left w:val="none" w:sz="0" w:space="0" w:color="auto"/>
        <w:bottom w:val="none" w:sz="0" w:space="0" w:color="auto"/>
        <w:right w:val="none" w:sz="0" w:space="0" w:color="auto"/>
      </w:divBdr>
      <w:divsChild>
        <w:div w:id="198008987">
          <w:marLeft w:val="0"/>
          <w:marRight w:val="0"/>
          <w:marTop w:val="0"/>
          <w:marBottom w:val="0"/>
          <w:divBdr>
            <w:top w:val="none" w:sz="0" w:space="0" w:color="auto"/>
            <w:left w:val="none" w:sz="0" w:space="0" w:color="auto"/>
            <w:bottom w:val="none" w:sz="0" w:space="0" w:color="auto"/>
            <w:right w:val="none" w:sz="0" w:space="0" w:color="auto"/>
          </w:divBdr>
          <w:divsChild>
            <w:div w:id="1376615363">
              <w:marLeft w:val="0"/>
              <w:marRight w:val="0"/>
              <w:marTop w:val="0"/>
              <w:marBottom w:val="0"/>
              <w:divBdr>
                <w:top w:val="none" w:sz="0" w:space="0" w:color="auto"/>
                <w:left w:val="none" w:sz="0" w:space="0" w:color="auto"/>
                <w:bottom w:val="none" w:sz="0" w:space="0" w:color="auto"/>
                <w:right w:val="none" w:sz="0" w:space="0" w:color="auto"/>
              </w:divBdr>
              <w:divsChild>
                <w:div w:id="1359968236">
                  <w:marLeft w:val="180"/>
                  <w:marRight w:val="0"/>
                  <w:marTop w:val="0"/>
                  <w:marBottom w:val="0"/>
                  <w:divBdr>
                    <w:top w:val="none" w:sz="0" w:space="0" w:color="auto"/>
                    <w:left w:val="none" w:sz="0" w:space="0" w:color="auto"/>
                    <w:bottom w:val="none" w:sz="0" w:space="0" w:color="auto"/>
                    <w:right w:val="none" w:sz="0" w:space="0" w:color="auto"/>
                  </w:divBdr>
                  <w:divsChild>
                    <w:div w:id="6157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72984">
          <w:marLeft w:val="0"/>
          <w:marRight w:val="0"/>
          <w:marTop w:val="0"/>
          <w:marBottom w:val="0"/>
          <w:divBdr>
            <w:top w:val="none" w:sz="0" w:space="0" w:color="auto"/>
            <w:left w:val="none" w:sz="0" w:space="0" w:color="auto"/>
            <w:bottom w:val="none" w:sz="0" w:space="0" w:color="auto"/>
            <w:right w:val="none" w:sz="0" w:space="0" w:color="auto"/>
          </w:divBdr>
          <w:divsChild>
            <w:div w:id="2005158471">
              <w:marLeft w:val="0"/>
              <w:marRight w:val="0"/>
              <w:marTop w:val="0"/>
              <w:marBottom w:val="0"/>
              <w:divBdr>
                <w:top w:val="none" w:sz="0" w:space="0" w:color="auto"/>
                <w:left w:val="none" w:sz="0" w:space="0" w:color="auto"/>
                <w:bottom w:val="none" w:sz="0" w:space="0" w:color="auto"/>
                <w:right w:val="none" w:sz="0" w:space="0" w:color="auto"/>
              </w:divBdr>
              <w:divsChild>
                <w:div w:id="407846406">
                  <w:marLeft w:val="180"/>
                  <w:marRight w:val="0"/>
                  <w:marTop w:val="0"/>
                  <w:marBottom w:val="0"/>
                  <w:divBdr>
                    <w:top w:val="none" w:sz="0" w:space="0" w:color="auto"/>
                    <w:left w:val="none" w:sz="0" w:space="0" w:color="auto"/>
                    <w:bottom w:val="none" w:sz="0" w:space="0" w:color="auto"/>
                    <w:right w:val="none" w:sz="0" w:space="0" w:color="auto"/>
                  </w:divBdr>
                  <w:divsChild>
                    <w:div w:id="1702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319997">
      <w:bodyDiv w:val="1"/>
      <w:marLeft w:val="0"/>
      <w:marRight w:val="0"/>
      <w:marTop w:val="0"/>
      <w:marBottom w:val="0"/>
      <w:divBdr>
        <w:top w:val="none" w:sz="0" w:space="0" w:color="auto"/>
        <w:left w:val="none" w:sz="0" w:space="0" w:color="auto"/>
        <w:bottom w:val="none" w:sz="0" w:space="0" w:color="auto"/>
        <w:right w:val="none" w:sz="0" w:space="0" w:color="auto"/>
      </w:divBdr>
      <w:divsChild>
        <w:div w:id="612058198">
          <w:marLeft w:val="0"/>
          <w:marRight w:val="0"/>
          <w:marTop w:val="0"/>
          <w:marBottom w:val="0"/>
          <w:divBdr>
            <w:top w:val="none" w:sz="0" w:space="0" w:color="auto"/>
            <w:left w:val="none" w:sz="0" w:space="0" w:color="auto"/>
            <w:bottom w:val="none" w:sz="0" w:space="0" w:color="auto"/>
            <w:right w:val="none" w:sz="0" w:space="0" w:color="auto"/>
          </w:divBdr>
          <w:divsChild>
            <w:div w:id="4590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4528">
      <w:bodyDiv w:val="1"/>
      <w:marLeft w:val="0"/>
      <w:marRight w:val="0"/>
      <w:marTop w:val="0"/>
      <w:marBottom w:val="0"/>
      <w:divBdr>
        <w:top w:val="none" w:sz="0" w:space="0" w:color="auto"/>
        <w:left w:val="none" w:sz="0" w:space="0" w:color="auto"/>
        <w:bottom w:val="none" w:sz="0" w:space="0" w:color="auto"/>
        <w:right w:val="none" w:sz="0" w:space="0" w:color="auto"/>
      </w:divBdr>
      <w:divsChild>
        <w:div w:id="1291281790">
          <w:marLeft w:val="0"/>
          <w:marRight w:val="0"/>
          <w:marTop w:val="0"/>
          <w:marBottom w:val="0"/>
          <w:divBdr>
            <w:top w:val="none" w:sz="0" w:space="0" w:color="auto"/>
            <w:left w:val="none" w:sz="0" w:space="0" w:color="auto"/>
            <w:bottom w:val="none" w:sz="0" w:space="0" w:color="auto"/>
            <w:right w:val="none" w:sz="0" w:space="0" w:color="auto"/>
          </w:divBdr>
          <w:divsChild>
            <w:div w:id="7487962">
              <w:marLeft w:val="0"/>
              <w:marRight w:val="0"/>
              <w:marTop w:val="0"/>
              <w:marBottom w:val="0"/>
              <w:divBdr>
                <w:top w:val="none" w:sz="0" w:space="0" w:color="auto"/>
                <w:left w:val="none" w:sz="0" w:space="0" w:color="auto"/>
                <w:bottom w:val="none" w:sz="0" w:space="0" w:color="auto"/>
                <w:right w:val="none" w:sz="0" w:space="0" w:color="auto"/>
              </w:divBdr>
            </w:div>
            <w:div w:id="101078483">
              <w:marLeft w:val="0"/>
              <w:marRight w:val="0"/>
              <w:marTop w:val="0"/>
              <w:marBottom w:val="0"/>
              <w:divBdr>
                <w:top w:val="none" w:sz="0" w:space="0" w:color="auto"/>
                <w:left w:val="none" w:sz="0" w:space="0" w:color="auto"/>
                <w:bottom w:val="none" w:sz="0" w:space="0" w:color="auto"/>
                <w:right w:val="none" w:sz="0" w:space="0" w:color="auto"/>
              </w:divBdr>
            </w:div>
            <w:div w:id="115805698">
              <w:marLeft w:val="0"/>
              <w:marRight w:val="0"/>
              <w:marTop w:val="0"/>
              <w:marBottom w:val="0"/>
              <w:divBdr>
                <w:top w:val="none" w:sz="0" w:space="0" w:color="auto"/>
                <w:left w:val="none" w:sz="0" w:space="0" w:color="auto"/>
                <w:bottom w:val="none" w:sz="0" w:space="0" w:color="auto"/>
                <w:right w:val="none" w:sz="0" w:space="0" w:color="auto"/>
              </w:divBdr>
            </w:div>
            <w:div w:id="188299671">
              <w:marLeft w:val="0"/>
              <w:marRight w:val="0"/>
              <w:marTop w:val="0"/>
              <w:marBottom w:val="0"/>
              <w:divBdr>
                <w:top w:val="none" w:sz="0" w:space="0" w:color="auto"/>
                <w:left w:val="none" w:sz="0" w:space="0" w:color="auto"/>
                <w:bottom w:val="none" w:sz="0" w:space="0" w:color="auto"/>
                <w:right w:val="none" w:sz="0" w:space="0" w:color="auto"/>
              </w:divBdr>
            </w:div>
            <w:div w:id="348916443">
              <w:marLeft w:val="0"/>
              <w:marRight w:val="0"/>
              <w:marTop w:val="0"/>
              <w:marBottom w:val="0"/>
              <w:divBdr>
                <w:top w:val="none" w:sz="0" w:space="0" w:color="auto"/>
                <w:left w:val="none" w:sz="0" w:space="0" w:color="auto"/>
                <w:bottom w:val="none" w:sz="0" w:space="0" w:color="auto"/>
                <w:right w:val="none" w:sz="0" w:space="0" w:color="auto"/>
              </w:divBdr>
            </w:div>
            <w:div w:id="485977268">
              <w:marLeft w:val="0"/>
              <w:marRight w:val="0"/>
              <w:marTop w:val="0"/>
              <w:marBottom w:val="0"/>
              <w:divBdr>
                <w:top w:val="none" w:sz="0" w:space="0" w:color="auto"/>
                <w:left w:val="none" w:sz="0" w:space="0" w:color="auto"/>
                <w:bottom w:val="none" w:sz="0" w:space="0" w:color="auto"/>
                <w:right w:val="none" w:sz="0" w:space="0" w:color="auto"/>
              </w:divBdr>
            </w:div>
            <w:div w:id="543324171">
              <w:marLeft w:val="0"/>
              <w:marRight w:val="0"/>
              <w:marTop w:val="0"/>
              <w:marBottom w:val="0"/>
              <w:divBdr>
                <w:top w:val="none" w:sz="0" w:space="0" w:color="auto"/>
                <w:left w:val="none" w:sz="0" w:space="0" w:color="auto"/>
                <w:bottom w:val="none" w:sz="0" w:space="0" w:color="auto"/>
                <w:right w:val="none" w:sz="0" w:space="0" w:color="auto"/>
              </w:divBdr>
            </w:div>
            <w:div w:id="627855832">
              <w:marLeft w:val="0"/>
              <w:marRight w:val="0"/>
              <w:marTop w:val="0"/>
              <w:marBottom w:val="0"/>
              <w:divBdr>
                <w:top w:val="none" w:sz="0" w:space="0" w:color="auto"/>
                <w:left w:val="none" w:sz="0" w:space="0" w:color="auto"/>
                <w:bottom w:val="none" w:sz="0" w:space="0" w:color="auto"/>
                <w:right w:val="none" w:sz="0" w:space="0" w:color="auto"/>
              </w:divBdr>
            </w:div>
            <w:div w:id="720905661">
              <w:marLeft w:val="0"/>
              <w:marRight w:val="0"/>
              <w:marTop w:val="0"/>
              <w:marBottom w:val="0"/>
              <w:divBdr>
                <w:top w:val="none" w:sz="0" w:space="0" w:color="auto"/>
                <w:left w:val="none" w:sz="0" w:space="0" w:color="auto"/>
                <w:bottom w:val="none" w:sz="0" w:space="0" w:color="auto"/>
                <w:right w:val="none" w:sz="0" w:space="0" w:color="auto"/>
              </w:divBdr>
            </w:div>
            <w:div w:id="869686404">
              <w:marLeft w:val="0"/>
              <w:marRight w:val="0"/>
              <w:marTop w:val="0"/>
              <w:marBottom w:val="0"/>
              <w:divBdr>
                <w:top w:val="none" w:sz="0" w:space="0" w:color="auto"/>
                <w:left w:val="none" w:sz="0" w:space="0" w:color="auto"/>
                <w:bottom w:val="none" w:sz="0" w:space="0" w:color="auto"/>
                <w:right w:val="none" w:sz="0" w:space="0" w:color="auto"/>
              </w:divBdr>
            </w:div>
            <w:div w:id="994340481">
              <w:marLeft w:val="0"/>
              <w:marRight w:val="0"/>
              <w:marTop w:val="0"/>
              <w:marBottom w:val="0"/>
              <w:divBdr>
                <w:top w:val="none" w:sz="0" w:space="0" w:color="auto"/>
                <w:left w:val="none" w:sz="0" w:space="0" w:color="auto"/>
                <w:bottom w:val="none" w:sz="0" w:space="0" w:color="auto"/>
                <w:right w:val="none" w:sz="0" w:space="0" w:color="auto"/>
              </w:divBdr>
            </w:div>
            <w:div w:id="1173109011">
              <w:marLeft w:val="0"/>
              <w:marRight w:val="0"/>
              <w:marTop w:val="0"/>
              <w:marBottom w:val="0"/>
              <w:divBdr>
                <w:top w:val="none" w:sz="0" w:space="0" w:color="auto"/>
                <w:left w:val="none" w:sz="0" w:space="0" w:color="auto"/>
                <w:bottom w:val="none" w:sz="0" w:space="0" w:color="auto"/>
                <w:right w:val="none" w:sz="0" w:space="0" w:color="auto"/>
              </w:divBdr>
            </w:div>
            <w:div w:id="1239168281">
              <w:marLeft w:val="0"/>
              <w:marRight w:val="0"/>
              <w:marTop w:val="0"/>
              <w:marBottom w:val="0"/>
              <w:divBdr>
                <w:top w:val="none" w:sz="0" w:space="0" w:color="auto"/>
                <w:left w:val="none" w:sz="0" w:space="0" w:color="auto"/>
                <w:bottom w:val="none" w:sz="0" w:space="0" w:color="auto"/>
                <w:right w:val="none" w:sz="0" w:space="0" w:color="auto"/>
              </w:divBdr>
            </w:div>
            <w:div w:id="1409886792">
              <w:marLeft w:val="0"/>
              <w:marRight w:val="0"/>
              <w:marTop w:val="0"/>
              <w:marBottom w:val="0"/>
              <w:divBdr>
                <w:top w:val="none" w:sz="0" w:space="0" w:color="auto"/>
                <w:left w:val="none" w:sz="0" w:space="0" w:color="auto"/>
                <w:bottom w:val="none" w:sz="0" w:space="0" w:color="auto"/>
                <w:right w:val="none" w:sz="0" w:space="0" w:color="auto"/>
              </w:divBdr>
            </w:div>
            <w:div w:id="1410614748">
              <w:marLeft w:val="0"/>
              <w:marRight w:val="0"/>
              <w:marTop w:val="0"/>
              <w:marBottom w:val="0"/>
              <w:divBdr>
                <w:top w:val="none" w:sz="0" w:space="0" w:color="auto"/>
                <w:left w:val="none" w:sz="0" w:space="0" w:color="auto"/>
                <w:bottom w:val="none" w:sz="0" w:space="0" w:color="auto"/>
                <w:right w:val="none" w:sz="0" w:space="0" w:color="auto"/>
              </w:divBdr>
            </w:div>
            <w:div w:id="1455755732">
              <w:marLeft w:val="0"/>
              <w:marRight w:val="0"/>
              <w:marTop w:val="0"/>
              <w:marBottom w:val="0"/>
              <w:divBdr>
                <w:top w:val="none" w:sz="0" w:space="0" w:color="auto"/>
                <w:left w:val="none" w:sz="0" w:space="0" w:color="auto"/>
                <w:bottom w:val="none" w:sz="0" w:space="0" w:color="auto"/>
                <w:right w:val="none" w:sz="0" w:space="0" w:color="auto"/>
              </w:divBdr>
            </w:div>
            <w:div w:id="1586567720">
              <w:marLeft w:val="0"/>
              <w:marRight w:val="0"/>
              <w:marTop w:val="0"/>
              <w:marBottom w:val="0"/>
              <w:divBdr>
                <w:top w:val="none" w:sz="0" w:space="0" w:color="auto"/>
                <w:left w:val="none" w:sz="0" w:space="0" w:color="auto"/>
                <w:bottom w:val="none" w:sz="0" w:space="0" w:color="auto"/>
                <w:right w:val="none" w:sz="0" w:space="0" w:color="auto"/>
              </w:divBdr>
            </w:div>
            <w:div w:id="1606881093">
              <w:marLeft w:val="0"/>
              <w:marRight w:val="0"/>
              <w:marTop w:val="0"/>
              <w:marBottom w:val="0"/>
              <w:divBdr>
                <w:top w:val="none" w:sz="0" w:space="0" w:color="auto"/>
                <w:left w:val="none" w:sz="0" w:space="0" w:color="auto"/>
                <w:bottom w:val="none" w:sz="0" w:space="0" w:color="auto"/>
                <w:right w:val="none" w:sz="0" w:space="0" w:color="auto"/>
              </w:divBdr>
            </w:div>
            <w:div w:id="1636444368">
              <w:marLeft w:val="0"/>
              <w:marRight w:val="0"/>
              <w:marTop w:val="0"/>
              <w:marBottom w:val="0"/>
              <w:divBdr>
                <w:top w:val="none" w:sz="0" w:space="0" w:color="auto"/>
                <w:left w:val="none" w:sz="0" w:space="0" w:color="auto"/>
                <w:bottom w:val="none" w:sz="0" w:space="0" w:color="auto"/>
                <w:right w:val="none" w:sz="0" w:space="0" w:color="auto"/>
              </w:divBdr>
            </w:div>
            <w:div w:id="1641304045">
              <w:marLeft w:val="0"/>
              <w:marRight w:val="0"/>
              <w:marTop w:val="0"/>
              <w:marBottom w:val="0"/>
              <w:divBdr>
                <w:top w:val="none" w:sz="0" w:space="0" w:color="auto"/>
                <w:left w:val="none" w:sz="0" w:space="0" w:color="auto"/>
                <w:bottom w:val="none" w:sz="0" w:space="0" w:color="auto"/>
                <w:right w:val="none" w:sz="0" w:space="0" w:color="auto"/>
              </w:divBdr>
            </w:div>
            <w:div w:id="1645507698">
              <w:marLeft w:val="0"/>
              <w:marRight w:val="0"/>
              <w:marTop w:val="0"/>
              <w:marBottom w:val="0"/>
              <w:divBdr>
                <w:top w:val="none" w:sz="0" w:space="0" w:color="auto"/>
                <w:left w:val="none" w:sz="0" w:space="0" w:color="auto"/>
                <w:bottom w:val="none" w:sz="0" w:space="0" w:color="auto"/>
                <w:right w:val="none" w:sz="0" w:space="0" w:color="auto"/>
              </w:divBdr>
            </w:div>
            <w:div w:id="1696731511">
              <w:marLeft w:val="0"/>
              <w:marRight w:val="0"/>
              <w:marTop w:val="0"/>
              <w:marBottom w:val="0"/>
              <w:divBdr>
                <w:top w:val="none" w:sz="0" w:space="0" w:color="auto"/>
                <w:left w:val="none" w:sz="0" w:space="0" w:color="auto"/>
                <w:bottom w:val="none" w:sz="0" w:space="0" w:color="auto"/>
                <w:right w:val="none" w:sz="0" w:space="0" w:color="auto"/>
              </w:divBdr>
            </w:div>
            <w:div w:id="1701710925">
              <w:marLeft w:val="0"/>
              <w:marRight w:val="0"/>
              <w:marTop w:val="0"/>
              <w:marBottom w:val="0"/>
              <w:divBdr>
                <w:top w:val="none" w:sz="0" w:space="0" w:color="auto"/>
                <w:left w:val="none" w:sz="0" w:space="0" w:color="auto"/>
                <w:bottom w:val="none" w:sz="0" w:space="0" w:color="auto"/>
                <w:right w:val="none" w:sz="0" w:space="0" w:color="auto"/>
              </w:divBdr>
            </w:div>
            <w:div w:id="1734041502">
              <w:marLeft w:val="0"/>
              <w:marRight w:val="0"/>
              <w:marTop w:val="0"/>
              <w:marBottom w:val="0"/>
              <w:divBdr>
                <w:top w:val="none" w:sz="0" w:space="0" w:color="auto"/>
                <w:left w:val="none" w:sz="0" w:space="0" w:color="auto"/>
                <w:bottom w:val="none" w:sz="0" w:space="0" w:color="auto"/>
                <w:right w:val="none" w:sz="0" w:space="0" w:color="auto"/>
              </w:divBdr>
            </w:div>
            <w:div w:id="1800953668">
              <w:marLeft w:val="0"/>
              <w:marRight w:val="0"/>
              <w:marTop w:val="0"/>
              <w:marBottom w:val="0"/>
              <w:divBdr>
                <w:top w:val="none" w:sz="0" w:space="0" w:color="auto"/>
                <w:left w:val="none" w:sz="0" w:space="0" w:color="auto"/>
                <w:bottom w:val="none" w:sz="0" w:space="0" w:color="auto"/>
                <w:right w:val="none" w:sz="0" w:space="0" w:color="auto"/>
              </w:divBdr>
            </w:div>
            <w:div w:id="1956673754">
              <w:marLeft w:val="0"/>
              <w:marRight w:val="0"/>
              <w:marTop w:val="0"/>
              <w:marBottom w:val="0"/>
              <w:divBdr>
                <w:top w:val="none" w:sz="0" w:space="0" w:color="auto"/>
                <w:left w:val="none" w:sz="0" w:space="0" w:color="auto"/>
                <w:bottom w:val="none" w:sz="0" w:space="0" w:color="auto"/>
                <w:right w:val="none" w:sz="0" w:space="0" w:color="auto"/>
              </w:divBdr>
            </w:div>
            <w:div w:id="1967810191">
              <w:marLeft w:val="0"/>
              <w:marRight w:val="0"/>
              <w:marTop w:val="0"/>
              <w:marBottom w:val="0"/>
              <w:divBdr>
                <w:top w:val="none" w:sz="0" w:space="0" w:color="auto"/>
                <w:left w:val="none" w:sz="0" w:space="0" w:color="auto"/>
                <w:bottom w:val="none" w:sz="0" w:space="0" w:color="auto"/>
                <w:right w:val="none" w:sz="0" w:space="0" w:color="auto"/>
              </w:divBdr>
            </w:div>
            <w:div w:id="1998343646">
              <w:marLeft w:val="0"/>
              <w:marRight w:val="0"/>
              <w:marTop w:val="0"/>
              <w:marBottom w:val="0"/>
              <w:divBdr>
                <w:top w:val="none" w:sz="0" w:space="0" w:color="auto"/>
                <w:left w:val="none" w:sz="0" w:space="0" w:color="auto"/>
                <w:bottom w:val="none" w:sz="0" w:space="0" w:color="auto"/>
                <w:right w:val="none" w:sz="0" w:space="0" w:color="auto"/>
              </w:divBdr>
            </w:div>
            <w:div w:id="2039895078">
              <w:marLeft w:val="0"/>
              <w:marRight w:val="0"/>
              <w:marTop w:val="0"/>
              <w:marBottom w:val="0"/>
              <w:divBdr>
                <w:top w:val="none" w:sz="0" w:space="0" w:color="auto"/>
                <w:left w:val="none" w:sz="0" w:space="0" w:color="auto"/>
                <w:bottom w:val="none" w:sz="0" w:space="0" w:color="auto"/>
                <w:right w:val="none" w:sz="0" w:space="0" w:color="auto"/>
              </w:divBdr>
            </w:div>
            <w:div w:id="2125612408">
              <w:marLeft w:val="0"/>
              <w:marRight w:val="0"/>
              <w:marTop w:val="0"/>
              <w:marBottom w:val="0"/>
              <w:divBdr>
                <w:top w:val="none" w:sz="0" w:space="0" w:color="auto"/>
                <w:left w:val="none" w:sz="0" w:space="0" w:color="auto"/>
                <w:bottom w:val="none" w:sz="0" w:space="0" w:color="auto"/>
                <w:right w:val="none" w:sz="0" w:space="0" w:color="auto"/>
              </w:divBdr>
            </w:div>
            <w:div w:id="21296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6396">
      <w:bodyDiv w:val="1"/>
      <w:marLeft w:val="0"/>
      <w:marRight w:val="0"/>
      <w:marTop w:val="0"/>
      <w:marBottom w:val="0"/>
      <w:divBdr>
        <w:top w:val="none" w:sz="0" w:space="0" w:color="auto"/>
        <w:left w:val="none" w:sz="0" w:space="0" w:color="auto"/>
        <w:bottom w:val="none" w:sz="0" w:space="0" w:color="auto"/>
        <w:right w:val="none" w:sz="0" w:space="0" w:color="auto"/>
      </w:divBdr>
      <w:divsChild>
        <w:div w:id="209927164">
          <w:marLeft w:val="0"/>
          <w:marRight w:val="0"/>
          <w:marTop w:val="0"/>
          <w:marBottom w:val="0"/>
          <w:divBdr>
            <w:top w:val="none" w:sz="0" w:space="0" w:color="auto"/>
            <w:left w:val="none" w:sz="0" w:space="0" w:color="auto"/>
            <w:bottom w:val="none" w:sz="0" w:space="0" w:color="auto"/>
            <w:right w:val="none" w:sz="0" w:space="0" w:color="auto"/>
          </w:divBdr>
        </w:div>
      </w:divsChild>
    </w:div>
    <w:div w:id="1171413608">
      <w:bodyDiv w:val="1"/>
      <w:marLeft w:val="30"/>
      <w:marRight w:val="30"/>
      <w:marTop w:val="0"/>
      <w:marBottom w:val="0"/>
      <w:divBdr>
        <w:top w:val="none" w:sz="0" w:space="0" w:color="auto"/>
        <w:left w:val="none" w:sz="0" w:space="0" w:color="auto"/>
        <w:bottom w:val="none" w:sz="0" w:space="0" w:color="auto"/>
        <w:right w:val="none" w:sz="0" w:space="0" w:color="auto"/>
      </w:divBdr>
      <w:divsChild>
        <w:div w:id="257560449">
          <w:marLeft w:val="0"/>
          <w:marRight w:val="0"/>
          <w:marTop w:val="0"/>
          <w:marBottom w:val="0"/>
          <w:divBdr>
            <w:top w:val="none" w:sz="0" w:space="0" w:color="auto"/>
            <w:left w:val="none" w:sz="0" w:space="0" w:color="auto"/>
            <w:bottom w:val="none" w:sz="0" w:space="0" w:color="auto"/>
            <w:right w:val="none" w:sz="0" w:space="0" w:color="auto"/>
          </w:divBdr>
          <w:divsChild>
            <w:div w:id="1003359960">
              <w:marLeft w:val="0"/>
              <w:marRight w:val="0"/>
              <w:marTop w:val="0"/>
              <w:marBottom w:val="0"/>
              <w:divBdr>
                <w:top w:val="none" w:sz="0" w:space="0" w:color="auto"/>
                <w:left w:val="none" w:sz="0" w:space="0" w:color="auto"/>
                <w:bottom w:val="none" w:sz="0" w:space="0" w:color="auto"/>
                <w:right w:val="none" w:sz="0" w:space="0" w:color="auto"/>
              </w:divBdr>
              <w:divsChild>
                <w:div w:id="1760329111">
                  <w:marLeft w:val="180"/>
                  <w:marRight w:val="0"/>
                  <w:marTop w:val="0"/>
                  <w:marBottom w:val="0"/>
                  <w:divBdr>
                    <w:top w:val="none" w:sz="0" w:space="0" w:color="auto"/>
                    <w:left w:val="none" w:sz="0" w:space="0" w:color="auto"/>
                    <w:bottom w:val="none" w:sz="0" w:space="0" w:color="auto"/>
                    <w:right w:val="none" w:sz="0" w:space="0" w:color="auto"/>
                  </w:divBdr>
                  <w:divsChild>
                    <w:div w:id="148203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27172">
          <w:marLeft w:val="0"/>
          <w:marRight w:val="0"/>
          <w:marTop w:val="0"/>
          <w:marBottom w:val="0"/>
          <w:divBdr>
            <w:top w:val="none" w:sz="0" w:space="0" w:color="auto"/>
            <w:left w:val="none" w:sz="0" w:space="0" w:color="auto"/>
            <w:bottom w:val="none" w:sz="0" w:space="0" w:color="auto"/>
            <w:right w:val="none" w:sz="0" w:space="0" w:color="auto"/>
          </w:divBdr>
          <w:divsChild>
            <w:div w:id="645091998">
              <w:marLeft w:val="0"/>
              <w:marRight w:val="0"/>
              <w:marTop w:val="0"/>
              <w:marBottom w:val="0"/>
              <w:divBdr>
                <w:top w:val="none" w:sz="0" w:space="0" w:color="auto"/>
                <w:left w:val="none" w:sz="0" w:space="0" w:color="auto"/>
                <w:bottom w:val="none" w:sz="0" w:space="0" w:color="auto"/>
                <w:right w:val="none" w:sz="0" w:space="0" w:color="auto"/>
              </w:divBdr>
              <w:divsChild>
                <w:div w:id="2015718355">
                  <w:marLeft w:val="180"/>
                  <w:marRight w:val="0"/>
                  <w:marTop w:val="0"/>
                  <w:marBottom w:val="0"/>
                  <w:divBdr>
                    <w:top w:val="none" w:sz="0" w:space="0" w:color="auto"/>
                    <w:left w:val="none" w:sz="0" w:space="0" w:color="auto"/>
                    <w:bottom w:val="none" w:sz="0" w:space="0" w:color="auto"/>
                    <w:right w:val="none" w:sz="0" w:space="0" w:color="auto"/>
                  </w:divBdr>
                  <w:divsChild>
                    <w:div w:id="8243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4212">
          <w:marLeft w:val="0"/>
          <w:marRight w:val="0"/>
          <w:marTop w:val="0"/>
          <w:marBottom w:val="0"/>
          <w:divBdr>
            <w:top w:val="none" w:sz="0" w:space="0" w:color="auto"/>
            <w:left w:val="none" w:sz="0" w:space="0" w:color="auto"/>
            <w:bottom w:val="none" w:sz="0" w:space="0" w:color="auto"/>
            <w:right w:val="none" w:sz="0" w:space="0" w:color="auto"/>
          </w:divBdr>
          <w:divsChild>
            <w:div w:id="1492788783">
              <w:marLeft w:val="0"/>
              <w:marRight w:val="0"/>
              <w:marTop w:val="0"/>
              <w:marBottom w:val="0"/>
              <w:divBdr>
                <w:top w:val="none" w:sz="0" w:space="0" w:color="auto"/>
                <w:left w:val="none" w:sz="0" w:space="0" w:color="auto"/>
                <w:bottom w:val="none" w:sz="0" w:space="0" w:color="auto"/>
                <w:right w:val="none" w:sz="0" w:space="0" w:color="auto"/>
              </w:divBdr>
              <w:divsChild>
                <w:div w:id="629289196">
                  <w:marLeft w:val="180"/>
                  <w:marRight w:val="0"/>
                  <w:marTop w:val="0"/>
                  <w:marBottom w:val="0"/>
                  <w:divBdr>
                    <w:top w:val="none" w:sz="0" w:space="0" w:color="auto"/>
                    <w:left w:val="none" w:sz="0" w:space="0" w:color="auto"/>
                    <w:bottom w:val="none" w:sz="0" w:space="0" w:color="auto"/>
                    <w:right w:val="none" w:sz="0" w:space="0" w:color="auto"/>
                  </w:divBdr>
                  <w:divsChild>
                    <w:div w:id="4686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53498">
          <w:marLeft w:val="0"/>
          <w:marRight w:val="0"/>
          <w:marTop w:val="0"/>
          <w:marBottom w:val="0"/>
          <w:divBdr>
            <w:top w:val="none" w:sz="0" w:space="0" w:color="auto"/>
            <w:left w:val="none" w:sz="0" w:space="0" w:color="auto"/>
            <w:bottom w:val="none" w:sz="0" w:space="0" w:color="auto"/>
            <w:right w:val="none" w:sz="0" w:space="0" w:color="auto"/>
          </w:divBdr>
          <w:divsChild>
            <w:div w:id="565528463">
              <w:marLeft w:val="0"/>
              <w:marRight w:val="0"/>
              <w:marTop w:val="0"/>
              <w:marBottom w:val="0"/>
              <w:divBdr>
                <w:top w:val="none" w:sz="0" w:space="0" w:color="auto"/>
                <w:left w:val="none" w:sz="0" w:space="0" w:color="auto"/>
                <w:bottom w:val="none" w:sz="0" w:space="0" w:color="auto"/>
                <w:right w:val="none" w:sz="0" w:space="0" w:color="auto"/>
              </w:divBdr>
              <w:divsChild>
                <w:div w:id="327490092">
                  <w:marLeft w:val="180"/>
                  <w:marRight w:val="0"/>
                  <w:marTop w:val="0"/>
                  <w:marBottom w:val="0"/>
                  <w:divBdr>
                    <w:top w:val="none" w:sz="0" w:space="0" w:color="auto"/>
                    <w:left w:val="none" w:sz="0" w:space="0" w:color="auto"/>
                    <w:bottom w:val="none" w:sz="0" w:space="0" w:color="auto"/>
                    <w:right w:val="none" w:sz="0" w:space="0" w:color="auto"/>
                  </w:divBdr>
                  <w:divsChild>
                    <w:div w:id="4313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11789">
      <w:bodyDiv w:val="1"/>
      <w:marLeft w:val="0"/>
      <w:marRight w:val="0"/>
      <w:marTop w:val="0"/>
      <w:marBottom w:val="0"/>
      <w:divBdr>
        <w:top w:val="none" w:sz="0" w:space="0" w:color="auto"/>
        <w:left w:val="none" w:sz="0" w:space="0" w:color="auto"/>
        <w:bottom w:val="none" w:sz="0" w:space="0" w:color="auto"/>
        <w:right w:val="none" w:sz="0" w:space="0" w:color="auto"/>
      </w:divBdr>
      <w:divsChild>
        <w:div w:id="367608935">
          <w:marLeft w:val="0"/>
          <w:marRight w:val="0"/>
          <w:marTop w:val="0"/>
          <w:marBottom w:val="0"/>
          <w:divBdr>
            <w:top w:val="none" w:sz="0" w:space="0" w:color="auto"/>
            <w:left w:val="none" w:sz="0" w:space="0" w:color="auto"/>
            <w:bottom w:val="none" w:sz="0" w:space="0" w:color="auto"/>
            <w:right w:val="none" w:sz="0" w:space="0" w:color="auto"/>
          </w:divBdr>
          <w:divsChild>
            <w:div w:id="14644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5744">
      <w:bodyDiv w:val="1"/>
      <w:marLeft w:val="0"/>
      <w:marRight w:val="0"/>
      <w:marTop w:val="0"/>
      <w:marBottom w:val="0"/>
      <w:divBdr>
        <w:top w:val="none" w:sz="0" w:space="0" w:color="auto"/>
        <w:left w:val="none" w:sz="0" w:space="0" w:color="auto"/>
        <w:bottom w:val="none" w:sz="0" w:space="0" w:color="auto"/>
        <w:right w:val="none" w:sz="0" w:space="0" w:color="auto"/>
      </w:divBdr>
    </w:div>
    <w:div w:id="1178151600">
      <w:bodyDiv w:val="1"/>
      <w:marLeft w:val="0"/>
      <w:marRight w:val="0"/>
      <w:marTop w:val="0"/>
      <w:marBottom w:val="0"/>
      <w:divBdr>
        <w:top w:val="none" w:sz="0" w:space="0" w:color="auto"/>
        <w:left w:val="none" w:sz="0" w:space="0" w:color="auto"/>
        <w:bottom w:val="none" w:sz="0" w:space="0" w:color="auto"/>
        <w:right w:val="none" w:sz="0" w:space="0" w:color="auto"/>
      </w:divBdr>
    </w:div>
    <w:div w:id="1179852908">
      <w:bodyDiv w:val="1"/>
      <w:marLeft w:val="0"/>
      <w:marRight w:val="0"/>
      <w:marTop w:val="0"/>
      <w:marBottom w:val="0"/>
      <w:divBdr>
        <w:top w:val="none" w:sz="0" w:space="0" w:color="auto"/>
        <w:left w:val="none" w:sz="0" w:space="0" w:color="auto"/>
        <w:bottom w:val="none" w:sz="0" w:space="0" w:color="auto"/>
        <w:right w:val="none" w:sz="0" w:space="0" w:color="auto"/>
      </w:divBdr>
      <w:divsChild>
        <w:div w:id="1182014204">
          <w:marLeft w:val="0"/>
          <w:marRight w:val="0"/>
          <w:marTop w:val="0"/>
          <w:marBottom w:val="0"/>
          <w:divBdr>
            <w:top w:val="none" w:sz="0" w:space="0" w:color="auto"/>
            <w:left w:val="none" w:sz="0" w:space="0" w:color="auto"/>
            <w:bottom w:val="none" w:sz="0" w:space="0" w:color="auto"/>
            <w:right w:val="none" w:sz="0" w:space="0" w:color="auto"/>
          </w:divBdr>
        </w:div>
      </w:divsChild>
    </w:div>
    <w:div w:id="1190873438">
      <w:bodyDiv w:val="1"/>
      <w:marLeft w:val="0"/>
      <w:marRight w:val="0"/>
      <w:marTop w:val="0"/>
      <w:marBottom w:val="0"/>
      <w:divBdr>
        <w:top w:val="none" w:sz="0" w:space="0" w:color="auto"/>
        <w:left w:val="none" w:sz="0" w:space="0" w:color="auto"/>
        <w:bottom w:val="none" w:sz="0" w:space="0" w:color="auto"/>
        <w:right w:val="none" w:sz="0" w:space="0" w:color="auto"/>
      </w:divBdr>
      <w:divsChild>
        <w:div w:id="1087120478">
          <w:marLeft w:val="0"/>
          <w:marRight w:val="0"/>
          <w:marTop w:val="0"/>
          <w:marBottom w:val="0"/>
          <w:divBdr>
            <w:top w:val="none" w:sz="0" w:space="0" w:color="auto"/>
            <w:left w:val="none" w:sz="0" w:space="0" w:color="auto"/>
            <w:bottom w:val="none" w:sz="0" w:space="0" w:color="auto"/>
            <w:right w:val="none" w:sz="0" w:space="0" w:color="auto"/>
          </w:divBdr>
          <w:divsChild>
            <w:div w:id="18802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9448">
      <w:bodyDiv w:val="1"/>
      <w:marLeft w:val="0"/>
      <w:marRight w:val="0"/>
      <w:marTop w:val="0"/>
      <w:marBottom w:val="0"/>
      <w:divBdr>
        <w:top w:val="none" w:sz="0" w:space="0" w:color="auto"/>
        <w:left w:val="none" w:sz="0" w:space="0" w:color="auto"/>
        <w:bottom w:val="none" w:sz="0" w:space="0" w:color="auto"/>
        <w:right w:val="none" w:sz="0" w:space="0" w:color="auto"/>
      </w:divBdr>
      <w:divsChild>
        <w:div w:id="461000788">
          <w:marLeft w:val="0"/>
          <w:marRight w:val="0"/>
          <w:marTop w:val="0"/>
          <w:marBottom w:val="0"/>
          <w:divBdr>
            <w:top w:val="none" w:sz="0" w:space="0" w:color="auto"/>
            <w:left w:val="none" w:sz="0" w:space="0" w:color="auto"/>
            <w:bottom w:val="none" w:sz="0" w:space="0" w:color="auto"/>
            <w:right w:val="none" w:sz="0" w:space="0" w:color="auto"/>
          </w:divBdr>
          <w:divsChild>
            <w:div w:id="7309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81451">
      <w:bodyDiv w:val="1"/>
      <w:marLeft w:val="0"/>
      <w:marRight w:val="0"/>
      <w:marTop w:val="0"/>
      <w:marBottom w:val="0"/>
      <w:divBdr>
        <w:top w:val="none" w:sz="0" w:space="0" w:color="auto"/>
        <w:left w:val="none" w:sz="0" w:space="0" w:color="auto"/>
        <w:bottom w:val="none" w:sz="0" w:space="0" w:color="auto"/>
        <w:right w:val="none" w:sz="0" w:space="0" w:color="auto"/>
      </w:divBdr>
    </w:div>
    <w:div w:id="1209995356">
      <w:bodyDiv w:val="1"/>
      <w:marLeft w:val="0"/>
      <w:marRight w:val="0"/>
      <w:marTop w:val="0"/>
      <w:marBottom w:val="0"/>
      <w:divBdr>
        <w:top w:val="none" w:sz="0" w:space="0" w:color="auto"/>
        <w:left w:val="none" w:sz="0" w:space="0" w:color="auto"/>
        <w:bottom w:val="none" w:sz="0" w:space="0" w:color="auto"/>
        <w:right w:val="none" w:sz="0" w:space="0" w:color="auto"/>
      </w:divBdr>
      <w:divsChild>
        <w:div w:id="1883326768">
          <w:marLeft w:val="0"/>
          <w:marRight w:val="0"/>
          <w:marTop w:val="0"/>
          <w:marBottom w:val="0"/>
          <w:divBdr>
            <w:top w:val="none" w:sz="0" w:space="0" w:color="auto"/>
            <w:left w:val="none" w:sz="0" w:space="0" w:color="auto"/>
            <w:bottom w:val="none" w:sz="0" w:space="0" w:color="auto"/>
            <w:right w:val="none" w:sz="0" w:space="0" w:color="auto"/>
          </w:divBdr>
        </w:div>
      </w:divsChild>
    </w:div>
    <w:div w:id="1212617738">
      <w:bodyDiv w:val="1"/>
      <w:marLeft w:val="0"/>
      <w:marRight w:val="0"/>
      <w:marTop w:val="0"/>
      <w:marBottom w:val="0"/>
      <w:divBdr>
        <w:top w:val="none" w:sz="0" w:space="0" w:color="auto"/>
        <w:left w:val="none" w:sz="0" w:space="0" w:color="auto"/>
        <w:bottom w:val="none" w:sz="0" w:space="0" w:color="auto"/>
        <w:right w:val="none" w:sz="0" w:space="0" w:color="auto"/>
      </w:divBdr>
      <w:divsChild>
        <w:div w:id="2067485133">
          <w:marLeft w:val="0"/>
          <w:marRight w:val="0"/>
          <w:marTop w:val="0"/>
          <w:marBottom w:val="0"/>
          <w:divBdr>
            <w:top w:val="none" w:sz="0" w:space="0" w:color="auto"/>
            <w:left w:val="none" w:sz="0" w:space="0" w:color="auto"/>
            <w:bottom w:val="none" w:sz="0" w:space="0" w:color="auto"/>
            <w:right w:val="none" w:sz="0" w:space="0" w:color="auto"/>
          </w:divBdr>
          <w:divsChild>
            <w:div w:id="105103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2088">
      <w:bodyDiv w:val="1"/>
      <w:marLeft w:val="0"/>
      <w:marRight w:val="0"/>
      <w:marTop w:val="0"/>
      <w:marBottom w:val="0"/>
      <w:divBdr>
        <w:top w:val="none" w:sz="0" w:space="0" w:color="auto"/>
        <w:left w:val="none" w:sz="0" w:space="0" w:color="auto"/>
        <w:bottom w:val="none" w:sz="0" w:space="0" w:color="auto"/>
        <w:right w:val="none" w:sz="0" w:space="0" w:color="auto"/>
      </w:divBdr>
      <w:divsChild>
        <w:div w:id="281304910">
          <w:marLeft w:val="0"/>
          <w:marRight w:val="0"/>
          <w:marTop w:val="0"/>
          <w:marBottom w:val="0"/>
          <w:divBdr>
            <w:top w:val="none" w:sz="0" w:space="0" w:color="auto"/>
            <w:left w:val="none" w:sz="0" w:space="0" w:color="auto"/>
            <w:bottom w:val="none" w:sz="0" w:space="0" w:color="auto"/>
            <w:right w:val="none" w:sz="0" w:space="0" w:color="auto"/>
          </w:divBdr>
        </w:div>
      </w:divsChild>
    </w:div>
    <w:div w:id="1231431017">
      <w:bodyDiv w:val="1"/>
      <w:marLeft w:val="0"/>
      <w:marRight w:val="0"/>
      <w:marTop w:val="0"/>
      <w:marBottom w:val="0"/>
      <w:divBdr>
        <w:top w:val="none" w:sz="0" w:space="0" w:color="auto"/>
        <w:left w:val="none" w:sz="0" w:space="0" w:color="auto"/>
        <w:bottom w:val="none" w:sz="0" w:space="0" w:color="auto"/>
        <w:right w:val="none" w:sz="0" w:space="0" w:color="auto"/>
      </w:divBdr>
    </w:div>
    <w:div w:id="1238902575">
      <w:bodyDiv w:val="1"/>
      <w:marLeft w:val="0"/>
      <w:marRight w:val="0"/>
      <w:marTop w:val="0"/>
      <w:marBottom w:val="0"/>
      <w:divBdr>
        <w:top w:val="none" w:sz="0" w:space="0" w:color="auto"/>
        <w:left w:val="none" w:sz="0" w:space="0" w:color="auto"/>
        <w:bottom w:val="none" w:sz="0" w:space="0" w:color="auto"/>
        <w:right w:val="none" w:sz="0" w:space="0" w:color="auto"/>
      </w:divBdr>
    </w:div>
    <w:div w:id="1244879727">
      <w:bodyDiv w:val="1"/>
      <w:marLeft w:val="0"/>
      <w:marRight w:val="0"/>
      <w:marTop w:val="0"/>
      <w:marBottom w:val="0"/>
      <w:divBdr>
        <w:top w:val="none" w:sz="0" w:space="0" w:color="auto"/>
        <w:left w:val="none" w:sz="0" w:space="0" w:color="auto"/>
        <w:bottom w:val="none" w:sz="0" w:space="0" w:color="auto"/>
        <w:right w:val="none" w:sz="0" w:space="0" w:color="auto"/>
      </w:divBdr>
      <w:divsChild>
        <w:div w:id="693582620">
          <w:marLeft w:val="0"/>
          <w:marRight w:val="0"/>
          <w:marTop w:val="0"/>
          <w:marBottom w:val="0"/>
          <w:divBdr>
            <w:top w:val="none" w:sz="0" w:space="0" w:color="auto"/>
            <w:left w:val="none" w:sz="0" w:space="0" w:color="auto"/>
            <w:bottom w:val="none" w:sz="0" w:space="0" w:color="auto"/>
            <w:right w:val="none" w:sz="0" w:space="0" w:color="auto"/>
          </w:divBdr>
          <w:divsChild>
            <w:div w:id="18791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4169">
      <w:bodyDiv w:val="1"/>
      <w:marLeft w:val="0"/>
      <w:marRight w:val="0"/>
      <w:marTop w:val="0"/>
      <w:marBottom w:val="0"/>
      <w:divBdr>
        <w:top w:val="none" w:sz="0" w:space="0" w:color="auto"/>
        <w:left w:val="none" w:sz="0" w:space="0" w:color="auto"/>
        <w:bottom w:val="none" w:sz="0" w:space="0" w:color="auto"/>
        <w:right w:val="none" w:sz="0" w:space="0" w:color="auto"/>
      </w:divBdr>
      <w:divsChild>
        <w:div w:id="1981761770">
          <w:marLeft w:val="0"/>
          <w:marRight w:val="0"/>
          <w:marTop w:val="0"/>
          <w:marBottom w:val="0"/>
          <w:divBdr>
            <w:top w:val="none" w:sz="0" w:space="0" w:color="auto"/>
            <w:left w:val="none" w:sz="0" w:space="0" w:color="auto"/>
            <w:bottom w:val="none" w:sz="0" w:space="0" w:color="auto"/>
            <w:right w:val="none" w:sz="0" w:space="0" w:color="auto"/>
          </w:divBdr>
          <w:divsChild>
            <w:div w:id="1814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90483">
      <w:bodyDiv w:val="1"/>
      <w:marLeft w:val="0"/>
      <w:marRight w:val="0"/>
      <w:marTop w:val="0"/>
      <w:marBottom w:val="0"/>
      <w:divBdr>
        <w:top w:val="none" w:sz="0" w:space="0" w:color="auto"/>
        <w:left w:val="none" w:sz="0" w:space="0" w:color="auto"/>
        <w:bottom w:val="none" w:sz="0" w:space="0" w:color="auto"/>
        <w:right w:val="none" w:sz="0" w:space="0" w:color="auto"/>
      </w:divBdr>
      <w:divsChild>
        <w:div w:id="747575763">
          <w:marLeft w:val="0"/>
          <w:marRight w:val="0"/>
          <w:marTop w:val="0"/>
          <w:marBottom w:val="0"/>
          <w:divBdr>
            <w:top w:val="none" w:sz="0" w:space="0" w:color="auto"/>
            <w:left w:val="none" w:sz="0" w:space="0" w:color="auto"/>
            <w:bottom w:val="none" w:sz="0" w:space="0" w:color="auto"/>
            <w:right w:val="none" w:sz="0" w:space="0" w:color="auto"/>
          </w:divBdr>
          <w:divsChild>
            <w:div w:id="216010874">
              <w:marLeft w:val="0"/>
              <w:marRight w:val="0"/>
              <w:marTop w:val="0"/>
              <w:marBottom w:val="0"/>
              <w:divBdr>
                <w:top w:val="none" w:sz="0" w:space="0" w:color="auto"/>
                <w:left w:val="none" w:sz="0" w:space="0" w:color="auto"/>
                <w:bottom w:val="none" w:sz="0" w:space="0" w:color="auto"/>
                <w:right w:val="none" w:sz="0" w:space="0" w:color="auto"/>
              </w:divBdr>
            </w:div>
            <w:div w:id="586963427">
              <w:marLeft w:val="0"/>
              <w:marRight w:val="0"/>
              <w:marTop w:val="0"/>
              <w:marBottom w:val="0"/>
              <w:divBdr>
                <w:top w:val="none" w:sz="0" w:space="0" w:color="auto"/>
                <w:left w:val="none" w:sz="0" w:space="0" w:color="auto"/>
                <w:bottom w:val="none" w:sz="0" w:space="0" w:color="auto"/>
                <w:right w:val="none" w:sz="0" w:space="0" w:color="auto"/>
              </w:divBdr>
            </w:div>
            <w:div w:id="664825789">
              <w:marLeft w:val="0"/>
              <w:marRight w:val="0"/>
              <w:marTop w:val="0"/>
              <w:marBottom w:val="0"/>
              <w:divBdr>
                <w:top w:val="none" w:sz="0" w:space="0" w:color="auto"/>
                <w:left w:val="none" w:sz="0" w:space="0" w:color="auto"/>
                <w:bottom w:val="none" w:sz="0" w:space="0" w:color="auto"/>
                <w:right w:val="none" w:sz="0" w:space="0" w:color="auto"/>
              </w:divBdr>
            </w:div>
            <w:div w:id="1111973177">
              <w:marLeft w:val="0"/>
              <w:marRight w:val="0"/>
              <w:marTop w:val="0"/>
              <w:marBottom w:val="0"/>
              <w:divBdr>
                <w:top w:val="none" w:sz="0" w:space="0" w:color="auto"/>
                <w:left w:val="none" w:sz="0" w:space="0" w:color="auto"/>
                <w:bottom w:val="none" w:sz="0" w:space="0" w:color="auto"/>
                <w:right w:val="none" w:sz="0" w:space="0" w:color="auto"/>
              </w:divBdr>
            </w:div>
            <w:div w:id="19240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3274">
      <w:bodyDiv w:val="1"/>
      <w:marLeft w:val="0"/>
      <w:marRight w:val="0"/>
      <w:marTop w:val="0"/>
      <w:marBottom w:val="0"/>
      <w:divBdr>
        <w:top w:val="none" w:sz="0" w:space="0" w:color="auto"/>
        <w:left w:val="none" w:sz="0" w:space="0" w:color="auto"/>
        <w:bottom w:val="none" w:sz="0" w:space="0" w:color="auto"/>
        <w:right w:val="none" w:sz="0" w:space="0" w:color="auto"/>
      </w:divBdr>
    </w:div>
    <w:div w:id="1316178175">
      <w:bodyDiv w:val="1"/>
      <w:marLeft w:val="30"/>
      <w:marRight w:val="30"/>
      <w:marTop w:val="0"/>
      <w:marBottom w:val="0"/>
      <w:divBdr>
        <w:top w:val="none" w:sz="0" w:space="0" w:color="auto"/>
        <w:left w:val="none" w:sz="0" w:space="0" w:color="auto"/>
        <w:bottom w:val="none" w:sz="0" w:space="0" w:color="auto"/>
        <w:right w:val="none" w:sz="0" w:space="0" w:color="auto"/>
      </w:divBdr>
      <w:divsChild>
        <w:div w:id="354116795">
          <w:marLeft w:val="0"/>
          <w:marRight w:val="0"/>
          <w:marTop w:val="0"/>
          <w:marBottom w:val="0"/>
          <w:divBdr>
            <w:top w:val="none" w:sz="0" w:space="0" w:color="auto"/>
            <w:left w:val="none" w:sz="0" w:space="0" w:color="auto"/>
            <w:bottom w:val="none" w:sz="0" w:space="0" w:color="auto"/>
            <w:right w:val="none" w:sz="0" w:space="0" w:color="auto"/>
          </w:divBdr>
          <w:divsChild>
            <w:div w:id="1508908915">
              <w:marLeft w:val="0"/>
              <w:marRight w:val="0"/>
              <w:marTop w:val="0"/>
              <w:marBottom w:val="0"/>
              <w:divBdr>
                <w:top w:val="none" w:sz="0" w:space="0" w:color="auto"/>
                <w:left w:val="none" w:sz="0" w:space="0" w:color="auto"/>
                <w:bottom w:val="none" w:sz="0" w:space="0" w:color="auto"/>
                <w:right w:val="none" w:sz="0" w:space="0" w:color="auto"/>
              </w:divBdr>
              <w:divsChild>
                <w:div w:id="1194684316">
                  <w:marLeft w:val="180"/>
                  <w:marRight w:val="0"/>
                  <w:marTop w:val="0"/>
                  <w:marBottom w:val="0"/>
                  <w:divBdr>
                    <w:top w:val="none" w:sz="0" w:space="0" w:color="auto"/>
                    <w:left w:val="none" w:sz="0" w:space="0" w:color="auto"/>
                    <w:bottom w:val="none" w:sz="0" w:space="0" w:color="auto"/>
                    <w:right w:val="none" w:sz="0" w:space="0" w:color="auto"/>
                  </w:divBdr>
                  <w:divsChild>
                    <w:div w:id="16818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82950">
          <w:marLeft w:val="0"/>
          <w:marRight w:val="0"/>
          <w:marTop w:val="0"/>
          <w:marBottom w:val="0"/>
          <w:divBdr>
            <w:top w:val="none" w:sz="0" w:space="0" w:color="auto"/>
            <w:left w:val="none" w:sz="0" w:space="0" w:color="auto"/>
            <w:bottom w:val="none" w:sz="0" w:space="0" w:color="auto"/>
            <w:right w:val="none" w:sz="0" w:space="0" w:color="auto"/>
          </w:divBdr>
          <w:divsChild>
            <w:div w:id="1645163169">
              <w:marLeft w:val="0"/>
              <w:marRight w:val="0"/>
              <w:marTop w:val="0"/>
              <w:marBottom w:val="0"/>
              <w:divBdr>
                <w:top w:val="none" w:sz="0" w:space="0" w:color="auto"/>
                <w:left w:val="none" w:sz="0" w:space="0" w:color="auto"/>
                <w:bottom w:val="none" w:sz="0" w:space="0" w:color="auto"/>
                <w:right w:val="none" w:sz="0" w:space="0" w:color="auto"/>
              </w:divBdr>
              <w:divsChild>
                <w:div w:id="1204713843">
                  <w:marLeft w:val="180"/>
                  <w:marRight w:val="0"/>
                  <w:marTop w:val="0"/>
                  <w:marBottom w:val="0"/>
                  <w:divBdr>
                    <w:top w:val="none" w:sz="0" w:space="0" w:color="auto"/>
                    <w:left w:val="none" w:sz="0" w:space="0" w:color="auto"/>
                    <w:bottom w:val="none" w:sz="0" w:space="0" w:color="auto"/>
                    <w:right w:val="none" w:sz="0" w:space="0" w:color="auto"/>
                  </w:divBdr>
                  <w:divsChild>
                    <w:div w:id="24460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41061">
      <w:bodyDiv w:val="1"/>
      <w:marLeft w:val="0"/>
      <w:marRight w:val="0"/>
      <w:marTop w:val="0"/>
      <w:marBottom w:val="0"/>
      <w:divBdr>
        <w:top w:val="none" w:sz="0" w:space="0" w:color="auto"/>
        <w:left w:val="none" w:sz="0" w:space="0" w:color="auto"/>
        <w:bottom w:val="none" w:sz="0" w:space="0" w:color="auto"/>
        <w:right w:val="none" w:sz="0" w:space="0" w:color="auto"/>
      </w:divBdr>
    </w:div>
    <w:div w:id="1326780856">
      <w:bodyDiv w:val="1"/>
      <w:marLeft w:val="0"/>
      <w:marRight w:val="0"/>
      <w:marTop w:val="0"/>
      <w:marBottom w:val="0"/>
      <w:divBdr>
        <w:top w:val="none" w:sz="0" w:space="0" w:color="auto"/>
        <w:left w:val="none" w:sz="0" w:space="0" w:color="auto"/>
        <w:bottom w:val="none" w:sz="0" w:space="0" w:color="auto"/>
        <w:right w:val="none" w:sz="0" w:space="0" w:color="auto"/>
      </w:divBdr>
      <w:divsChild>
        <w:div w:id="992610937">
          <w:marLeft w:val="0"/>
          <w:marRight w:val="0"/>
          <w:marTop w:val="0"/>
          <w:marBottom w:val="0"/>
          <w:divBdr>
            <w:top w:val="none" w:sz="0" w:space="0" w:color="auto"/>
            <w:left w:val="none" w:sz="0" w:space="0" w:color="auto"/>
            <w:bottom w:val="none" w:sz="0" w:space="0" w:color="auto"/>
            <w:right w:val="none" w:sz="0" w:space="0" w:color="auto"/>
          </w:divBdr>
          <w:divsChild>
            <w:div w:id="1049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9343">
      <w:bodyDiv w:val="1"/>
      <w:marLeft w:val="0"/>
      <w:marRight w:val="0"/>
      <w:marTop w:val="0"/>
      <w:marBottom w:val="0"/>
      <w:divBdr>
        <w:top w:val="none" w:sz="0" w:space="0" w:color="auto"/>
        <w:left w:val="none" w:sz="0" w:space="0" w:color="auto"/>
        <w:bottom w:val="none" w:sz="0" w:space="0" w:color="auto"/>
        <w:right w:val="none" w:sz="0" w:space="0" w:color="auto"/>
      </w:divBdr>
      <w:divsChild>
        <w:div w:id="116795967">
          <w:marLeft w:val="0"/>
          <w:marRight w:val="0"/>
          <w:marTop w:val="0"/>
          <w:marBottom w:val="0"/>
          <w:divBdr>
            <w:top w:val="none" w:sz="0" w:space="0" w:color="auto"/>
            <w:left w:val="none" w:sz="0" w:space="0" w:color="auto"/>
            <w:bottom w:val="none" w:sz="0" w:space="0" w:color="auto"/>
            <w:right w:val="none" w:sz="0" w:space="0" w:color="auto"/>
          </w:divBdr>
          <w:divsChild>
            <w:div w:id="17010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76092">
      <w:bodyDiv w:val="1"/>
      <w:marLeft w:val="0"/>
      <w:marRight w:val="0"/>
      <w:marTop w:val="0"/>
      <w:marBottom w:val="0"/>
      <w:divBdr>
        <w:top w:val="none" w:sz="0" w:space="0" w:color="auto"/>
        <w:left w:val="none" w:sz="0" w:space="0" w:color="auto"/>
        <w:bottom w:val="none" w:sz="0" w:space="0" w:color="auto"/>
        <w:right w:val="none" w:sz="0" w:space="0" w:color="auto"/>
      </w:divBdr>
    </w:div>
    <w:div w:id="1338844645">
      <w:bodyDiv w:val="1"/>
      <w:marLeft w:val="0"/>
      <w:marRight w:val="0"/>
      <w:marTop w:val="0"/>
      <w:marBottom w:val="0"/>
      <w:divBdr>
        <w:top w:val="none" w:sz="0" w:space="0" w:color="auto"/>
        <w:left w:val="none" w:sz="0" w:space="0" w:color="auto"/>
        <w:bottom w:val="none" w:sz="0" w:space="0" w:color="auto"/>
        <w:right w:val="none" w:sz="0" w:space="0" w:color="auto"/>
      </w:divBdr>
      <w:divsChild>
        <w:div w:id="2050916303">
          <w:marLeft w:val="0"/>
          <w:marRight w:val="0"/>
          <w:marTop w:val="0"/>
          <w:marBottom w:val="0"/>
          <w:divBdr>
            <w:top w:val="none" w:sz="0" w:space="0" w:color="auto"/>
            <w:left w:val="none" w:sz="0" w:space="0" w:color="auto"/>
            <w:bottom w:val="none" w:sz="0" w:space="0" w:color="auto"/>
            <w:right w:val="none" w:sz="0" w:space="0" w:color="auto"/>
          </w:divBdr>
          <w:divsChild>
            <w:div w:id="18335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2181">
      <w:bodyDiv w:val="1"/>
      <w:marLeft w:val="0"/>
      <w:marRight w:val="0"/>
      <w:marTop w:val="0"/>
      <w:marBottom w:val="0"/>
      <w:divBdr>
        <w:top w:val="none" w:sz="0" w:space="0" w:color="auto"/>
        <w:left w:val="none" w:sz="0" w:space="0" w:color="auto"/>
        <w:bottom w:val="none" w:sz="0" w:space="0" w:color="auto"/>
        <w:right w:val="none" w:sz="0" w:space="0" w:color="auto"/>
      </w:divBdr>
      <w:divsChild>
        <w:div w:id="1961260306">
          <w:marLeft w:val="0"/>
          <w:marRight w:val="0"/>
          <w:marTop w:val="0"/>
          <w:marBottom w:val="0"/>
          <w:divBdr>
            <w:top w:val="none" w:sz="0" w:space="0" w:color="auto"/>
            <w:left w:val="none" w:sz="0" w:space="0" w:color="auto"/>
            <w:bottom w:val="none" w:sz="0" w:space="0" w:color="auto"/>
            <w:right w:val="none" w:sz="0" w:space="0" w:color="auto"/>
          </w:divBdr>
          <w:divsChild>
            <w:div w:id="8548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9518">
      <w:bodyDiv w:val="1"/>
      <w:marLeft w:val="30"/>
      <w:marRight w:val="30"/>
      <w:marTop w:val="0"/>
      <w:marBottom w:val="0"/>
      <w:divBdr>
        <w:top w:val="none" w:sz="0" w:space="0" w:color="auto"/>
        <w:left w:val="none" w:sz="0" w:space="0" w:color="auto"/>
        <w:bottom w:val="none" w:sz="0" w:space="0" w:color="auto"/>
        <w:right w:val="none" w:sz="0" w:space="0" w:color="auto"/>
      </w:divBdr>
      <w:divsChild>
        <w:div w:id="1217932290">
          <w:marLeft w:val="0"/>
          <w:marRight w:val="0"/>
          <w:marTop w:val="0"/>
          <w:marBottom w:val="0"/>
          <w:divBdr>
            <w:top w:val="none" w:sz="0" w:space="0" w:color="auto"/>
            <w:left w:val="none" w:sz="0" w:space="0" w:color="auto"/>
            <w:bottom w:val="none" w:sz="0" w:space="0" w:color="auto"/>
            <w:right w:val="none" w:sz="0" w:space="0" w:color="auto"/>
          </w:divBdr>
          <w:divsChild>
            <w:div w:id="2022776479">
              <w:marLeft w:val="0"/>
              <w:marRight w:val="0"/>
              <w:marTop w:val="0"/>
              <w:marBottom w:val="0"/>
              <w:divBdr>
                <w:top w:val="none" w:sz="0" w:space="0" w:color="auto"/>
                <w:left w:val="none" w:sz="0" w:space="0" w:color="auto"/>
                <w:bottom w:val="none" w:sz="0" w:space="0" w:color="auto"/>
                <w:right w:val="none" w:sz="0" w:space="0" w:color="auto"/>
              </w:divBdr>
              <w:divsChild>
                <w:div w:id="1056977129">
                  <w:marLeft w:val="180"/>
                  <w:marRight w:val="0"/>
                  <w:marTop w:val="0"/>
                  <w:marBottom w:val="0"/>
                  <w:divBdr>
                    <w:top w:val="none" w:sz="0" w:space="0" w:color="auto"/>
                    <w:left w:val="none" w:sz="0" w:space="0" w:color="auto"/>
                    <w:bottom w:val="none" w:sz="0" w:space="0" w:color="auto"/>
                    <w:right w:val="none" w:sz="0" w:space="0" w:color="auto"/>
                  </w:divBdr>
                  <w:divsChild>
                    <w:div w:id="1540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909934">
      <w:bodyDiv w:val="1"/>
      <w:marLeft w:val="0"/>
      <w:marRight w:val="0"/>
      <w:marTop w:val="0"/>
      <w:marBottom w:val="0"/>
      <w:divBdr>
        <w:top w:val="none" w:sz="0" w:space="0" w:color="auto"/>
        <w:left w:val="none" w:sz="0" w:space="0" w:color="auto"/>
        <w:bottom w:val="none" w:sz="0" w:space="0" w:color="auto"/>
        <w:right w:val="none" w:sz="0" w:space="0" w:color="auto"/>
      </w:divBdr>
      <w:divsChild>
        <w:div w:id="1601795629">
          <w:marLeft w:val="0"/>
          <w:marRight w:val="0"/>
          <w:marTop w:val="0"/>
          <w:marBottom w:val="0"/>
          <w:divBdr>
            <w:top w:val="none" w:sz="0" w:space="0" w:color="auto"/>
            <w:left w:val="none" w:sz="0" w:space="0" w:color="auto"/>
            <w:bottom w:val="none" w:sz="0" w:space="0" w:color="auto"/>
            <w:right w:val="none" w:sz="0" w:space="0" w:color="auto"/>
          </w:divBdr>
          <w:divsChild>
            <w:div w:id="17987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29808">
      <w:bodyDiv w:val="1"/>
      <w:marLeft w:val="0"/>
      <w:marRight w:val="0"/>
      <w:marTop w:val="0"/>
      <w:marBottom w:val="0"/>
      <w:divBdr>
        <w:top w:val="none" w:sz="0" w:space="0" w:color="auto"/>
        <w:left w:val="none" w:sz="0" w:space="0" w:color="auto"/>
        <w:bottom w:val="none" w:sz="0" w:space="0" w:color="auto"/>
        <w:right w:val="none" w:sz="0" w:space="0" w:color="auto"/>
      </w:divBdr>
    </w:div>
    <w:div w:id="1393038247">
      <w:bodyDiv w:val="1"/>
      <w:marLeft w:val="30"/>
      <w:marRight w:val="30"/>
      <w:marTop w:val="0"/>
      <w:marBottom w:val="0"/>
      <w:divBdr>
        <w:top w:val="none" w:sz="0" w:space="0" w:color="auto"/>
        <w:left w:val="none" w:sz="0" w:space="0" w:color="auto"/>
        <w:bottom w:val="none" w:sz="0" w:space="0" w:color="auto"/>
        <w:right w:val="none" w:sz="0" w:space="0" w:color="auto"/>
      </w:divBdr>
      <w:divsChild>
        <w:div w:id="197203134">
          <w:marLeft w:val="0"/>
          <w:marRight w:val="0"/>
          <w:marTop w:val="0"/>
          <w:marBottom w:val="0"/>
          <w:divBdr>
            <w:top w:val="none" w:sz="0" w:space="0" w:color="auto"/>
            <w:left w:val="none" w:sz="0" w:space="0" w:color="auto"/>
            <w:bottom w:val="none" w:sz="0" w:space="0" w:color="auto"/>
            <w:right w:val="none" w:sz="0" w:space="0" w:color="auto"/>
          </w:divBdr>
          <w:divsChild>
            <w:div w:id="704253219">
              <w:marLeft w:val="0"/>
              <w:marRight w:val="0"/>
              <w:marTop w:val="0"/>
              <w:marBottom w:val="0"/>
              <w:divBdr>
                <w:top w:val="none" w:sz="0" w:space="0" w:color="auto"/>
                <w:left w:val="none" w:sz="0" w:space="0" w:color="auto"/>
                <w:bottom w:val="none" w:sz="0" w:space="0" w:color="auto"/>
                <w:right w:val="none" w:sz="0" w:space="0" w:color="auto"/>
              </w:divBdr>
              <w:divsChild>
                <w:div w:id="1925918971">
                  <w:marLeft w:val="180"/>
                  <w:marRight w:val="0"/>
                  <w:marTop w:val="0"/>
                  <w:marBottom w:val="0"/>
                  <w:divBdr>
                    <w:top w:val="none" w:sz="0" w:space="0" w:color="auto"/>
                    <w:left w:val="none" w:sz="0" w:space="0" w:color="auto"/>
                    <w:bottom w:val="none" w:sz="0" w:space="0" w:color="auto"/>
                    <w:right w:val="none" w:sz="0" w:space="0" w:color="auto"/>
                  </w:divBdr>
                  <w:divsChild>
                    <w:div w:id="15113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558259">
          <w:marLeft w:val="0"/>
          <w:marRight w:val="0"/>
          <w:marTop w:val="0"/>
          <w:marBottom w:val="0"/>
          <w:divBdr>
            <w:top w:val="none" w:sz="0" w:space="0" w:color="auto"/>
            <w:left w:val="none" w:sz="0" w:space="0" w:color="auto"/>
            <w:bottom w:val="none" w:sz="0" w:space="0" w:color="auto"/>
            <w:right w:val="none" w:sz="0" w:space="0" w:color="auto"/>
          </w:divBdr>
          <w:divsChild>
            <w:div w:id="560139024">
              <w:marLeft w:val="0"/>
              <w:marRight w:val="0"/>
              <w:marTop w:val="0"/>
              <w:marBottom w:val="0"/>
              <w:divBdr>
                <w:top w:val="none" w:sz="0" w:space="0" w:color="auto"/>
                <w:left w:val="none" w:sz="0" w:space="0" w:color="auto"/>
                <w:bottom w:val="none" w:sz="0" w:space="0" w:color="auto"/>
                <w:right w:val="none" w:sz="0" w:space="0" w:color="auto"/>
              </w:divBdr>
              <w:divsChild>
                <w:div w:id="96221339">
                  <w:marLeft w:val="180"/>
                  <w:marRight w:val="0"/>
                  <w:marTop w:val="0"/>
                  <w:marBottom w:val="0"/>
                  <w:divBdr>
                    <w:top w:val="none" w:sz="0" w:space="0" w:color="auto"/>
                    <w:left w:val="none" w:sz="0" w:space="0" w:color="auto"/>
                    <w:bottom w:val="none" w:sz="0" w:space="0" w:color="auto"/>
                    <w:right w:val="none" w:sz="0" w:space="0" w:color="auto"/>
                  </w:divBdr>
                  <w:divsChild>
                    <w:div w:id="2421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06583">
      <w:bodyDiv w:val="1"/>
      <w:marLeft w:val="0"/>
      <w:marRight w:val="0"/>
      <w:marTop w:val="0"/>
      <w:marBottom w:val="0"/>
      <w:divBdr>
        <w:top w:val="none" w:sz="0" w:space="0" w:color="auto"/>
        <w:left w:val="none" w:sz="0" w:space="0" w:color="auto"/>
        <w:bottom w:val="none" w:sz="0" w:space="0" w:color="auto"/>
        <w:right w:val="none" w:sz="0" w:space="0" w:color="auto"/>
      </w:divBdr>
    </w:div>
    <w:div w:id="1419983575">
      <w:bodyDiv w:val="1"/>
      <w:marLeft w:val="0"/>
      <w:marRight w:val="0"/>
      <w:marTop w:val="0"/>
      <w:marBottom w:val="0"/>
      <w:divBdr>
        <w:top w:val="none" w:sz="0" w:space="0" w:color="auto"/>
        <w:left w:val="none" w:sz="0" w:space="0" w:color="auto"/>
        <w:bottom w:val="none" w:sz="0" w:space="0" w:color="auto"/>
        <w:right w:val="none" w:sz="0" w:space="0" w:color="auto"/>
      </w:divBdr>
      <w:divsChild>
        <w:div w:id="1840655402">
          <w:marLeft w:val="0"/>
          <w:marRight w:val="0"/>
          <w:marTop w:val="0"/>
          <w:marBottom w:val="0"/>
          <w:divBdr>
            <w:top w:val="none" w:sz="0" w:space="0" w:color="auto"/>
            <w:left w:val="none" w:sz="0" w:space="0" w:color="auto"/>
            <w:bottom w:val="none" w:sz="0" w:space="0" w:color="auto"/>
            <w:right w:val="none" w:sz="0" w:space="0" w:color="auto"/>
          </w:divBdr>
          <w:divsChild>
            <w:div w:id="153007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6312">
      <w:bodyDiv w:val="1"/>
      <w:marLeft w:val="0"/>
      <w:marRight w:val="0"/>
      <w:marTop w:val="0"/>
      <w:marBottom w:val="0"/>
      <w:divBdr>
        <w:top w:val="none" w:sz="0" w:space="0" w:color="auto"/>
        <w:left w:val="none" w:sz="0" w:space="0" w:color="auto"/>
        <w:bottom w:val="none" w:sz="0" w:space="0" w:color="auto"/>
        <w:right w:val="none" w:sz="0" w:space="0" w:color="auto"/>
      </w:divBdr>
      <w:divsChild>
        <w:div w:id="983780810">
          <w:marLeft w:val="0"/>
          <w:marRight w:val="0"/>
          <w:marTop w:val="0"/>
          <w:marBottom w:val="0"/>
          <w:divBdr>
            <w:top w:val="none" w:sz="0" w:space="0" w:color="auto"/>
            <w:left w:val="none" w:sz="0" w:space="0" w:color="auto"/>
            <w:bottom w:val="none" w:sz="0" w:space="0" w:color="auto"/>
            <w:right w:val="none" w:sz="0" w:space="0" w:color="auto"/>
          </w:divBdr>
          <w:divsChild>
            <w:div w:id="21305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71115">
      <w:bodyDiv w:val="1"/>
      <w:marLeft w:val="0"/>
      <w:marRight w:val="0"/>
      <w:marTop w:val="0"/>
      <w:marBottom w:val="0"/>
      <w:divBdr>
        <w:top w:val="none" w:sz="0" w:space="0" w:color="auto"/>
        <w:left w:val="none" w:sz="0" w:space="0" w:color="auto"/>
        <w:bottom w:val="none" w:sz="0" w:space="0" w:color="auto"/>
        <w:right w:val="none" w:sz="0" w:space="0" w:color="auto"/>
      </w:divBdr>
      <w:divsChild>
        <w:div w:id="201869923">
          <w:marLeft w:val="0"/>
          <w:marRight w:val="0"/>
          <w:marTop w:val="0"/>
          <w:marBottom w:val="0"/>
          <w:divBdr>
            <w:top w:val="none" w:sz="0" w:space="0" w:color="auto"/>
            <w:left w:val="none" w:sz="0" w:space="0" w:color="auto"/>
            <w:bottom w:val="none" w:sz="0" w:space="0" w:color="auto"/>
            <w:right w:val="none" w:sz="0" w:space="0" w:color="auto"/>
          </w:divBdr>
          <w:divsChild>
            <w:div w:id="4191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8675">
      <w:bodyDiv w:val="1"/>
      <w:marLeft w:val="0"/>
      <w:marRight w:val="0"/>
      <w:marTop w:val="0"/>
      <w:marBottom w:val="0"/>
      <w:divBdr>
        <w:top w:val="none" w:sz="0" w:space="0" w:color="auto"/>
        <w:left w:val="none" w:sz="0" w:space="0" w:color="auto"/>
        <w:bottom w:val="none" w:sz="0" w:space="0" w:color="auto"/>
        <w:right w:val="none" w:sz="0" w:space="0" w:color="auto"/>
      </w:divBdr>
      <w:divsChild>
        <w:div w:id="1616254609">
          <w:marLeft w:val="0"/>
          <w:marRight w:val="0"/>
          <w:marTop w:val="0"/>
          <w:marBottom w:val="0"/>
          <w:divBdr>
            <w:top w:val="none" w:sz="0" w:space="0" w:color="auto"/>
            <w:left w:val="none" w:sz="0" w:space="0" w:color="auto"/>
            <w:bottom w:val="none" w:sz="0" w:space="0" w:color="auto"/>
            <w:right w:val="none" w:sz="0" w:space="0" w:color="auto"/>
          </w:divBdr>
          <w:divsChild>
            <w:div w:id="12246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8206">
      <w:bodyDiv w:val="1"/>
      <w:marLeft w:val="0"/>
      <w:marRight w:val="0"/>
      <w:marTop w:val="0"/>
      <w:marBottom w:val="0"/>
      <w:divBdr>
        <w:top w:val="none" w:sz="0" w:space="0" w:color="auto"/>
        <w:left w:val="none" w:sz="0" w:space="0" w:color="auto"/>
        <w:bottom w:val="none" w:sz="0" w:space="0" w:color="auto"/>
        <w:right w:val="none" w:sz="0" w:space="0" w:color="auto"/>
      </w:divBdr>
      <w:divsChild>
        <w:div w:id="966160137">
          <w:marLeft w:val="0"/>
          <w:marRight w:val="0"/>
          <w:marTop w:val="0"/>
          <w:marBottom w:val="0"/>
          <w:divBdr>
            <w:top w:val="none" w:sz="0" w:space="0" w:color="auto"/>
            <w:left w:val="none" w:sz="0" w:space="0" w:color="auto"/>
            <w:bottom w:val="none" w:sz="0" w:space="0" w:color="auto"/>
            <w:right w:val="none" w:sz="0" w:space="0" w:color="auto"/>
          </w:divBdr>
          <w:divsChild>
            <w:div w:id="17331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4224">
      <w:bodyDiv w:val="1"/>
      <w:marLeft w:val="0"/>
      <w:marRight w:val="0"/>
      <w:marTop w:val="0"/>
      <w:marBottom w:val="0"/>
      <w:divBdr>
        <w:top w:val="none" w:sz="0" w:space="0" w:color="auto"/>
        <w:left w:val="none" w:sz="0" w:space="0" w:color="auto"/>
        <w:bottom w:val="none" w:sz="0" w:space="0" w:color="auto"/>
        <w:right w:val="none" w:sz="0" w:space="0" w:color="auto"/>
      </w:divBdr>
    </w:div>
    <w:div w:id="1469740662">
      <w:bodyDiv w:val="1"/>
      <w:marLeft w:val="0"/>
      <w:marRight w:val="0"/>
      <w:marTop w:val="0"/>
      <w:marBottom w:val="0"/>
      <w:divBdr>
        <w:top w:val="none" w:sz="0" w:space="0" w:color="auto"/>
        <w:left w:val="none" w:sz="0" w:space="0" w:color="auto"/>
        <w:bottom w:val="none" w:sz="0" w:space="0" w:color="auto"/>
        <w:right w:val="none" w:sz="0" w:space="0" w:color="auto"/>
      </w:divBdr>
      <w:divsChild>
        <w:div w:id="307981542">
          <w:marLeft w:val="0"/>
          <w:marRight w:val="0"/>
          <w:marTop w:val="0"/>
          <w:marBottom w:val="0"/>
          <w:divBdr>
            <w:top w:val="none" w:sz="0" w:space="0" w:color="auto"/>
            <w:left w:val="none" w:sz="0" w:space="0" w:color="auto"/>
            <w:bottom w:val="none" w:sz="0" w:space="0" w:color="auto"/>
            <w:right w:val="none" w:sz="0" w:space="0" w:color="auto"/>
          </w:divBdr>
          <w:divsChild>
            <w:div w:id="8765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910">
      <w:bodyDiv w:val="1"/>
      <w:marLeft w:val="0"/>
      <w:marRight w:val="0"/>
      <w:marTop w:val="0"/>
      <w:marBottom w:val="0"/>
      <w:divBdr>
        <w:top w:val="none" w:sz="0" w:space="0" w:color="auto"/>
        <w:left w:val="none" w:sz="0" w:space="0" w:color="auto"/>
        <w:bottom w:val="none" w:sz="0" w:space="0" w:color="auto"/>
        <w:right w:val="none" w:sz="0" w:space="0" w:color="auto"/>
      </w:divBdr>
    </w:div>
    <w:div w:id="1497726059">
      <w:bodyDiv w:val="1"/>
      <w:marLeft w:val="0"/>
      <w:marRight w:val="0"/>
      <w:marTop w:val="0"/>
      <w:marBottom w:val="0"/>
      <w:divBdr>
        <w:top w:val="none" w:sz="0" w:space="0" w:color="auto"/>
        <w:left w:val="none" w:sz="0" w:space="0" w:color="auto"/>
        <w:bottom w:val="none" w:sz="0" w:space="0" w:color="auto"/>
        <w:right w:val="none" w:sz="0" w:space="0" w:color="auto"/>
      </w:divBdr>
    </w:div>
    <w:div w:id="1506819919">
      <w:bodyDiv w:val="1"/>
      <w:marLeft w:val="0"/>
      <w:marRight w:val="0"/>
      <w:marTop w:val="0"/>
      <w:marBottom w:val="0"/>
      <w:divBdr>
        <w:top w:val="none" w:sz="0" w:space="0" w:color="auto"/>
        <w:left w:val="none" w:sz="0" w:space="0" w:color="auto"/>
        <w:bottom w:val="none" w:sz="0" w:space="0" w:color="auto"/>
        <w:right w:val="none" w:sz="0" w:space="0" w:color="auto"/>
      </w:divBdr>
      <w:divsChild>
        <w:div w:id="901213097">
          <w:marLeft w:val="0"/>
          <w:marRight w:val="0"/>
          <w:marTop w:val="0"/>
          <w:marBottom w:val="0"/>
          <w:divBdr>
            <w:top w:val="none" w:sz="0" w:space="0" w:color="auto"/>
            <w:left w:val="none" w:sz="0" w:space="0" w:color="auto"/>
            <w:bottom w:val="none" w:sz="0" w:space="0" w:color="auto"/>
            <w:right w:val="none" w:sz="0" w:space="0" w:color="auto"/>
          </w:divBdr>
        </w:div>
      </w:divsChild>
    </w:div>
    <w:div w:id="1527719888">
      <w:bodyDiv w:val="1"/>
      <w:marLeft w:val="0"/>
      <w:marRight w:val="0"/>
      <w:marTop w:val="0"/>
      <w:marBottom w:val="0"/>
      <w:divBdr>
        <w:top w:val="none" w:sz="0" w:space="0" w:color="auto"/>
        <w:left w:val="none" w:sz="0" w:space="0" w:color="auto"/>
        <w:bottom w:val="none" w:sz="0" w:space="0" w:color="auto"/>
        <w:right w:val="none" w:sz="0" w:space="0" w:color="auto"/>
      </w:divBdr>
    </w:div>
    <w:div w:id="1535920702">
      <w:bodyDiv w:val="1"/>
      <w:marLeft w:val="0"/>
      <w:marRight w:val="0"/>
      <w:marTop w:val="0"/>
      <w:marBottom w:val="0"/>
      <w:divBdr>
        <w:top w:val="none" w:sz="0" w:space="0" w:color="auto"/>
        <w:left w:val="none" w:sz="0" w:space="0" w:color="auto"/>
        <w:bottom w:val="none" w:sz="0" w:space="0" w:color="auto"/>
        <w:right w:val="none" w:sz="0" w:space="0" w:color="auto"/>
      </w:divBdr>
      <w:divsChild>
        <w:div w:id="1078013877">
          <w:marLeft w:val="0"/>
          <w:marRight w:val="0"/>
          <w:marTop w:val="0"/>
          <w:marBottom w:val="0"/>
          <w:divBdr>
            <w:top w:val="none" w:sz="0" w:space="0" w:color="auto"/>
            <w:left w:val="none" w:sz="0" w:space="0" w:color="auto"/>
            <w:bottom w:val="none" w:sz="0" w:space="0" w:color="auto"/>
            <w:right w:val="none" w:sz="0" w:space="0" w:color="auto"/>
          </w:divBdr>
          <w:divsChild>
            <w:div w:id="127882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358">
      <w:bodyDiv w:val="1"/>
      <w:marLeft w:val="0"/>
      <w:marRight w:val="0"/>
      <w:marTop w:val="0"/>
      <w:marBottom w:val="0"/>
      <w:divBdr>
        <w:top w:val="none" w:sz="0" w:space="0" w:color="auto"/>
        <w:left w:val="none" w:sz="0" w:space="0" w:color="auto"/>
        <w:bottom w:val="none" w:sz="0" w:space="0" w:color="auto"/>
        <w:right w:val="none" w:sz="0" w:space="0" w:color="auto"/>
      </w:divBdr>
    </w:div>
    <w:div w:id="1552962939">
      <w:bodyDiv w:val="1"/>
      <w:marLeft w:val="0"/>
      <w:marRight w:val="0"/>
      <w:marTop w:val="0"/>
      <w:marBottom w:val="0"/>
      <w:divBdr>
        <w:top w:val="none" w:sz="0" w:space="0" w:color="auto"/>
        <w:left w:val="none" w:sz="0" w:space="0" w:color="auto"/>
        <w:bottom w:val="none" w:sz="0" w:space="0" w:color="auto"/>
        <w:right w:val="none" w:sz="0" w:space="0" w:color="auto"/>
      </w:divBdr>
    </w:div>
    <w:div w:id="1563322501">
      <w:bodyDiv w:val="1"/>
      <w:marLeft w:val="0"/>
      <w:marRight w:val="0"/>
      <w:marTop w:val="0"/>
      <w:marBottom w:val="0"/>
      <w:divBdr>
        <w:top w:val="none" w:sz="0" w:space="0" w:color="auto"/>
        <w:left w:val="none" w:sz="0" w:space="0" w:color="auto"/>
        <w:bottom w:val="none" w:sz="0" w:space="0" w:color="auto"/>
        <w:right w:val="none" w:sz="0" w:space="0" w:color="auto"/>
      </w:divBdr>
      <w:divsChild>
        <w:div w:id="548299605">
          <w:marLeft w:val="0"/>
          <w:marRight w:val="0"/>
          <w:marTop w:val="0"/>
          <w:marBottom w:val="0"/>
          <w:divBdr>
            <w:top w:val="none" w:sz="0" w:space="0" w:color="auto"/>
            <w:left w:val="none" w:sz="0" w:space="0" w:color="auto"/>
            <w:bottom w:val="none" w:sz="0" w:space="0" w:color="auto"/>
            <w:right w:val="none" w:sz="0" w:space="0" w:color="auto"/>
          </w:divBdr>
          <w:divsChild>
            <w:div w:id="1842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7345">
      <w:bodyDiv w:val="1"/>
      <w:marLeft w:val="0"/>
      <w:marRight w:val="0"/>
      <w:marTop w:val="0"/>
      <w:marBottom w:val="0"/>
      <w:divBdr>
        <w:top w:val="none" w:sz="0" w:space="0" w:color="auto"/>
        <w:left w:val="none" w:sz="0" w:space="0" w:color="auto"/>
        <w:bottom w:val="none" w:sz="0" w:space="0" w:color="auto"/>
        <w:right w:val="none" w:sz="0" w:space="0" w:color="auto"/>
      </w:divBdr>
    </w:div>
    <w:div w:id="1584677316">
      <w:bodyDiv w:val="1"/>
      <w:marLeft w:val="30"/>
      <w:marRight w:val="30"/>
      <w:marTop w:val="0"/>
      <w:marBottom w:val="0"/>
      <w:divBdr>
        <w:top w:val="none" w:sz="0" w:space="0" w:color="auto"/>
        <w:left w:val="none" w:sz="0" w:space="0" w:color="auto"/>
        <w:bottom w:val="none" w:sz="0" w:space="0" w:color="auto"/>
        <w:right w:val="none" w:sz="0" w:space="0" w:color="auto"/>
      </w:divBdr>
      <w:divsChild>
        <w:div w:id="79377834">
          <w:marLeft w:val="0"/>
          <w:marRight w:val="0"/>
          <w:marTop w:val="0"/>
          <w:marBottom w:val="0"/>
          <w:divBdr>
            <w:top w:val="none" w:sz="0" w:space="0" w:color="auto"/>
            <w:left w:val="none" w:sz="0" w:space="0" w:color="auto"/>
            <w:bottom w:val="none" w:sz="0" w:space="0" w:color="auto"/>
            <w:right w:val="none" w:sz="0" w:space="0" w:color="auto"/>
          </w:divBdr>
          <w:divsChild>
            <w:div w:id="395082213">
              <w:marLeft w:val="0"/>
              <w:marRight w:val="0"/>
              <w:marTop w:val="0"/>
              <w:marBottom w:val="0"/>
              <w:divBdr>
                <w:top w:val="none" w:sz="0" w:space="0" w:color="auto"/>
                <w:left w:val="none" w:sz="0" w:space="0" w:color="auto"/>
                <w:bottom w:val="none" w:sz="0" w:space="0" w:color="auto"/>
                <w:right w:val="none" w:sz="0" w:space="0" w:color="auto"/>
              </w:divBdr>
              <w:divsChild>
                <w:div w:id="447087627">
                  <w:marLeft w:val="180"/>
                  <w:marRight w:val="0"/>
                  <w:marTop w:val="0"/>
                  <w:marBottom w:val="0"/>
                  <w:divBdr>
                    <w:top w:val="none" w:sz="0" w:space="0" w:color="auto"/>
                    <w:left w:val="none" w:sz="0" w:space="0" w:color="auto"/>
                    <w:bottom w:val="none" w:sz="0" w:space="0" w:color="auto"/>
                    <w:right w:val="none" w:sz="0" w:space="0" w:color="auto"/>
                  </w:divBdr>
                  <w:divsChild>
                    <w:div w:id="17952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5055">
          <w:marLeft w:val="0"/>
          <w:marRight w:val="0"/>
          <w:marTop w:val="0"/>
          <w:marBottom w:val="0"/>
          <w:divBdr>
            <w:top w:val="none" w:sz="0" w:space="0" w:color="auto"/>
            <w:left w:val="none" w:sz="0" w:space="0" w:color="auto"/>
            <w:bottom w:val="none" w:sz="0" w:space="0" w:color="auto"/>
            <w:right w:val="none" w:sz="0" w:space="0" w:color="auto"/>
          </w:divBdr>
          <w:divsChild>
            <w:div w:id="108621360">
              <w:marLeft w:val="0"/>
              <w:marRight w:val="0"/>
              <w:marTop w:val="0"/>
              <w:marBottom w:val="0"/>
              <w:divBdr>
                <w:top w:val="none" w:sz="0" w:space="0" w:color="auto"/>
                <w:left w:val="none" w:sz="0" w:space="0" w:color="auto"/>
                <w:bottom w:val="none" w:sz="0" w:space="0" w:color="auto"/>
                <w:right w:val="none" w:sz="0" w:space="0" w:color="auto"/>
              </w:divBdr>
              <w:divsChild>
                <w:div w:id="281957435">
                  <w:marLeft w:val="180"/>
                  <w:marRight w:val="0"/>
                  <w:marTop w:val="0"/>
                  <w:marBottom w:val="0"/>
                  <w:divBdr>
                    <w:top w:val="none" w:sz="0" w:space="0" w:color="auto"/>
                    <w:left w:val="none" w:sz="0" w:space="0" w:color="auto"/>
                    <w:bottom w:val="none" w:sz="0" w:space="0" w:color="auto"/>
                    <w:right w:val="none" w:sz="0" w:space="0" w:color="auto"/>
                  </w:divBdr>
                  <w:divsChild>
                    <w:div w:id="21057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4987">
      <w:bodyDiv w:val="1"/>
      <w:marLeft w:val="0"/>
      <w:marRight w:val="0"/>
      <w:marTop w:val="0"/>
      <w:marBottom w:val="0"/>
      <w:divBdr>
        <w:top w:val="none" w:sz="0" w:space="0" w:color="auto"/>
        <w:left w:val="none" w:sz="0" w:space="0" w:color="auto"/>
        <w:bottom w:val="none" w:sz="0" w:space="0" w:color="auto"/>
        <w:right w:val="none" w:sz="0" w:space="0" w:color="auto"/>
      </w:divBdr>
      <w:divsChild>
        <w:div w:id="1053390829">
          <w:marLeft w:val="0"/>
          <w:marRight w:val="0"/>
          <w:marTop w:val="0"/>
          <w:marBottom w:val="0"/>
          <w:divBdr>
            <w:top w:val="none" w:sz="0" w:space="0" w:color="auto"/>
            <w:left w:val="none" w:sz="0" w:space="0" w:color="auto"/>
            <w:bottom w:val="none" w:sz="0" w:space="0" w:color="auto"/>
            <w:right w:val="none" w:sz="0" w:space="0" w:color="auto"/>
          </w:divBdr>
          <w:divsChild>
            <w:div w:id="5636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6476">
      <w:bodyDiv w:val="1"/>
      <w:marLeft w:val="0"/>
      <w:marRight w:val="0"/>
      <w:marTop w:val="0"/>
      <w:marBottom w:val="0"/>
      <w:divBdr>
        <w:top w:val="none" w:sz="0" w:space="0" w:color="auto"/>
        <w:left w:val="none" w:sz="0" w:space="0" w:color="auto"/>
        <w:bottom w:val="none" w:sz="0" w:space="0" w:color="auto"/>
        <w:right w:val="none" w:sz="0" w:space="0" w:color="auto"/>
      </w:divBdr>
      <w:divsChild>
        <w:div w:id="903951523">
          <w:marLeft w:val="0"/>
          <w:marRight w:val="0"/>
          <w:marTop w:val="0"/>
          <w:marBottom w:val="0"/>
          <w:divBdr>
            <w:top w:val="none" w:sz="0" w:space="0" w:color="auto"/>
            <w:left w:val="none" w:sz="0" w:space="0" w:color="auto"/>
            <w:bottom w:val="none" w:sz="0" w:space="0" w:color="auto"/>
            <w:right w:val="none" w:sz="0" w:space="0" w:color="auto"/>
          </w:divBdr>
          <w:divsChild>
            <w:div w:id="14734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7115">
      <w:bodyDiv w:val="1"/>
      <w:marLeft w:val="0"/>
      <w:marRight w:val="0"/>
      <w:marTop w:val="0"/>
      <w:marBottom w:val="0"/>
      <w:divBdr>
        <w:top w:val="none" w:sz="0" w:space="0" w:color="auto"/>
        <w:left w:val="none" w:sz="0" w:space="0" w:color="auto"/>
        <w:bottom w:val="none" w:sz="0" w:space="0" w:color="auto"/>
        <w:right w:val="none" w:sz="0" w:space="0" w:color="auto"/>
      </w:divBdr>
      <w:divsChild>
        <w:div w:id="1693914700">
          <w:marLeft w:val="0"/>
          <w:marRight w:val="0"/>
          <w:marTop w:val="0"/>
          <w:marBottom w:val="0"/>
          <w:divBdr>
            <w:top w:val="none" w:sz="0" w:space="0" w:color="auto"/>
            <w:left w:val="none" w:sz="0" w:space="0" w:color="auto"/>
            <w:bottom w:val="none" w:sz="0" w:space="0" w:color="auto"/>
            <w:right w:val="none" w:sz="0" w:space="0" w:color="auto"/>
          </w:divBdr>
          <w:divsChild>
            <w:div w:id="3215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4626">
      <w:bodyDiv w:val="1"/>
      <w:marLeft w:val="30"/>
      <w:marRight w:val="30"/>
      <w:marTop w:val="0"/>
      <w:marBottom w:val="0"/>
      <w:divBdr>
        <w:top w:val="none" w:sz="0" w:space="0" w:color="auto"/>
        <w:left w:val="none" w:sz="0" w:space="0" w:color="auto"/>
        <w:bottom w:val="none" w:sz="0" w:space="0" w:color="auto"/>
        <w:right w:val="none" w:sz="0" w:space="0" w:color="auto"/>
      </w:divBdr>
      <w:divsChild>
        <w:div w:id="36244404">
          <w:marLeft w:val="0"/>
          <w:marRight w:val="0"/>
          <w:marTop w:val="0"/>
          <w:marBottom w:val="0"/>
          <w:divBdr>
            <w:top w:val="none" w:sz="0" w:space="0" w:color="auto"/>
            <w:left w:val="none" w:sz="0" w:space="0" w:color="auto"/>
            <w:bottom w:val="none" w:sz="0" w:space="0" w:color="auto"/>
            <w:right w:val="none" w:sz="0" w:space="0" w:color="auto"/>
          </w:divBdr>
          <w:divsChild>
            <w:div w:id="1725642035">
              <w:marLeft w:val="0"/>
              <w:marRight w:val="0"/>
              <w:marTop w:val="0"/>
              <w:marBottom w:val="0"/>
              <w:divBdr>
                <w:top w:val="none" w:sz="0" w:space="0" w:color="auto"/>
                <w:left w:val="none" w:sz="0" w:space="0" w:color="auto"/>
                <w:bottom w:val="none" w:sz="0" w:space="0" w:color="auto"/>
                <w:right w:val="none" w:sz="0" w:space="0" w:color="auto"/>
              </w:divBdr>
              <w:divsChild>
                <w:div w:id="1846749923">
                  <w:marLeft w:val="180"/>
                  <w:marRight w:val="0"/>
                  <w:marTop w:val="0"/>
                  <w:marBottom w:val="0"/>
                  <w:divBdr>
                    <w:top w:val="none" w:sz="0" w:space="0" w:color="auto"/>
                    <w:left w:val="none" w:sz="0" w:space="0" w:color="auto"/>
                    <w:bottom w:val="none" w:sz="0" w:space="0" w:color="auto"/>
                    <w:right w:val="none" w:sz="0" w:space="0" w:color="auto"/>
                  </w:divBdr>
                  <w:divsChild>
                    <w:div w:id="14493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664489">
          <w:marLeft w:val="0"/>
          <w:marRight w:val="0"/>
          <w:marTop w:val="0"/>
          <w:marBottom w:val="0"/>
          <w:divBdr>
            <w:top w:val="none" w:sz="0" w:space="0" w:color="auto"/>
            <w:left w:val="none" w:sz="0" w:space="0" w:color="auto"/>
            <w:bottom w:val="none" w:sz="0" w:space="0" w:color="auto"/>
            <w:right w:val="none" w:sz="0" w:space="0" w:color="auto"/>
          </w:divBdr>
          <w:divsChild>
            <w:div w:id="1971739895">
              <w:marLeft w:val="0"/>
              <w:marRight w:val="0"/>
              <w:marTop w:val="0"/>
              <w:marBottom w:val="0"/>
              <w:divBdr>
                <w:top w:val="none" w:sz="0" w:space="0" w:color="auto"/>
                <w:left w:val="none" w:sz="0" w:space="0" w:color="auto"/>
                <w:bottom w:val="none" w:sz="0" w:space="0" w:color="auto"/>
                <w:right w:val="none" w:sz="0" w:space="0" w:color="auto"/>
              </w:divBdr>
              <w:divsChild>
                <w:div w:id="855728231">
                  <w:marLeft w:val="180"/>
                  <w:marRight w:val="0"/>
                  <w:marTop w:val="0"/>
                  <w:marBottom w:val="0"/>
                  <w:divBdr>
                    <w:top w:val="none" w:sz="0" w:space="0" w:color="auto"/>
                    <w:left w:val="none" w:sz="0" w:space="0" w:color="auto"/>
                    <w:bottom w:val="none" w:sz="0" w:space="0" w:color="auto"/>
                    <w:right w:val="none" w:sz="0" w:space="0" w:color="auto"/>
                  </w:divBdr>
                  <w:divsChild>
                    <w:div w:id="14492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82061">
          <w:marLeft w:val="0"/>
          <w:marRight w:val="0"/>
          <w:marTop w:val="0"/>
          <w:marBottom w:val="0"/>
          <w:divBdr>
            <w:top w:val="none" w:sz="0" w:space="0" w:color="auto"/>
            <w:left w:val="none" w:sz="0" w:space="0" w:color="auto"/>
            <w:bottom w:val="none" w:sz="0" w:space="0" w:color="auto"/>
            <w:right w:val="none" w:sz="0" w:space="0" w:color="auto"/>
          </w:divBdr>
          <w:divsChild>
            <w:div w:id="1788158218">
              <w:marLeft w:val="0"/>
              <w:marRight w:val="0"/>
              <w:marTop w:val="0"/>
              <w:marBottom w:val="0"/>
              <w:divBdr>
                <w:top w:val="none" w:sz="0" w:space="0" w:color="auto"/>
                <w:left w:val="none" w:sz="0" w:space="0" w:color="auto"/>
                <w:bottom w:val="none" w:sz="0" w:space="0" w:color="auto"/>
                <w:right w:val="none" w:sz="0" w:space="0" w:color="auto"/>
              </w:divBdr>
              <w:divsChild>
                <w:div w:id="1008289162">
                  <w:marLeft w:val="180"/>
                  <w:marRight w:val="0"/>
                  <w:marTop w:val="0"/>
                  <w:marBottom w:val="0"/>
                  <w:divBdr>
                    <w:top w:val="none" w:sz="0" w:space="0" w:color="auto"/>
                    <w:left w:val="none" w:sz="0" w:space="0" w:color="auto"/>
                    <w:bottom w:val="none" w:sz="0" w:space="0" w:color="auto"/>
                    <w:right w:val="none" w:sz="0" w:space="0" w:color="auto"/>
                  </w:divBdr>
                  <w:divsChild>
                    <w:div w:id="1324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6756">
          <w:marLeft w:val="0"/>
          <w:marRight w:val="0"/>
          <w:marTop w:val="0"/>
          <w:marBottom w:val="0"/>
          <w:divBdr>
            <w:top w:val="none" w:sz="0" w:space="0" w:color="auto"/>
            <w:left w:val="none" w:sz="0" w:space="0" w:color="auto"/>
            <w:bottom w:val="none" w:sz="0" w:space="0" w:color="auto"/>
            <w:right w:val="none" w:sz="0" w:space="0" w:color="auto"/>
          </w:divBdr>
          <w:divsChild>
            <w:div w:id="1024592824">
              <w:marLeft w:val="0"/>
              <w:marRight w:val="0"/>
              <w:marTop w:val="0"/>
              <w:marBottom w:val="0"/>
              <w:divBdr>
                <w:top w:val="none" w:sz="0" w:space="0" w:color="auto"/>
                <w:left w:val="none" w:sz="0" w:space="0" w:color="auto"/>
                <w:bottom w:val="none" w:sz="0" w:space="0" w:color="auto"/>
                <w:right w:val="none" w:sz="0" w:space="0" w:color="auto"/>
              </w:divBdr>
              <w:divsChild>
                <w:div w:id="757944380">
                  <w:marLeft w:val="180"/>
                  <w:marRight w:val="0"/>
                  <w:marTop w:val="0"/>
                  <w:marBottom w:val="0"/>
                  <w:divBdr>
                    <w:top w:val="none" w:sz="0" w:space="0" w:color="auto"/>
                    <w:left w:val="none" w:sz="0" w:space="0" w:color="auto"/>
                    <w:bottom w:val="none" w:sz="0" w:space="0" w:color="auto"/>
                    <w:right w:val="none" w:sz="0" w:space="0" w:color="auto"/>
                  </w:divBdr>
                  <w:divsChild>
                    <w:div w:id="14446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11333">
          <w:marLeft w:val="0"/>
          <w:marRight w:val="0"/>
          <w:marTop w:val="0"/>
          <w:marBottom w:val="0"/>
          <w:divBdr>
            <w:top w:val="none" w:sz="0" w:space="0" w:color="auto"/>
            <w:left w:val="none" w:sz="0" w:space="0" w:color="auto"/>
            <w:bottom w:val="none" w:sz="0" w:space="0" w:color="auto"/>
            <w:right w:val="none" w:sz="0" w:space="0" w:color="auto"/>
          </w:divBdr>
          <w:divsChild>
            <w:div w:id="2132630305">
              <w:marLeft w:val="0"/>
              <w:marRight w:val="0"/>
              <w:marTop w:val="0"/>
              <w:marBottom w:val="0"/>
              <w:divBdr>
                <w:top w:val="none" w:sz="0" w:space="0" w:color="auto"/>
                <w:left w:val="none" w:sz="0" w:space="0" w:color="auto"/>
                <w:bottom w:val="none" w:sz="0" w:space="0" w:color="auto"/>
                <w:right w:val="none" w:sz="0" w:space="0" w:color="auto"/>
              </w:divBdr>
              <w:divsChild>
                <w:div w:id="829248177">
                  <w:marLeft w:val="180"/>
                  <w:marRight w:val="0"/>
                  <w:marTop w:val="0"/>
                  <w:marBottom w:val="0"/>
                  <w:divBdr>
                    <w:top w:val="none" w:sz="0" w:space="0" w:color="auto"/>
                    <w:left w:val="none" w:sz="0" w:space="0" w:color="auto"/>
                    <w:bottom w:val="none" w:sz="0" w:space="0" w:color="auto"/>
                    <w:right w:val="none" w:sz="0" w:space="0" w:color="auto"/>
                  </w:divBdr>
                  <w:divsChild>
                    <w:div w:id="15403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6302">
          <w:marLeft w:val="0"/>
          <w:marRight w:val="0"/>
          <w:marTop w:val="0"/>
          <w:marBottom w:val="0"/>
          <w:divBdr>
            <w:top w:val="none" w:sz="0" w:space="0" w:color="auto"/>
            <w:left w:val="none" w:sz="0" w:space="0" w:color="auto"/>
            <w:bottom w:val="none" w:sz="0" w:space="0" w:color="auto"/>
            <w:right w:val="none" w:sz="0" w:space="0" w:color="auto"/>
          </w:divBdr>
          <w:divsChild>
            <w:div w:id="1581254955">
              <w:marLeft w:val="0"/>
              <w:marRight w:val="0"/>
              <w:marTop w:val="0"/>
              <w:marBottom w:val="0"/>
              <w:divBdr>
                <w:top w:val="none" w:sz="0" w:space="0" w:color="auto"/>
                <w:left w:val="none" w:sz="0" w:space="0" w:color="auto"/>
                <w:bottom w:val="none" w:sz="0" w:space="0" w:color="auto"/>
                <w:right w:val="none" w:sz="0" w:space="0" w:color="auto"/>
              </w:divBdr>
              <w:divsChild>
                <w:div w:id="1654678087">
                  <w:marLeft w:val="180"/>
                  <w:marRight w:val="0"/>
                  <w:marTop w:val="0"/>
                  <w:marBottom w:val="0"/>
                  <w:divBdr>
                    <w:top w:val="none" w:sz="0" w:space="0" w:color="auto"/>
                    <w:left w:val="none" w:sz="0" w:space="0" w:color="auto"/>
                    <w:bottom w:val="none" w:sz="0" w:space="0" w:color="auto"/>
                    <w:right w:val="none" w:sz="0" w:space="0" w:color="auto"/>
                  </w:divBdr>
                  <w:divsChild>
                    <w:div w:id="6572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5767">
          <w:marLeft w:val="0"/>
          <w:marRight w:val="0"/>
          <w:marTop w:val="0"/>
          <w:marBottom w:val="0"/>
          <w:divBdr>
            <w:top w:val="none" w:sz="0" w:space="0" w:color="auto"/>
            <w:left w:val="none" w:sz="0" w:space="0" w:color="auto"/>
            <w:bottom w:val="none" w:sz="0" w:space="0" w:color="auto"/>
            <w:right w:val="none" w:sz="0" w:space="0" w:color="auto"/>
          </w:divBdr>
          <w:divsChild>
            <w:div w:id="2120488056">
              <w:marLeft w:val="0"/>
              <w:marRight w:val="0"/>
              <w:marTop w:val="0"/>
              <w:marBottom w:val="0"/>
              <w:divBdr>
                <w:top w:val="none" w:sz="0" w:space="0" w:color="auto"/>
                <w:left w:val="none" w:sz="0" w:space="0" w:color="auto"/>
                <w:bottom w:val="none" w:sz="0" w:space="0" w:color="auto"/>
                <w:right w:val="none" w:sz="0" w:space="0" w:color="auto"/>
              </w:divBdr>
              <w:divsChild>
                <w:div w:id="216866244">
                  <w:marLeft w:val="180"/>
                  <w:marRight w:val="0"/>
                  <w:marTop w:val="0"/>
                  <w:marBottom w:val="0"/>
                  <w:divBdr>
                    <w:top w:val="none" w:sz="0" w:space="0" w:color="auto"/>
                    <w:left w:val="none" w:sz="0" w:space="0" w:color="auto"/>
                    <w:bottom w:val="none" w:sz="0" w:space="0" w:color="auto"/>
                    <w:right w:val="none" w:sz="0" w:space="0" w:color="auto"/>
                  </w:divBdr>
                  <w:divsChild>
                    <w:div w:id="9465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08549">
          <w:marLeft w:val="0"/>
          <w:marRight w:val="0"/>
          <w:marTop w:val="0"/>
          <w:marBottom w:val="0"/>
          <w:divBdr>
            <w:top w:val="none" w:sz="0" w:space="0" w:color="auto"/>
            <w:left w:val="none" w:sz="0" w:space="0" w:color="auto"/>
            <w:bottom w:val="none" w:sz="0" w:space="0" w:color="auto"/>
            <w:right w:val="none" w:sz="0" w:space="0" w:color="auto"/>
          </w:divBdr>
          <w:divsChild>
            <w:div w:id="1265382312">
              <w:marLeft w:val="0"/>
              <w:marRight w:val="0"/>
              <w:marTop w:val="0"/>
              <w:marBottom w:val="0"/>
              <w:divBdr>
                <w:top w:val="none" w:sz="0" w:space="0" w:color="auto"/>
                <w:left w:val="none" w:sz="0" w:space="0" w:color="auto"/>
                <w:bottom w:val="none" w:sz="0" w:space="0" w:color="auto"/>
                <w:right w:val="none" w:sz="0" w:space="0" w:color="auto"/>
              </w:divBdr>
              <w:divsChild>
                <w:div w:id="850677554">
                  <w:marLeft w:val="180"/>
                  <w:marRight w:val="0"/>
                  <w:marTop w:val="0"/>
                  <w:marBottom w:val="0"/>
                  <w:divBdr>
                    <w:top w:val="none" w:sz="0" w:space="0" w:color="auto"/>
                    <w:left w:val="none" w:sz="0" w:space="0" w:color="auto"/>
                    <w:bottom w:val="none" w:sz="0" w:space="0" w:color="auto"/>
                    <w:right w:val="none" w:sz="0" w:space="0" w:color="auto"/>
                  </w:divBdr>
                  <w:divsChild>
                    <w:div w:id="21003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7269">
          <w:marLeft w:val="0"/>
          <w:marRight w:val="0"/>
          <w:marTop w:val="0"/>
          <w:marBottom w:val="0"/>
          <w:divBdr>
            <w:top w:val="none" w:sz="0" w:space="0" w:color="auto"/>
            <w:left w:val="none" w:sz="0" w:space="0" w:color="auto"/>
            <w:bottom w:val="none" w:sz="0" w:space="0" w:color="auto"/>
            <w:right w:val="none" w:sz="0" w:space="0" w:color="auto"/>
          </w:divBdr>
          <w:divsChild>
            <w:div w:id="701787623">
              <w:marLeft w:val="0"/>
              <w:marRight w:val="0"/>
              <w:marTop w:val="0"/>
              <w:marBottom w:val="0"/>
              <w:divBdr>
                <w:top w:val="none" w:sz="0" w:space="0" w:color="auto"/>
                <w:left w:val="none" w:sz="0" w:space="0" w:color="auto"/>
                <w:bottom w:val="none" w:sz="0" w:space="0" w:color="auto"/>
                <w:right w:val="none" w:sz="0" w:space="0" w:color="auto"/>
              </w:divBdr>
              <w:divsChild>
                <w:div w:id="191457552">
                  <w:marLeft w:val="180"/>
                  <w:marRight w:val="0"/>
                  <w:marTop w:val="0"/>
                  <w:marBottom w:val="0"/>
                  <w:divBdr>
                    <w:top w:val="none" w:sz="0" w:space="0" w:color="auto"/>
                    <w:left w:val="none" w:sz="0" w:space="0" w:color="auto"/>
                    <w:bottom w:val="none" w:sz="0" w:space="0" w:color="auto"/>
                    <w:right w:val="none" w:sz="0" w:space="0" w:color="auto"/>
                  </w:divBdr>
                  <w:divsChild>
                    <w:div w:id="3491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76219">
          <w:marLeft w:val="0"/>
          <w:marRight w:val="0"/>
          <w:marTop w:val="0"/>
          <w:marBottom w:val="0"/>
          <w:divBdr>
            <w:top w:val="none" w:sz="0" w:space="0" w:color="auto"/>
            <w:left w:val="none" w:sz="0" w:space="0" w:color="auto"/>
            <w:bottom w:val="none" w:sz="0" w:space="0" w:color="auto"/>
            <w:right w:val="none" w:sz="0" w:space="0" w:color="auto"/>
          </w:divBdr>
          <w:divsChild>
            <w:div w:id="493301322">
              <w:marLeft w:val="0"/>
              <w:marRight w:val="0"/>
              <w:marTop w:val="0"/>
              <w:marBottom w:val="0"/>
              <w:divBdr>
                <w:top w:val="none" w:sz="0" w:space="0" w:color="auto"/>
                <w:left w:val="none" w:sz="0" w:space="0" w:color="auto"/>
                <w:bottom w:val="none" w:sz="0" w:space="0" w:color="auto"/>
                <w:right w:val="none" w:sz="0" w:space="0" w:color="auto"/>
              </w:divBdr>
              <w:divsChild>
                <w:div w:id="600186853">
                  <w:marLeft w:val="180"/>
                  <w:marRight w:val="0"/>
                  <w:marTop w:val="0"/>
                  <w:marBottom w:val="0"/>
                  <w:divBdr>
                    <w:top w:val="none" w:sz="0" w:space="0" w:color="auto"/>
                    <w:left w:val="none" w:sz="0" w:space="0" w:color="auto"/>
                    <w:bottom w:val="none" w:sz="0" w:space="0" w:color="auto"/>
                    <w:right w:val="none" w:sz="0" w:space="0" w:color="auto"/>
                  </w:divBdr>
                  <w:divsChild>
                    <w:div w:id="20369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717">
      <w:bodyDiv w:val="1"/>
      <w:marLeft w:val="0"/>
      <w:marRight w:val="0"/>
      <w:marTop w:val="0"/>
      <w:marBottom w:val="0"/>
      <w:divBdr>
        <w:top w:val="none" w:sz="0" w:space="0" w:color="auto"/>
        <w:left w:val="none" w:sz="0" w:space="0" w:color="auto"/>
        <w:bottom w:val="none" w:sz="0" w:space="0" w:color="auto"/>
        <w:right w:val="none" w:sz="0" w:space="0" w:color="auto"/>
      </w:divBdr>
    </w:div>
    <w:div w:id="1649088308">
      <w:bodyDiv w:val="1"/>
      <w:marLeft w:val="0"/>
      <w:marRight w:val="0"/>
      <w:marTop w:val="0"/>
      <w:marBottom w:val="0"/>
      <w:divBdr>
        <w:top w:val="none" w:sz="0" w:space="0" w:color="auto"/>
        <w:left w:val="none" w:sz="0" w:space="0" w:color="auto"/>
        <w:bottom w:val="none" w:sz="0" w:space="0" w:color="auto"/>
        <w:right w:val="none" w:sz="0" w:space="0" w:color="auto"/>
      </w:divBdr>
    </w:div>
    <w:div w:id="1652640737">
      <w:bodyDiv w:val="1"/>
      <w:marLeft w:val="0"/>
      <w:marRight w:val="0"/>
      <w:marTop w:val="0"/>
      <w:marBottom w:val="0"/>
      <w:divBdr>
        <w:top w:val="none" w:sz="0" w:space="0" w:color="auto"/>
        <w:left w:val="none" w:sz="0" w:space="0" w:color="auto"/>
        <w:bottom w:val="none" w:sz="0" w:space="0" w:color="auto"/>
        <w:right w:val="none" w:sz="0" w:space="0" w:color="auto"/>
      </w:divBdr>
      <w:divsChild>
        <w:div w:id="20277872">
          <w:marLeft w:val="0"/>
          <w:marRight w:val="0"/>
          <w:marTop w:val="0"/>
          <w:marBottom w:val="0"/>
          <w:divBdr>
            <w:top w:val="none" w:sz="0" w:space="0" w:color="auto"/>
            <w:left w:val="none" w:sz="0" w:space="0" w:color="auto"/>
            <w:bottom w:val="none" w:sz="0" w:space="0" w:color="auto"/>
            <w:right w:val="none" w:sz="0" w:space="0" w:color="auto"/>
          </w:divBdr>
          <w:divsChild>
            <w:div w:id="13359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45876">
      <w:bodyDiv w:val="1"/>
      <w:marLeft w:val="0"/>
      <w:marRight w:val="0"/>
      <w:marTop w:val="0"/>
      <w:marBottom w:val="0"/>
      <w:divBdr>
        <w:top w:val="none" w:sz="0" w:space="0" w:color="auto"/>
        <w:left w:val="none" w:sz="0" w:space="0" w:color="auto"/>
        <w:bottom w:val="none" w:sz="0" w:space="0" w:color="auto"/>
        <w:right w:val="none" w:sz="0" w:space="0" w:color="auto"/>
      </w:divBdr>
      <w:divsChild>
        <w:div w:id="1186139843">
          <w:marLeft w:val="0"/>
          <w:marRight w:val="0"/>
          <w:marTop w:val="0"/>
          <w:marBottom w:val="0"/>
          <w:divBdr>
            <w:top w:val="none" w:sz="0" w:space="0" w:color="auto"/>
            <w:left w:val="none" w:sz="0" w:space="0" w:color="auto"/>
            <w:bottom w:val="none" w:sz="0" w:space="0" w:color="auto"/>
            <w:right w:val="none" w:sz="0" w:space="0" w:color="auto"/>
          </w:divBdr>
          <w:divsChild>
            <w:div w:id="2042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6876">
      <w:bodyDiv w:val="1"/>
      <w:marLeft w:val="0"/>
      <w:marRight w:val="0"/>
      <w:marTop w:val="0"/>
      <w:marBottom w:val="0"/>
      <w:divBdr>
        <w:top w:val="none" w:sz="0" w:space="0" w:color="auto"/>
        <w:left w:val="none" w:sz="0" w:space="0" w:color="auto"/>
        <w:bottom w:val="none" w:sz="0" w:space="0" w:color="auto"/>
        <w:right w:val="none" w:sz="0" w:space="0" w:color="auto"/>
      </w:divBdr>
      <w:divsChild>
        <w:div w:id="1364207251">
          <w:marLeft w:val="0"/>
          <w:marRight w:val="0"/>
          <w:marTop w:val="0"/>
          <w:marBottom w:val="0"/>
          <w:divBdr>
            <w:top w:val="none" w:sz="0" w:space="0" w:color="auto"/>
            <w:left w:val="none" w:sz="0" w:space="0" w:color="auto"/>
            <w:bottom w:val="none" w:sz="0" w:space="0" w:color="auto"/>
            <w:right w:val="none" w:sz="0" w:space="0" w:color="auto"/>
          </w:divBdr>
          <w:divsChild>
            <w:div w:id="1157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9170">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21785222">
      <w:bodyDiv w:val="1"/>
      <w:marLeft w:val="0"/>
      <w:marRight w:val="0"/>
      <w:marTop w:val="0"/>
      <w:marBottom w:val="0"/>
      <w:divBdr>
        <w:top w:val="none" w:sz="0" w:space="0" w:color="auto"/>
        <w:left w:val="none" w:sz="0" w:space="0" w:color="auto"/>
        <w:bottom w:val="none" w:sz="0" w:space="0" w:color="auto"/>
        <w:right w:val="none" w:sz="0" w:space="0" w:color="auto"/>
      </w:divBdr>
    </w:div>
    <w:div w:id="1723165724">
      <w:bodyDiv w:val="1"/>
      <w:marLeft w:val="0"/>
      <w:marRight w:val="0"/>
      <w:marTop w:val="0"/>
      <w:marBottom w:val="0"/>
      <w:divBdr>
        <w:top w:val="none" w:sz="0" w:space="0" w:color="auto"/>
        <w:left w:val="none" w:sz="0" w:space="0" w:color="auto"/>
        <w:bottom w:val="none" w:sz="0" w:space="0" w:color="auto"/>
        <w:right w:val="none" w:sz="0" w:space="0" w:color="auto"/>
      </w:divBdr>
      <w:divsChild>
        <w:div w:id="723214145">
          <w:marLeft w:val="0"/>
          <w:marRight w:val="0"/>
          <w:marTop w:val="0"/>
          <w:marBottom w:val="0"/>
          <w:divBdr>
            <w:top w:val="none" w:sz="0" w:space="0" w:color="auto"/>
            <w:left w:val="none" w:sz="0" w:space="0" w:color="auto"/>
            <w:bottom w:val="none" w:sz="0" w:space="0" w:color="auto"/>
            <w:right w:val="none" w:sz="0" w:space="0" w:color="auto"/>
          </w:divBdr>
          <w:divsChild>
            <w:div w:id="5370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87033">
      <w:bodyDiv w:val="1"/>
      <w:marLeft w:val="0"/>
      <w:marRight w:val="0"/>
      <w:marTop w:val="0"/>
      <w:marBottom w:val="0"/>
      <w:divBdr>
        <w:top w:val="none" w:sz="0" w:space="0" w:color="auto"/>
        <w:left w:val="none" w:sz="0" w:space="0" w:color="auto"/>
        <w:bottom w:val="none" w:sz="0" w:space="0" w:color="auto"/>
        <w:right w:val="none" w:sz="0" w:space="0" w:color="auto"/>
      </w:divBdr>
    </w:div>
    <w:div w:id="1739941339">
      <w:bodyDiv w:val="1"/>
      <w:marLeft w:val="0"/>
      <w:marRight w:val="0"/>
      <w:marTop w:val="0"/>
      <w:marBottom w:val="0"/>
      <w:divBdr>
        <w:top w:val="none" w:sz="0" w:space="0" w:color="auto"/>
        <w:left w:val="none" w:sz="0" w:space="0" w:color="auto"/>
        <w:bottom w:val="none" w:sz="0" w:space="0" w:color="auto"/>
        <w:right w:val="none" w:sz="0" w:space="0" w:color="auto"/>
      </w:divBdr>
      <w:divsChild>
        <w:div w:id="638190385">
          <w:marLeft w:val="0"/>
          <w:marRight w:val="0"/>
          <w:marTop w:val="0"/>
          <w:marBottom w:val="0"/>
          <w:divBdr>
            <w:top w:val="none" w:sz="0" w:space="0" w:color="auto"/>
            <w:left w:val="none" w:sz="0" w:space="0" w:color="auto"/>
            <w:bottom w:val="none" w:sz="0" w:space="0" w:color="auto"/>
            <w:right w:val="none" w:sz="0" w:space="0" w:color="auto"/>
          </w:divBdr>
          <w:divsChild>
            <w:div w:id="20944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60542">
      <w:bodyDiv w:val="1"/>
      <w:marLeft w:val="0"/>
      <w:marRight w:val="0"/>
      <w:marTop w:val="0"/>
      <w:marBottom w:val="0"/>
      <w:divBdr>
        <w:top w:val="none" w:sz="0" w:space="0" w:color="auto"/>
        <w:left w:val="none" w:sz="0" w:space="0" w:color="auto"/>
        <w:bottom w:val="none" w:sz="0" w:space="0" w:color="auto"/>
        <w:right w:val="none" w:sz="0" w:space="0" w:color="auto"/>
      </w:divBdr>
      <w:divsChild>
        <w:div w:id="827406616">
          <w:marLeft w:val="0"/>
          <w:marRight w:val="0"/>
          <w:marTop w:val="0"/>
          <w:marBottom w:val="0"/>
          <w:divBdr>
            <w:top w:val="none" w:sz="0" w:space="0" w:color="auto"/>
            <w:left w:val="none" w:sz="0" w:space="0" w:color="auto"/>
            <w:bottom w:val="none" w:sz="0" w:space="0" w:color="auto"/>
            <w:right w:val="none" w:sz="0" w:space="0" w:color="auto"/>
          </w:divBdr>
          <w:divsChild>
            <w:div w:id="4315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3316">
      <w:bodyDiv w:val="1"/>
      <w:marLeft w:val="0"/>
      <w:marRight w:val="0"/>
      <w:marTop w:val="0"/>
      <w:marBottom w:val="0"/>
      <w:divBdr>
        <w:top w:val="none" w:sz="0" w:space="0" w:color="auto"/>
        <w:left w:val="none" w:sz="0" w:space="0" w:color="auto"/>
        <w:bottom w:val="none" w:sz="0" w:space="0" w:color="auto"/>
        <w:right w:val="none" w:sz="0" w:space="0" w:color="auto"/>
      </w:divBdr>
      <w:divsChild>
        <w:div w:id="1985619833">
          <w:marLeft w:val="0"/>
          <w:marRight w:val="0"/>
          <w:marTop w:val="0"/>
          <w:marBottom w:val="0"/>
          <w:divBdr>
            <w:top w:val="none" w:sz="0" w:space="0" w:color="auto"/>
            <w:left w:val="none" w:sz="0" w:space="0" w:color="auto"/>
            <w:bottom w:val="none" w:sz="0" w:space="0" w:color="auto"/>
            <w:right w:val="none" w:sz="0" w:space="0" w:color="auto"/>
          </w:divBdr>
          <w:divsChild>
            <w:div w:id="10680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29620">
      <w:bodyDiv w:val="1"/>
      <w:marLeft w:val="0"/>
      <w:marRight w:val="0"/>
      <w:marTop w:val="0"/>
      <w:marBottom w:val="0"/>
      <w:divBdr>
        <w:top w:val="none" w:sz="0" w:space="0" w:color="auto"/>
        <w:left w:val="none" w:sz="0" w:space="0" w:color="auto"/>
        <w:bottom w:val="none" w:sz="0" w:space="0" w:color="auto"/>
        <w:right w:val="none" w:sz="0" w:space="0" w:color="auto"/>
      </w:divBdr>
      <w:divsChild>
        <w:div w:id="2090033108">
          <w:marLeft w:val="0"/>
          <w:marRight w:val="0"/>
          <w:marTop w:val="0"/>
          <w:marBottom w:val="0"/>
          <w:divBdr>
            <w:top w:val="none" w:sz="0" w:space="0" w:color="auto"/>
            <w:left w:val="none" w:sz="0" w:space="0" w:color="auto"/>
            <w:bottom w:val="none" w:sz="0" w:space="0" w:color="auto"/>
            <w:right w:val="none" w:sz="0" w:space="0" w:color="auto"/>
          </w:divBdr>
          <w:divsChild>
            <w:div w:id="6934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28517">
      <w:bodyDiv w:val="1"/>
      <w:marLeft w:val="0"/>
      <w:marRight w:val="0"/>
      <w:marTop w:val="0"/>
      <w:marBottom w:val="0"/>
      <w:divBdr>
        <w:top w:val="none" w:sz="0" w:space="0" w:color="auto"/>
        <w:left w:val="none" w:sz="0" w:space="0" w:color="auto"/>
        <w:bottom w:val="none" w:sz="0" w:space="0" w:color="auto"/>
        <w:right w:val="none" w:sz="0" w:space="0" w:color="auto"/>
      </w:divBdr>
    </w:div>
    <w:div w:id="1757902635">
      <w:bodyDiv w:val="1"/>
      <w:marLeft w:val="0"/>
      <w:marRight w:val="0"/>
      <w:marTop w:val="0"/>
      <w:marBottom w:val="0"/>
      <w:divBdr>
        <w:top w:val="none" w:sz="0" w:space="0" w:color="auto"/>
        <w:left w:val="none" w:sz="0" w:space="0" w:color="auto"/>
        <w:bottom w:val="none" w:sz="0" w:space="0" w:color="auto"/>
        <w:right w:val="none" w:sz="0" w:space="0" w:color="auto"/>
      </w:divBdr>
      <w:divsChild>
        <w:div w:id="1380057267">
          <w:marLeft w:val="0"/>
          <w:marRight w:val="0"/>
          <w:marTop w:val="0"/>
          <w:marBottom w:val="0"/>
          <w:divBdr>
            <w:top w:val="none" w:sz="0" w:space="0" w:color="auto"/>
            <w:left w:val="none" w:sz="0" w:space="0" w:color="auto"/>
            <w:bottom w:val="none" w:sz="0" w:space="0" w:color="auto"/>
            <w:right w:val="none" w:sz="0" w:space="0" w:color="auto"/>
          </w:divBdr>
          <w:divsChild>
            <w:div w:id="3149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8567">
      <w:bodyDiv w:val="1"/>
      <w:marLeft w:val="30"/>
      <w:marRight w:val="30"/>
      <w:marTop w:val="0"/>
      <w:marBottom w:val="0"/>
      <w:divBdr>
        <w:top w:val="none" w:sz="0" w:space="0" w:color="auto"/>
        <w:left w:val="none" w:sz="0" w:space="0" w:color="auto"/>
        <w:bottom w:val="none" w:sz="0" w:space="0" w:color="auto"/>
        <w:right w:val="none" w:sz="0" w:space="0" w:color="auto"/>
      </w:divBdr>
      <w:divsChild>
        <w:div w:id="363679602">
          <w:marLeft w:val="0"/>
          <w:marRight w:val="0"/>
          <w:marTop w:val="0"/>
          <w:marBottom w:val="0"/>
          <w:divBdr>
            <w:top w:val="none" w:sz="0" w:space="0" w:color="auto"/>
            <w:left w:val="none" w:sz="0" w:space="0" w:color="auto"/>
            <w:bottom w:val="none" w:sz="0" w:space="0" w:color="auto"/>
            <w:right w:val="none" w:sz="0" w:space="0" w:color="auto"/>
          </w:divBdr>
          <w:divsChild>
            <w:div w:id="1647003583">
              <w:marLeft w:val="0"/>
              <w:marRight w:val="0"/>
              <w:marTop w:val="0"/>
              <w:marBottom w:val="0"/>
              <w:divBdr>
                <w:top w:val="none" w:sz="0" w:space="0" w:color="auto"/>
                <w:left w:val="none" w:sz="0" w:space="0" w:color="auto"/>
                <w:bottom w:val="none" w:sz="0" w:space="0" w:color="auto"/>
                <w:right w:val="none" w:sz="0" w:space="0" w:color="auto"/>
              </w:divBdr>
              <w:divsChild>
                <w:div w:id="1956473309">
                  <w:marLeft w:val="180"/>
                  <w:marRight w:val="0"/>
                  <w:marTop w:val="0"/>
                  <w:marBottom w:val="0"/>
                  <w:divBdr>
                    <w:top w:val="none" w:sz="0" w:space="0" w:color="auto"/>
                    <w:left w:val="none" w:sz="0" w:space="0" w:color="auto"/>
                    <w:bottom w:val="none" w:sz="0" w:space="0" w:color="auto"/>
                    <w:right w:val="none" w:sz="0" w:space="0" w:color="auto"/>
                  </w:divBdr>
                  <w:divsChild>
                    <w:div w:id="260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221365">
      <w:bodyDiv w:val="1"/>
      <w:marLeft w:val="0"/>
      <w:marRight w:val="0"/>
      <w:marTop w:val="0"/>
      <w:marBottom w:val="0"/>
      <w:divBdr>
        <w:top w:val="none" w:sz="0" w:space="0" w:color="auto"/>
        <w:left w:val="none" w:sz="0" w:space="0" w:color="auto"/>
        <w:bottom w:val="none" w:sz="0" w:space="0" w:color="auto"/>
        <w:right w:val="none" w:sz="0" w:space="0" w:color="auto"/>
      </w:divBdr>
    </w:div>
    <w:div w:id="1782454004">
      <w:bodyDiv w:val="1"/>
      <w:marLeft w:val="0"/>
      <w:marRight w:val="0"/>
      <w:marTop w:val="0"/>
      <w:marBottom w:val="0"/>
      <w:divBdr>
        <w:top w:val="none" w:sz="0" w:space="0" w:color="auto"/>
        <w:left w:val="none" w:sz="0" w:space="0" w:color="auto"/>
        <w:bottom w:val="none" w:sz="0" w:space="0" w:color="auto"/>
        <w:right w:val="none" w:sz="0" w:space="0" w:color="auto"/>
      </w:divBdr>
    </w:div>
    <w:div w:id="1824812301">
      <w:bodyDiv w:val="1"/>
      <w:marLeft w:val="0"/>
      <w:marRight w:val="0"/>
      <w:marTop w:val="0"/>
      <w:marBottom w:val="0"/>
      <w:divBdr>
        <w:top w:val="none" w:sz="0" w:space="0" w:color="auto"/>
        <w:left w:val="none" w:sz="0" w:space="0" w:color="auto"/>
        <w:bottom w:val="none" w:sz="0" w:space="0" w:color="auto"/>
        <w:right w:val="none" w:sz="0" w:space="0" w:color="auto"/>
      </w:divBdr>
      <w:divsChild>
        <w:div w:id="446855893">
          <w:marLeft w:val="0"/>
          <w:marRight w:val="0"/>
          <w:marTop w:val="0"/>
          <w:marBottom w:val="0"/>
          <w:divBdr>
            <w:top w:val="none" w:sz="0" w:space="0" w:color="auto"/>
            <w:left w:val="none" w:sz="0" w:space="0" w:color="auto"/>
            <w:bottom w:val="none" w:sz="0" w:space="0" w:color="auto"/>
            <w:right w:val="none" w:sz="0" w:space="0" w:color="auto"/>
          </w:divBdr>
          <w:divsChild>
            <w:div w:id="10795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43895">
      <w:bodyDiv w:val="1"/>
      <w:marLeft w:val="0"/>
      <w:marRight w:val="0"/>
      <w:marTop w:val="0"/>
      <w:marBottom w:val="0"/>
      <w:divBdr>
        <w:top w:val="none" w:sz="0" w:space="0" w:color="auto"/>
        <w:left w:val="none" w:sz="0" w:space="0" w:color="auto"/>
        <w:bottom w:val="none" w:sz="0" w:space="0" w:color="auto"/>
        <w:right w:val="none" w:sz="0" w:space="0" w:color="auto"/>
      </w:divBdr>
    </w:div>
    <w:div w:id="1891183487">
      <w:bodyDiv w:val="1"/>
      <w:marLeft w:val="0"/>
      <w:marRight w:val="0"/>
      <w:marTop w:val="0"/>
      <w:marBottom w:val="0"/>
      <w:divBdr>
        <w:top w:val="none" w:sz="0" w:space="0" w:color="auto"/>
        <w:left w:val="none" w:sz="0" w:space="0" w:color="auto"/>
        <w:bottom w:val="none" w:sz="0" w:space="0" w:color="auto"/>
        <w:right w:val="none" w:sz="0" w:space="0" w:color="auto"/>
      </w:divBdr>
    </w:div>
    <w:div w:id="1903632954">
      <w:bodyDiv w:val="1"/>
      <w:marLeft w:val="0"/>
      <w:marRight w:val="0"/>
      <w:marTop w:val="0"/>
      <w:marBottom w:val="0"/>
      <w:divBdr>
        <w:top w:val="none" w:sz="0" w:space="0" w:color="auto"/>
        <w:left w:val="none" w:sz="0" w:space="0" w:color="auto"/>
        <w:bottom w:val="none" w:sz="0" w:space="0" w:color="auto"/>
        <w:right w:val="none" w:sz="0" w:space="0" w:color="auto"/>
      </w:divBdr>
      <w:divsChild>
        <w:div w:id="781270567">
          <w:marLeft w:val="0"/>
          <w:marRight w:val="0"/>
          <w:marTop w:val="0"/>
          <w:marBottom w:val="0"/>
          <w:divBdr>
            <w:top w:val="none" w:sz="0" w:space="0" w:color="auto"/>
            <w:left w:val="none" w:sz="0" w:space="0" w:color="auto"/>
            <w:bottom w:val="none" w:sz="0" w:space="0" w:color="auto"/>
            <w:right w:val="none" w:sz="0" w:space="0" w:color="auto"/>
          </w:divBdr>
        </w:div>
      </w:divsChild>
    </w:div>
    <w:div w:id="1936552250">
      <w:bodyDiv w:val="1"/>
      <w:marLeft w:val="0"/>
      <w:marRight w:val="0"/>
      <w:marTop w:val="0"/>
      <w:marBottom w:val="0"/>
      <w:divBdr>
        <w:top w:val="none" w:sz="0" w:space="0" w:color="auto"/>
        <w:left w:val="none" w:sz="0" w:space="0" w:color="auto"/>
        <w:bottom w:val="none" w:sz="0" w:space="0" w:color="auto"/>
        <w:right w:val="none" w:sz="0" w:space="0" w:color="auto"/>
      </w:divBdr>
      <w:divsChild>
        <w:div w:id="1421565618">
          <w:marLeft w:val="0"/>
          <w:marRight w:val="0"/>
          <w:marTop w:val="0"/>
          <w:marBottom w:val="0"/>
          <w:divBdr>
            <w:top w:val="none" w:sz="0" w:space="0" w:color="auto"/>
            <w:left w:val="none" w:sz="0" w:space="0" w:color="auto"/>
            <w:bottom w:val="none" w:sz="0" w:space="0" w:color="auto"/>
            <w:right w:val="none" w:sz="0" w:space="0" w:color="auto"/>
          </w:divBdr>
          <w:divsChild>
            <w:div w:id="531066593">
              <w:marLeft w:val="0"/>
              <w:marRight w:val="0"/>
              <w:marTop w:val="0"/>
              <w:marBottom w:val="0"/>
              <w:divBdr>
                <w:top w:val="none" w:sz="0" w:space="0" w:color="auto"/>
                <w:left w:val="none" w:sz="0" w:space="0" w:color="auto"/>
                <w:bottom w:val="none" w:sz="0" w:space="0" w:color="auto"/>
                <w:right w:val="none" w:sz="0" w:space="0" w:color="auto"/>
              </w:divBdr>
            </w:div>
            <w:div w:id="1603027004">
              <w:marLeft w:val="0"/>
              <w:marRight w:val="0"/>
              <w:marTop w:val="0"/>
              <w:marBottom w:val="0"/>
              <w:divBdr>
                <w:top w:val="none" w:sz="0" w:space="0" w:color="auto"/>
                <w:left w:val="none" w:sz="0" w:space="0" w:color="auto"/>
                <w:bottom w:val="none" w:sz="0" w:space="0" w:color="auto"/>
                <w:right w:val="none" w:sz="0" w:space="0" w:color="auto"/>
              </w:divBdr>
            </w:div>
            <w:div w:id="1213811130">
              <w:marLeft w:val="0"/>
              <w:marRight w:val="0"/>
              <w:marTop w:val="0"/>
              <w:marBottom w:val="0"/>
              <w:divBdr>
                <w:top w:val="none" w:sz="0" w:space="0" w:color="auto"/>
                <w:left w:val="none" w:sz="0" w:space="0" w:color="auto"/>
                <w:bottom w:val="none" w:sz="0" w:space="0" w:color="auto"/>
                <w:right w:val="none" w:sz="0" w:space="0" w:color="auto"/>
              </w:divBdr>
            </w:div>
            <w:div w:id="101150407">
              <w:marLeft w:val="0"/>
              <w:marRight w:val="0"/>
              <w:marTop w:val="0"/>
              <w:marBottom w:val="0"/>
              <w:divBdr>
                <w:top w:val="none" w:sz="0" w:space="0" w:color="auto"/>
                <w:left w:val="none" w:sz="0" w:space="0" w:color="auto"/>
                <w:bottom w:val="none" w:sz="0" w:space="0" w:color="auto"/>
                <w:right w:val="none" w:sz="0" w:space="0" w:color="auto"/>
              </w:divBdr>
            </w:div>
            <w:div w:id="2131589292">
              <w:marLeft w:val="0"/>
              <w:marRight w:val="0"/>
              <w:marTop w:val="0"/>
              <w:marBottom w:val="0"/>
              <w:divBdr>
                <w:top w:val="none" w:sz="0" w:space="0" w:color="auto"/>
                <w:left w:val="none" w:sz="0" w:space="0" w:color="auto"/>
                <w:bottom w:val="none" w:sz="0" w:space="0" w:color="auto"/>
                <w:right w:val="none" w:sz="0" w:space="0" w:color="auto"/>
              </w:divBdr>
            </w:div>
            <w:div w:id="225456578">
              <w:marLeft w:val="0"/>
              <w:marRight w:val="0"/>
              <w:marTop w:val="0"/>
              <w:marBottom w:val="0"/>
              <w:divBdr>
                <w:top w:val="none" w:sz="0" w:space="0" w:color="auto"/>
                <w:left w:val="none" w:sz="0" w:space="0" w:color="auto"/>
                <w:bottom w:val="none" w:sz="0" w:space="0" w:color="auto"/>
                <w:right w:val="none" w:sz="0" w:space="0" w:color="auto"/>
              </w:divBdr>
            </w:div>
            <w:div w:id="1876305575">
              <w:marLeft w:val="0"/>
              <w:marRight w:val="0"/>
              <w:marTop w:val="0"/>
              <w:marBottom w:val="0"/>
              <w:divBdr>
                <w:top w:val="none" w:sz="0" w:space="0" w:color="auto"/>
                <w:left w:val="none" w:sz="0" w:space="0" w:color="auto"/>
                <w:bottom w:val="none" w:sz="0" w:space="0" w:color="auto"/>
                <w:right w:val="none" w:sz="0" w:space="0" w:color="auto"/>
              </w:divBdr>
            </w:div>
            <w:div w:id="1899170244">
              <w:marLeft w:val="0"/>
              <w:marRight w:val="0"/>
              <w:marTop w:val="0"/>
              <w:marBottom w:val="0"/>
              <w:divBdr>
                <w:top w:val="none" w:sz="0" w:space="0" w:color="auto"/>
                <w:left w:val="none" w:sz="0" w:space="0" w:color="auto"/>
                <w:bottom w:val="none" w:sz="0" w:space="0" w:color="auto"/>
                <w:right w:val="none" w:sz="0" w:space="0" w:color="auto"/>
              </w:divBdr>
            </w:div>
            <w:div w:id="712270587">
              <w:marLeft w:val="0"/>
              <w:marRight w:val="0"/>
              <w:marTop w:val="0"/>
              <w:marBottom w:val="0"/>
              <w:divBdr>
                <w:top w:val="none" w:sz="0" w:space="0" w:color="auto"/>
                <w:left w:val="none" w:sz="0" w:space="0" w:color="auto"/>
                <w:bottom w:val="none" w:sz="0" w:space="0" w:color="auto"/>
                <w:right w:val="none" w:sz="0" w:space="0" w:color="auto"/>
              </w:divBdr>
            </w:div>
            <w:div w:id="1654872358">
              <w:marLeft w:val="0"/>
              <w:marRight w:val="0"/>
              <w:marTop w:val="0"/>
              <w:marBottom w:val="0"/>
              <w:divBdr>
                <w:top w:val="none" w:sz="0" w:space="0" w:color="auto"/>
                <w:left w:val="none" w:sz="0" w:space="0" w:color="auto"/>
                <w:bottom w:val="none" w:sz="0" w:space="0" w:color="auto"/>
                <w:right w:val="none" w:sz="0" w:space="0" w:color="auto"/>
              </w:divBdr>
            </w:div>
            <w:div w:id="528951000">
              <w:marLeft w:val="0"/>
              <w:marRight w:val="0"/>
              <w:marTop w:val="0"/>
              <w:marBottom w:val="0"/>
              <w:divBdr>
                <w:top w:val="none" w:sz="0" w:space="0" w:color="auto"/>
                <w:left w:val="none" w:sz="0" w:space="0" w:color="auto"/>
                <w:bottom w:val="none" w:sz="0" w:space="0" w:color="auto"/>
                <w:right w:val="none" w:sz="0" w:space="0" w:color="auto"/>
              </w:divBdr>
            </w:div>
            <w:div w:id="998733301">
              <w:marLeft w:val="0"/>
              <w:marRight w:val="0"/>
              <w:marTop w:val="0"/>
              <w:marBottom w:val="0"/>
              <w:divBdr>
                <w:top w:val="none" w:sz="0" w:space="0" w:color="auto"/>
                <w:left w:val="none" w:sz="0" w:space="0" w:color="auto"/>
                <w:bottom w:val="none" w:sz="0" w:space="0" w:color="auto"/>
                <w:right w:val="none" w:sz="0" w:space="0" w:color="auto"/>
              </w:divBdr>
            </w:div>
            <w:div w:id="1374118392">
              <w:marLeft w:val="0"/>
              <w:marRight w:val="0"/>
              <w:marTop w:val="0"/>
              <w:marBottom w:val="0"/>
              <w:divBdr>
                <w:top w:val="none" w:sz="0" w:space="0" w:color="auto"/>
                <w:left w:val="none" w:sz="0" w:space="0" w:color="auto"/>
                <w:bottom w:val="none" w:sz="0" w:space="0" w:color="auto"/>
                <w:right w:val="none" w:sz="0" w:space="0" w:color="auto"/>
              </w:divBdr>
            </w:div>
            <w:div w:id="410734081">
              <w:marLeft w:val="0"/>
              <w:marRight w:val="0"/>
              <w:marTop w:val="0"/>
              <w:marBottom w:val="0"/>
              <w:divBdr>
                <w:top w:val="none" w:sz="0" w:space="0" w:color="auto"/>
                <w:left w:val="none" w:sz="0" w:space="0" w:color="auto"/>
                <w:bottom w:val="none" w:sz="0" w:space="0" w:color="auto"/>
                <w:right w:val="none" w:sz="0" w:space="0" w:color="auto"/>
              </w:divBdr>
            </w:div>
            <w:div w:id="678897668">
              <w:marLeft w:val="0"/>
              <w:marRight w:val="0"/>
              <w:marTop w:val="0"/>
              <w:marBottom w:val="0"/>
              <w:divBdr>
                <w:top w:val="none" w:sz="0" w:space="0" w:color="auto"/>
                <w:left w:val="none" w:sz="0" w:space="0" w:color="auto"/>
                <w:bottom w:val="none" w:sz="0" w:space="0" w:color="auto"/>
                <w:right w:val="none" w:sz="0" w:space="0" w:color="auto"/>
              </w:divBdr>
            </w:div>
            <w:div w:id="931857504">
              <w:marLeft w:val="0"/>
              <w:marRight w:val="0"/>
              <w:marTop w:val="0"/>
              <w:marBottom w:val="0"/>
              <w:divBdr>
                <w:top w:val="none" w:sz="0" w:space="0" w:color="auto"/>
                <w:left w:val="none" w:sz="0" w:space="0" w:color="auto"/>
                <w:bottom w:val="none" w:sz="0" w:space="0" w:color="auto"/>
                <w:right w:val="none" w:sz="0" w:space="0" w:color="auto"/>
              </w:divBdr>
            </w:div>
            <w:div w:id="1647394387">
              <w:marLeft w:val="0"/>
              <w:marRight w:val="0"/>
              <w:marTop w:val="0"/>
              <w:marBottom w:val="0"/>
              <w:divBdr>
                <w:top w:val="none" w:sz="0" w:space="0" w:color="auto"/>
                <w:left w:val="none" w:sz="0" w:space="0" w:color="auto"/>
                <w:bottom w:val="none" w:sz="0" w:space="0" w:color="auto"/>
                <w:right w:val="none" w:sz="0" w:space="0" w:color="auto"/>
              </w:divBdr>
            </w:div>
            <w:div w:id="12656393">
              <w:marLeft w:val="0"/>
              <w:marRight w:val="0"/>
              <w:marTop w:val="0"/>
              <w:marBottom w:val="0"/>
              <w:divBdr>
                <w:top w:val="none" w:sz="0" w:space="0" w:color="auto"/>
                <w:left w:val="none" w:sz="0" w:space="0" w:color="auto"/>
                <w:bottom w:val="none" w:sz="0" w:space="0" w:color="auto"/>
                <w:right w:val="none" w:sz="0" w:space="0" w:color="auto"/>
              </w:divBdr>
            </w:div>
            <w:div w:id="497042191">
              <w:marLeft w:val="0"/>
              <w:marRight w:val="0"/>
              <w:marTop w:val="0"/>
              <w:marBottom w:val="0"/>
              <w:divBdr>
                <w:top w:val="none" w:sz="0" w:space="0" w:color="auto"/>
                <w:left w:val="none" w:sz="0" w:space="0" w:color="auto"/>
                <w:bottom w:val="none" w:sz="0" w:space="0" w:color="auto"/>
                <w:right w:val="none" w:sz="0" w:space="0" w:color="auto"/>
              </w:divBdr>
            </w:div>
            <w:div w:id="811556778">
              <w:marLeft w:val="0"/>
              <w:marRight w:val="0"/>
              <w:marTop w:val="0"/>
              <w:marBottom w:val="0"/>
              <w:divBdr>
                <w:top w:val="none" w:sz="0" w:space="0" w:color="auto"/>
                <w:left w:val="none" w:sz="0" w:space="0" w:color="auto"/>
                <w:bottom w:val="none" w:sz="0" w:space="0" w:color="auto"/>
                <w:right w:val="none" w:sz="0" w:space="0" w:color="auto"/>
              </w:divBdr>
            </w:div>
            <w:div w:id="739523117">
              <w:marLeft w:val="0"/>
              <w:marRight w:val="0"/>
              <w:marTop w:val="0"/>
              <w:marBottom w:val="0"/>
              <w:divBdr>
                <w:top w:val="none" w:sz="0" w:space="0" w:color="auto"/>
                <w:left w:val="none" w:sz="0" w:space="0" w:color="auto"/>
                <w:bottom w:val="none" w:sz="0" w:space="0" w:color="auto"/>
                <w:right w:val="none" w:sz="0" w:space="0" w:color="auto"/>
              </w:divBdr>
            </w:div>
            <w:div w:id="1518541118">
              <w:marLeft w:val="0"/>
              <w:marRight w:val="0"/>
              <w:marTop w:val="0"/>
              <w:marBottom w:val="0"/>
              <w:divBdr>
                <w:top w:val="none" w:sz="0" w:space="0" w:color="auto"/>
                <w:left w:val="none" w:sz="0" w:space="0" w:color="auto"/>
                <w:bottom w:val="none" w:sz="0" w:space="0" w:color="auto"/>
                <w:right w:val="none" w:sz="0" w:space="0" w:color="auto"/>
              </w:divBdr>
            </w:div>
            <w:div w:id="1846555668">
              <w:marLeft w:val="0"/>
              <w:marRight w:val="0"/>
              <w:marTop w:val="0"/>
              <w:marBottom w:val="0"/>
              <w:divBdr>
                <w:top w:val="none" w:sz="0" w:space="0" w:color="auto"/>
                <w:left w:val="none" w:sz="0" w:space="0" w:color="auto"/>
                <w:bottom w:val="none" w:sz="0" w:space="0" w:color="auto"/>
                <w:right w:val="none" w:sz="0" w:space="0" w:color="auto"/>
              </w:divBdr>
            </w:div>
            <w:div w:id="1779253933">
              <w:marLeft w:val="0"/>
              <w:marRight w:val="0"/>
              <w:marTop w:val="0"/>
              <w:marBottom w:val="0"/>
              <w:divBdr>
                <w:top w:val="none" w:sz="0" w:space="0" w:color="auto"/>
                <w:left w:val="none" w:sz="0" w:space="0" w:color="auto"/>
                <w:bottom w:val="none" w:sz="0" w:space="0" w:color="auto"/>
                <w:right w:val="none" w:sz="0" w:space="0" w:color="auto"/>
              </w:divBdr>
            </w:div>
            <w:div w:id="2041853440">
              <w:marLeft w:val="0"/>
              <w:marRight w:val="0"/>
              <w:marTop w:val="0"/>
              <w:marBottom w:val="0"/>
              <w:divBdr>
                <w:top w:val="none" w:sz="0" w:space="0" w:color="auto"/>
                <w:left w:val="none" w:sz="0" w:space="0" w:color="auto"/>
                <w:bottom w:val="none" w:sz="0" w:space="0" w:color="auto"/>
                <w:right w:val="none" w:sz="0" w:space="0" w:color="auto"/>
              </w:divBdr>
            </w:div>
            <w:div w:id="633021036">
              <w:marLeft w:val="0"/>
              <w:marRight w:val="0"/>
              <w:marTop w:val="0"/>
              <w:marBottom w:val="0"/>
              <w:divBdr>
                <w:top w:val="none" w:sz="0" w:space="0" w:color="auto"/>
                <w:left w:val="none" w:sz="0" w:space="0" w:color="auto"/>
                <w:bottom w:val="none" w:sz="0" w:space="0" w:color="auto"/>
                <w:right w:val="none" w:sz="0" w:space="0" w:color="auto"/>
              </w:divBdr>
            </w:div>
            <w:div w:id="702823925">
              <w:marLeft w:val="0"/>
              <w:marRight w:val="0"/>
              <w:marTop w:val="0"/>
              <w:marBottom w:val="0"/>
              <w:divBdr>
                <w:top w:val="none" w:sz="0" w:space="0" w:color="auto"/>
                <w:left w:val="none" w:sz="0" w:space="0" w:color="auto"/>
                <w:bottom w:val="none" w:sz="0" w:space="0" w:color="auto"/>
                <w:right w:val="none" w:sz="0" w:space="0" w:color="auto"/>
              </w:divBdr>
            </w:div>
            <w:div w:id="46534538">
              <w:marLeft w:val="0"/>
              <w:marRight w:val="0"/>
              <w:marTop w:val="0"/>
              <w:marBottom w:val="0"/>
              <w:divBdr>
                <w:top w:val="none" w:sz="0" w:space="0" w:color="auto"/>
                <w:left w:val="none" w:sz="0" w:space="0" w:color="auto"/>
                <w:bottom w:val="none" w:sz="0" w:space="0" w:color="auto"/>
                <w:right w:val="none" w:sz="0" w:space="0" w:color="auto"/>
              </w:divBdr>
            </w:div>
            <w:div w:id="617875304">
              <w:marLeft w:val="0"/>
              <w:marRight w:val="0"/>
              <w:marTop w:val="0"/>
              <w:marBottom w:val="0"/>
              <w:divBdr>
                <w:top w:val="none" w:sz="0" w:space="0" w:color="auto"/>
                <w:left w:val="none" w:sz="0" w:space="0" w:color="auto"/>
                <w:bottom w:val="none" w:sz="0" w:space="0" w:color="auto"/>
                <w:right w:val="none" w:sz="0" w:space="0" w:color="auto"/>
              </w:divBdr>
            </w:div>
            <w:div w:id="558900373">
              <w:marLeft w:val="0"/>
              <w:marRight w:val="0"/>
              <w:marTop w:val="0"/>
              <w:marBottom w:val="0"/>
              <w:divBdr>
                <w:top w:val="none" w:sz="0" w:space="0" w:color="auto"/>
                <w:left w:val="none" w:sz="0" w:space="0" w:color="auto"/>
                <w:bottom w:val="none" w:sz="0" w:space="0" w:color="auto"/>
                <w:right w:val="none" w:sz="0" w:space="0" w:color="auto"/>
              </w:divBdr>
            </w:div>
            <w:div w:id="1765807159">
              <w:marLeft w:val="0"/>
              <w:marRight w:val="0"/>
              <w:marTop w:val="0"/>
              <w:marBottom w:val="0"/>
              <w:divBdr>
                <w:top w:val="none" w:sz="0" w:space="0" w:color="auto"/>
                <w:left w:val="none" w:sz="0" w:space="0" w:color="auto"/>
                <w:bottom w:val="none" w:sz="0" w:space="0" w:color="auto"/>
                <w:right w:val="none" w:sz="0" w:space="0" w:color="auto"/>
              </w:divBdr>
            </w:div>
            <w:div w:id="103623837">
              <w:marLeft w:val="0"/>
              <w:marRight w:val="0"/>
              <w:marTop w:val="0"/>
              <w:marBottom w:val="0"/>
              <w:divBdr>
                <w:top w:val="none" w:sz="0" w:space="0" w:color="auto"/>
                <w:left w:val="none" w:sz="0" w:space="0" w:color="auto"/>
                <w:bottom w:val="none" w:sz="0" w:space="0" w:color="auto"/>
                <w:right w:val="none" w:sz="0" w:space="0" w:color="auto"/>
              </w:divBdr>
            </w:div>
            <w:div w:id="416053761">
              <w:marLeft w:val="0"/>
              <w:marRight w:val="0"/>
              <w:marTop w:val="0"/>
              <w:marBottom w:val="0"/>
              <w:divBdr>
                <w:top w:val="none" w:sz="0" w:space="0" w:color="auto"/>
                <w:left w:val="none" w:sz="0" w:space="0" w:color="auto"/>
                <w:bottom w:val="none" w:sz="0" w:space="0" w:color="auto"/>
                <w:right w:val="none" w:sz="0" w:space="0" w:color="auto"/>
              </w:divBdr>
            </w:div>
            <w:div w:id="678195023">
              <w:marLeft w:val="0"/>
              <w:marRight w:val="0"/>
              <w:marTop w:val="0"/>
              <w:marBottom w:val="0"/>
              <w:divBdr>
                <w:top w:val="none" w:sz="0" w:space="0" w:color="auto"/>
                <w:left w:val="none" w:sz="0" w:space="0" w:color="auto"/>
                <w:bottom w:val="none" w:sz="0" w:space="0" w:color="auto"/>
                <w:right w:val="none" w:sz="0" w:space="0" w:color="auto"/>
              </w:divBdr>
            </w:div>
            <w:div w:id="1494371071">
              <w:marLeft w:val="0"/>
              <w:marRight w:val="0"/>
              <w:marTop w:val="0"/>
              <w:marBottom w:val="0"/>
              <w:divBdr>
                <w:top w:val="none" w:sz="0" w:space="0" w:color="auto"/>
                <w:left w:val="none" w:sz="0" w:space="0" w:color="auto"/>
                <w:bottom w:val="none" w:sz="0" w:space="0" w:color="auto"/>
                <w:right w:val="none" w:sz="0" w:space="0" w:color="auto"/>
              </w:divBdr>
            </w:div>
            <w:div w:id="1055592086">
              <w:marLeft w:val="0"/>
              <w:marRight w:val="0"/>
              <w:marTop w:val="0"/>
              <w:marBottom w:val="0"/>
              <w:divBdr>
                <w:top w:val="none" w:sz="0" w:space="0" w:color="auto"/>
                <w:left w:val="none" w:sz="0" w:space="0" w:color="auto"/>
                <w:bottom w:val="none" w:sz="0" w:space="0" w:color="auto"/>
                <w:right w:val="none" w:sz="0" w:space="0" w:color="auto"/>
              </w:divBdr>
            </w:div>
            <w:div w:id="450244754">
              <w:marLeft w:val="0"/>
              <w:marRight w:val="0"/>
              <w:marTop w:val="0"/>
              <w:marBottom w:val="0"/>
              <w:divBdr>
                <w:top w:val="none" w:sz="0" w:space="0" w:color="auto"/>
                <w:left w:val="none" w:sz="0" w:space="0" w:color="auto"/>
                <w:bottom w:val="none" w:sz="0" w:space="0" w:color="auto"/>
                <w:right w:val="none" w:sz="0" w:space="0" w:color="auto"/>
              </w:divBdr>
            </w:div>
            <w:div w:id="1987127066">
              <w:marLeft w:val="0"/>
              <w:marRight w:val="0"/>
              <w:marTop w:val="0"/>
              <w:marBottom w:val="0"/>
              <w:divBdr>
                <w:top w:val="none" w:sz="0" w:space="0" w:color="auto"/>
                <w:left w:val="none" w:sz="0" w:space="0" w:color="auto"/>
                <w:bottom w:val="none" w:sz="0" w:space="0" w:color="auto"/>
                <w:right w:val="none" w:sz="0" w:space="0" w:color="auto"/>
              </w:divBdr>
            </w:div>
            <w:div w:id="739910200">
              <w:marLeft w:val="0"/>
              <w:marRight w:val="0"/>
              <w:marTop w:val="0"/>
              <w:marBottom w:val="0"/>
              <w:divBdr>
                <w:top w:val="none" w:sz="0" w:space="0" w:color="auto"/>
                <w:left w:val="none" w:sz="0" w:space="0" w:color="auto"/>
                <w:bottom w:val="none" w:sz="0" w:space="0" w:color="auto"/>
                <w:right w:val="none" w:sz="0" w:space="0" w:color="auto"/>
              </w:divBdr>
            </w:div>
            <w:div w:id="1587567223">
              <w:marLeft w:val="0"/>
              <w:marRight w:val="0"/>
              <w:marTop w:val="0"/>
              <w:marBottom w:val="0"/>
              <w:divBdr>
                <w:top w:val="none" w:sz="0" w:space="0" w:color="auto"/>
                <w:left w:val="none" w:sz="0" w:space="0" w:color="auto"/>
                <w:bottom w:val="none" w:sz="0" w:space="0" w:color="auto"/>
                <w:right w:val="none" w:sz="0" w:space="0" w:color="auto"/>
              </w:divBdr>
            </w:div>
            <w:div w:id="959602892">
              <w:marLeft w:val="0"/>
              <w:marRight w:val="0"/>
              <w:marTop w:val="0"/>
              <w:marBottom w:val="0"/>
              <w:divBdr>
                <w:top w:val="none" w:sz="0" w:space="0" w:color="auto"/>
                <w:left w:val="none" w:sz="0" w:space="0" w:color="auto"/>
                <w:bottom w:val="none" w:sz="0" w:space="0" w:color="auto"/>
                <w:right w:val="none" w:sz="0" w:space="0" w:color="auto"/>
              </w:divBdr>
            </w:div>
            <w:div w:id="438524153">
              <w:marLeft w:val="0"/>
              <w:marRight w:val="0"/>
              <w:marTop w:val="0"/>
              <w:marBottom w:val="0"/>
              <w:divBdr>
                <w:top w:val="none" w:sz="0" w:space="0" w:color="auto"/>
                <w:left w:val="none" w:sz="0" w:space="0" w:color="auto"/>
                <w:bottom w:val="none" w:sz="0" w:space="0" w:color="auto"/>
                <w:right w:val="none" w:sz="0" w:space="0" w:color="auto"/>
              </w:divBdr>
            </w:div>
            <w:div w:id="1838183990">
              <w:marLeft w:val="0"/>
              <w:marRight w:val="0"/>
              <w:marTop w:val="0"/>
              <w:marBottom w:val="0"/>
              <w:divBdr>
                <w:top w:val="none" w:sz="0" w:space="0" w:color="auto"/>
                <w:left w:val="none" w:sz="0" w:space="0" w:color="auto"/>
                <w:bottom w:val="none" w:sz="0" w:space="0" w:color="auto"/>
                <w:right w:val="none" w:sz="0" w:space="0" w:color="auto"/>
              </w:divBdr>
            </w:div>
            <w:div w:id="658119724">
              <w:marLeft w:val="0"/>
              <w:marRight w:val="0"/>
              <w:marTop w:val="0"/>
              <w:marBottom w:val="0"/>
              <w:divBdr>
                <w:top w:val="none" w:sz="0" w:space="0" w:color="auto"/>
                <w:left w:val="none" w:sz="0" w:space="0" w:color="auto"/>
                <w:bottom w:val="none" w:sz="0" w:space="0" w:color="auto"/>
                <w:right w:val="none" w:sz="0" w:space="0" w:color="auto"/>
              </w:divBdr>
            </w:div>
            <w:div w:id="1480683868">
              <w:marLeft w:val="0"/>
              <w:marRight w:val="0"/>
              <w:marTop w:val="0"/>
              <w:marBottom w:val="0"/>
              <w:divBdr>
                <w:top w:val="none" w:sz="0" w:space="0" w:color="auto"/>
                <w:left w:val="none" w:sz="0" w:space="0" w:color="auto"/>
                <w:bottom w:val="none" w:sz="0" w:space="0" w:color="auto"/>
                <w:right w:val="none" w:sz="0" w:space="0" w:color="auto"/>
              </w:divBdr>
            </w:div>
            <w:div w:id="1964654487">
              <w:marLeft w:val="0"/>
              <w:marRight w:val="0"/>
              <w:marTop w:val="0"/>
              <w:marBottom w:val="0"/>
              <w:divBdr>
                <w:top w:val="none" w:sz="0" w:space="0" w:color="auto"/>
                <w:left w:val="none" w:sz="0" w:space="0" w:color="auto"/>
                <w:bottom w:val="none" w:sz="0" w:space="0" w:color="auto"/>
                <w:right w:val="none" w:sz="0" w:space="0" w:color="auto"/>
              </w:divBdr>
            </w:div>
            <w:div w:id="354120525">
              <w:marLeft w:val="0"/>
              <w:marRight w:val="0"/>
              <w:marTop w:val="0"/>
              <w:marBottom w:val="0"/>
              <w:divBdr>
                <w:top w:val="none" w:sz="0" w:space="0" w:color="auto"/>
                <w:left w:val="none" w:sz="0" w:space="0" w:color="auto"/>
                <w:bottom w:val="none" w:sz="0" w:space="0" w:color="auto"/>
                <w:right w:val="none" w:sz="0" w:space="0" w:color="auto"/>
              </w:divBdr>
            </w:div>
            <w:div w:id="1928534724">
              <w:marLeft w:val="0"/>
              <w:marRight w:val="0"/>
              <w:marTop w:val="0"/>
              <w:marBottom w:val="0"/>
              <w:divBdr>
                <w:top w:val="none" w:sz="0" w:space="0" w:color="auto"/>
                <w:left w:val="none" w:sz="0" w:space="0" w:color="auto"/>
                <w:bottom w:val="none" w:sz="0" w:space="0" w:color="auto"/>
                <w:right w:val="none" w:sz="0" w:space="0" w:color="auto"/>
              </w:divBdr>
            </w:div>
            <w:div w:id="1313679069">
              <w:marLeft w:val="0"/>
              <w:marRight w:val="0"/>
              <w:marTop w:val="0"/>
              <w:marBottom w:val="0"/>
              <w:divBdr>
                <w:top w:val="none" w:sz="0" w:space="0" w:color="auto"/>
                <w:left w:val="none" w:sz="0" w:space="0" w:color="auto"/>
                <w:bottom w:val="none" w:sz="0" w:space="0" w:color="auto"/>
                <w:right w:val="none" w:sz="0" w:space="0" w:color="auto"/>
              </w:divBdr>
            </w:div>
            <w:div w:id="1834564786">
              <w:marLeft w:val="0"/>
              <w:marRight w:val="0"/>
              <w:marTop w:val="0"/>
              <w:marBottom w:val="0"/>
              <w:divBdr>
                <w:top w:val="none" w:sz="0" w:space="0" w:color="auto"/>
                <w:left w:val="none" w:sz="0" w:space="0" w:color="auto"/>
                <w:bottom w:val="none" w:sz="0" w:space="0" w:color="auto"/>
                <w:right w:val="none" w:sz="0" w:space="0" w:color="auto"/>
              </w:divBdr>
            </w:div>
            <w:div w:id="263854015">
              <w:marLeft w:val="0"/>
              <w:marRight w:val="0"/>
              <w:marTop w:val="0"/>
              <w:marBottom w:val="0"/>
              <w:divBdr>
                <w:top w:val="none" w:sz="0" w:space="0" w:color="auto"/>
                <w:left w:val="none" w:sz="0" w:space="0" w:color="auto"/>
                <w:bottom w:val="none" w:sz="0" w:space="0" w:color="auto"/>
                <w:right w:val="none" w:sz="0" w:space="0" w:color="auto"/>
              </w:divBdr>
            </w:div>
            <w:div w:id="333185204">
              <w:marLeft w:val="0"/>
              <w:marRight w:val="0"/>
              <w:marTop w:val="0"/>
              <w:marBottom w:val="0"/>
              <w:divBdr>
                <w:top w:val="none" w:sz="0" w:space="0" w:color="auto"/>
                <w:left w:val="none" w:sz="0" w:space="0" w:color="auto"/>
                <w:bottom w:val="none" w:sz="0" w:space="0" w:color="auto"/>
                <w:right w:val="none" w:sz="0" w:space="0" w:color="auto"/>
              </w:divBdr>
            </w:div>
            <w:div w:id="2079934590">
              <w:marLeft w:val="0"/>
              <w:marRight w:val="0"/>
              <w:marTop w:val="0"/>
              <w:marBottom w:val="0"/>
              <w:divBdr>
                <w:top w:val="none" w:sz="0" w:space="0" w:color="auto"/>
                <w:left w:val="none" w:sz="0" w:space="0" w:color="auto"/>
                <w:bottom w:val="none" w:sz="0" w:space="0" w:color="auto"/>
                <w:right w:val="none" w:sz="0" w:space="0" w:color="auto"/>
              </w:divBdr>
            </w:div>
            <w:div w:id="411008641">
              <w:marLeft w:val="0"/>
              <w:marRight w:val="0"/>
              <w:marTop w:val="0"/>
              <w:marBottom w:val="0"/>
              <w:divBdr>
                <w:top w:val="none" w:sz="0" w:space="0" w:color="auto"/>
                <w:left w:val="none" w:sz="0" w:space="0" w:color="auto"/>
                <w:bottom w:val="none" w:sz="0" w:space="0" w:color="auto"/>
                <w:right w:val="none" w:sz="0" w:space="0" w:color="auto"/>
              </w:divBdr>
            </w:div>
            <w:div w:id="1075128631">
              <w:marLeft w:val="0"/>
              <w:marRight w:val="0"/>
              <w:marTop w:val="0"/>
              <w:marBottom w:val="0"/>
              <w:divBdr>
                <w:top w:val="none" w:sz="0" w:space="0" w:color="auto"/>
                <w:left w:val="none" w:sz="0" w:space="0" w:color="auto"/>
                <w:bottom w:val="none" w:sz="0" w:space="0" w:color="auto"/>
                <w:right w:val="none" w:sz="0" w:space="0" w:color="auto"/>
              </w:divBdr>
            </w:div>
            <w:div w:id="895043943">
              <w:marLeft w:val="0"/>
              <w:marRight w:val="0"/>
              <w:marTop w:val="0"/>
              <w:marBottom w:val="0"/>
              <w:divBdr>
                <w:top w:val="none" w:sz="0" w:space="0" w:color="auto"/>
                <w:left w:val="none" w:sz="0" w:space="0" w:color="auto"/>
                <w:bottom w:val="none" w:sz="0" w:space="0" w:color="auto"/>
                <w:right w:val="none" w:sz="0" w:space="0" w:color="auto"/>
              </w:divBdr>
            </w:div>
            <w:div w:id="478155210">
              <w:marLeft w:val="0"/>
              <w:marRight w:val="0"/>
              <w:marTop w:val="0"/>
              <w:marBottom w:val="0"/>
              <w:divBdr>
                <w:top w:val="none" w:sz="0" w:space="0" w:color="auto"/>
                <w:left w:val="none" w:sz="0" w:space="0" w:color="auto"/>
                <w:bottom w:val="none" w:sz="0" w:space="0" w:color="auto"/>
                <w:right w:val="none" w:sz="0" w:space="0" w:color="auto"/>
              </w:divBdr>
            </w:div>
            <w:div w:id="255603859">
              <w:marLeft w:val="0"/>
              <w:marRight w:val="0"/>
              <w:marTop w:val="0"/>
              <w:marBottom w:val="0"/>
              <w:divBdr>
                <w:top w:val="none" w:sz="0" w:space="0" w:color="auto"/>
                <w:left w:val="none" w:sz="0" w:space="0" w:color="auto"/>
                <w:bottom w:val="none" w:sz="0" w:space="0" w:color="auto"/>
                <w:right w:val="none" w:sz="0" w:space="0" w:color="auto"/>
              </w:divBdr>
            </w:div>
            <w:div w:id="1915704596">
              <w:marLeft w:val="0"/>
              <w:marRight w:val="0"/>
              <w:marTop w:val="0"/>
              <w:marBottom w:val="0"/>
              <w:divBdr>
                <w:top w:val="none" w:sz="0" w:space="0" w:color="auto"/>
                <w:left w:val="none" w:sz="0" w:space="0" w:color="auto"/>
                <w:bottom w:val="none" w:sz="0" w:space="0" w:color="auto"/>
                <w:right w:val="none" w:sz="0" w:space="0" w:color="auto"/>
              </w:divBdr>
            </w:div>
            <w:div w:id="1956407406">
              <w:marLeft w:val="0"/>
              <w:marRight w:val="0"/>
              <w:marTop w:val="0"/>
              <w:marBottom w:val="0"/>
              <w:divBdr>
                <w:top w:val="none" w:sz="0" w:space="0" w:color="auto"/>
                <w:left w:val="none" w:sz="0" w:space="0" w:color="auto"/>
                <w:bottom w:val="none" w:sz="0" w:space="0" w:color="auto"/>
                <w:right w:val="none" w:sz="0" w:space="0" w:color="auto"/>
              </w:divBdr>
            </w:div>
            <w:div w:id="1996638081">
              <w:marLeft w:val="0"/>
              <w:marRight w:val="0"/>
              <w:marTop w:val="0"/>
              <w:marBottom w:val="0"/>
              <w:divBdr>
                <w:top w:val="none" w:sz="0" w:space="0" w:color="auto"/>
                <w:left w:val="none" w:sz="0" w:space="0" w:color="auto"/>
                <w:bottom w:val="none" w:sz="0" w:space="0" w:color="auto"/>
                <w:right w:val="none" w:sz="0" w:space="0" w:color="auto"/>
              </w:divBdr>
            </w:div>
            <w:div w:id="776868988">
              <w:marLeft w:val="0"/>
              <w:marRight w:val="0"/>
              <w:marTop w:val="0"/>
              <w:marBottom w:val="0"/>
              <w:divBdr>
                <w:top w:val="none" w:sz="0" w:space="0" w:color="auto"/>
                <w:left w:val="none" w:sz="0" w:space="0" w:color="auto"/>
                <w:bottom w:val="none" w:sz="0" w:space="0" w:color="auto"/>
                <w:right w:val="none" w:sz="0" w:space="0" w:color="auto"/>
              </w:divBdr>
            </w:div>
            <w:div w:id="1475755545">
              <w:marLeft w:val="0"/>
              <w:marRight w:val="0"/>
              <w:marTop w:val="0"/>
              <w:marBottom w:val="0"/>
              <w:divBdr>
                <w:top w:val="none" w:sz="0" w:space="0" w:color="auto"/>
                <w:left w:val="none" w:sz="0" w:space="0" w:color="auto"/>
                <w:bottom w:val="none" w:sz="0" w:space="0" w:color="auto"/>
                <w:right w:val="none" w:sz="0" w:space="0" w:color="auto"/>
              </w:divBdr>
            </w:div>
            <w:div w:id="1475680367">
              <w:marLeft w:val="0"/>
              <w:marRight w:val="0"/>
              <w:marTop w:val="0"/>
              <w:marBottom w:val="0"/>
              <w:divBdr>
                <w:top w:val="none" w:sz="0" w:space="0" w:color="auto"/>
                <w:left w:val="none" w:sz="0" w:space="0" w:color="auto"/>
                <w:bottom w:val="none" w:sz="0" w:space="0" w:color="auto"/>
                <w:right w:val="none" w:sz="0" w:space="0" w:color="auto"/>
              </w:divBdr>
            </w:div>
            <w:div w:id="1756435640">
              <w:marLeft w:val="0"/>
              <w:marRight w:val="0"/>
              <w:marTop w:val="0"/>
              <w:marBottom w:val="0"/>
              <w:divBdr>
                <w:top w:val="none" w:sz="0" w:space="0" w:color="auto"/>
                <w:left w:val="none" w:sz="0" w:space="0" w:color="auto"/>
                <w:bottom w:val="none" w:sz="0" w:space="0" w:color="auto"/>
                <w:right w:val="none" w:sz="0" w:space="0" w:color="auto"/>
              </w:divBdr>
            </w:div>
            <w:div w:id="1407916419">
              <w:marLeft w:val="0"/>
              <w:marRight w:val="0"/>
              <w:marTop w:val="0"/>
              <w:marBottom w:val="0"/>
              <w:divBdr>
                <w:top w:val="none" w:sz="0" w:space="0" w:color="auto"/>
                <w:left w:val="none" w:sz="0" w:space="0" w:color="auto"/>
                <w:bottom w:val="none" w:sz="0" w:space="0" w:color="auto"/>
                <w:right w:val="none" w:sz="0" w:space="0" w:color="auto"/>
              </w:divBdr>
            </w:div>
            <w:div w:id="1020355599">
              <w:marLeft w:val="0"/>
              <w:marRight w:val="0"/>
              <w:marTop w:val="0"/>
              <w:marBottom w:val="0"/>
              <w:divBdr>
                <w:top w:val="none" w:sz="0" w:space="0" w:color="auto"/>
                <w:left w:val="none" w:sz="0" w:space="0" w:color="auto"/>
                <w:bottom w:val="none" w:sz="0" w:space="0" w:color="auto"/>
                <w:right w:val="none" w:sz="0" w:space="0" w:color="auto"/>
              </w:divBdr>
            </w:div>
            <w:div w:id="1234194898">
              <w:marLeft w:val="0"/>
              <w:marRight w:val="0"/>
              <w:marTop w:val="0"/>
              <w:marBottom w:val="0"/>
              <w:divBdr>
                <w:top w:val="none" w:sz="0" w:space="0" w:color="auto"/>
                <w:left w:val="none" w:sz="0" w:space="0" w:color="auto"/>
                <w:bottom w:val="none" w:sz="0" w:space="0" w:color="auto"/>
                <w:right w:val="none" w:sz="0" w:space="0" w:color="auto"/>
              </w:divBdr>
            </w:div>
            <w:div w:id="64886591">
              <w:marLeft w:val="0"/>
              <w:marRight w:val="0"/>
              <w:marTop w:val="0"/>
              <w:marBottom w:val="0"/>
              <w:divBdr>
                <w:top w:val="none" w:sz="0" w:space="0" w:color="auto"/>
                <w:left w:val="none" w:sz="0" w:space="0" w:color="auto"/>
                <w:bottom w:val="none" w:sz="0" w:space="0" w:color="auto"/>
                <w:right w:val="none" w:sz="0" w:space="0" w:color="auto"/>
              </w:divBdr>
            </w:div>
            <w:div w:id="1614239645">
              <w:marLeft w:val="0"/>
              <w:marRight w:val="0"/>
              <w:marTop w:val="0"/>
              <w:marBottom w:val="0"/>
              <w:divBdr>
                <w:top w:val="none" w:sz="0" w:space="0" w:color="auto"/>
                <w:left w:val="none" w:sz="0" w:space="0" w:color="auto"/>
                <w:bottom w:val="none" w:sz="0" w:space="0" w:color="auto"/>
                <w:right w:val="none" w:sz="0" w:space="0" w:color="auto"/>
              </w:divBdr>
            </w:div>
            <w:div w:id="1459106643">
              <w:marLeft w:val="0"/>
              <w:marRight w:val="0"/>
              <w:marTop w:val="0"/>
              <w:marBottom w:val="0"/>
              <w:divBdr>
                <w:top w:val="none" w:sz="0" w:space="0" w:color="auto"/>
                <w:left w:val="none" w:sz="0" w:space="0" w:color="auto"/>
                <w:bottom w:val="none" w:sz="0" w:space="0" w:color="auto"/>
                <w:right w:val="none" w:sz="0" w:space="0" w:color="auto"/>
              </w:divBdr>
            </w:div>
            <w:div w:id="144669924">
              <w:marLeft w:val="0"/>
              <w:marRight w:val="0"/>
              <w:marTop w:val="0"/>
              <w:marBottom w:val="0"/>
              <w:divBdr>
                <w:top w:val="none" w:sz="0" w:space="0" w:color="auto"/>
                <w:left w:val="none" w:sz="0" w:space="0" w:color="auto"/>
                <w:bottom w:val="none" w:sz="0" w:space="0" w:color="auto"/>
                <w:right w:val="none" w:sz="0" w:space="0" w:color="auto"/>
              </w:divBdr>
            </w:div>
            <w:div w:id="1544946688">
              <w:marLeft w:val="0"/>
              <w:marRight w:val="0"/>
              <w:marTop w:val="0"/>
              <w:marBottom w:val="0"/>
              <w:divBdr>
                <w:top w:val="none" w:sz="0" w:space="0" w:color="auto"/>
                <w:left w:val="none" w:sz="0" w:space="0" w:color="auto"/>
                <w:bottom w:val="none" w:sz="0" w:space="0" w:color="auto"/>
                <w:right w:val="none" w:sz="0" w:space="0" w:color="auto"/>
              </w:divBdr>
            </w:div>
            <w:div w:id="17506725">
              <w:marLeft w:val="0"/>
              <w:marRight w:val="0"/>
              <w:marTop w:val="0"/>
              <w:marBottom w:val="0"/>
              <w:divBdr>
                <w:top w:val="none" w:sz="0" w:space="0" w:color="auto"/>
                <w:left w:val="none" w:sz="0" w:space="0" w:color="auto"/>
                <w:bottom w:val="none" w:sz="0" w:space="0" w:color="auto"/>
                <w:right w:val="none" w:sz="0" w:space="0" w:color="auto"/>
              </w:divBdr>
            </w:div>
            <w:div w:id="1533375730">
              <w:marLeft w:val="0"/>
              <w:marRight w:val="0"/>
              <w:marTop w:val="0"/>
              <w:marBottom w:val="0"/>
              <w:divBdr>
                <w:top w:val="none" w:sz="0" w:space="0" w:color="auto"/>
                <w:left w:val="none" w:sz="0" w:space="0" w:color="auto"/>
                <w:bottom w:val="none" w:sz="0" w:space="0" w:color="auto"/>
                <w:right w:val="none" w:sz="0" w:space="0" w:color="auto"/>
              </w:divBdr>
            </w:div>
            <w:div w:id="373653004">
              <w:marLeft w:val="0"/>
              <w:marRight w:val="0"/>
              <w:marTop w:val="0"/>
              <w:marBottom w:val="0"/>
              <w:divBdr>
                <w:top w:val="none" w:sz="0" w:space="0" w:color="auto"/>
                <w:left w:val="none" w:sz="0" w:space="0" w:color="auto"/>
                <w:bottom w:val="none" w:sz="0" w:space="0" w:color="auto"/>
                <w:right w:val="none" w:sz="0" w:space="0" w:color="auto"/>
              </w:divBdr>
            </w:div>
            <w:div w:id="1078601283">
              <w:marLeft w:val="0"/>
              <w:marRight w:val="0"/>
              <w:marTop w:val="0"/>
              <w:marBottom w:val="0"/>
              <w:divBdr>
                <w:top w:val="none" w:sz="0" w:space="0" w:color="auto"/>
                <w:left w:val="none" w:sz="0" w:space="0" w:color="auto"/>
                <w:bottom w:val="none" w:sz="0" w:space="0" w:color="auto"/>
                <w:right w:val="none" w:sz="0" w:space="0" w:color="auto"/>
              </w:divBdr>
            </w:div>
            <w:div w:id="1709842832">
              <w:marLeft w:val="0"/>
              <w:marRight w:val="0"/>
              <w:marTop w:val="0"/>
              <w:marBottom w:val="0"/>
              <w:divBdr>
                <w:top w:val="none" w:sz="0" w:space="0" w:color="auto"/>
                <w:left w:val="none" w:sz="0" w:space="0" w:color="auto"/>
                <w:bottom w:val="none" w:sz="0" w:space="0" w:color="auto"/>
                <w:right w:val="none" w:sz="0" w:space="0" w:color="auto"/>
              </w:divBdr>
            </w:div>
            <w:div w:id="641081766">
              <w:marLeft w:val="0"/>
              <w:marRight w:val="0"/>
              <w:marTop w:val="0"/>
              <w:marBottom w:val="0"/>
              <w:divBdr>
                <w:top w:val="none" w:sz="0" w:space="0" w:color="auto"/>
                <w:left w:val="none" w:sz="0" w:space="0" w:color="auto"/>
                <w:bottom w:val="none" w:sz="0" w:space="0" w:color="auto"/>
                <w:right w:val="none" w:sz="0" w:space="0" w:color="auto"/>
              </w:divBdr>
            </w:div>
            <w:div w:id="1984849864">
              <w:marLeft w:val="0"/>
              <w:marRight w:val="0"/>
              <w:marTop w:val="0"/>
              <w:marBottom w:val="0"/>
              <w:divBdr>
                <w:top w:val="none" w:sz="0" w:space="0" w:color="auto"/>
                <w:left w:val="none" w:sz="0" w:space="0" w:color="auto"/>
                <w:bottom w:val="none" w:sz="0" w:space="0" w:color="auto"/>
                <w:right w:val="none" w:sz="0" w:space="0" w:color="auto"/>
              </w:divBdr>
            </w:div>
            <w:div w:id="28649303">
              <w:marLeft w:val="0"/>
              <w:marRight w:val="0"/>
              <w:marTop w:val="0"/>
              <w:marBottom w:val="0"/>
              <w:divBdr>
                <w:top w:val="none" w:sz="0" w:space="0" w:color="auto"/>
                <w:left w:val="none" w:sz="0" w:space="0" w:color="auto"/>
                <w:bottom w:val="none" w:sz="0" w:space="0" w:color="auto"/>
                <w:right w:val="none" w:sz="0" w:space="0" w:color="auto"/>
              </w:divBdr>
            </w:div>
            <w:div w:id="1400404082">
              <w:marLeft w:val="0"/>
              <w:marRight w:val="0"/>
              <w:marTop w:val="0"/>
              <w:marBottom w:val="0"/>
              <w:divBdr>
                <w:top w:val="none" w:sz="0" w:space="0" w:color="auto"/>
                <w:left w:val="none" w:sz="0" w:space="0" w:color="auto"/>
                <w:bottom w:val="none" w:sz="0" w:space="0" w:color="auto"/>
                <w:right w:val="none" w:sz="0" w:space="0" w:color="auto"/>
              </w:divBdr>
            </w:div>
            <w:div w:id="1206600451">
              <w:marLeft w:val="0"/>
              <w:marRight w:val="0"/>
              <w:marTop w:val="0"/>
              <w:marBottom w:val="0"/>
              <w:divBdr>
                <w:top w:val="none" w:sz="0" w:space="0" w:color="auto"/>
                <w:left w:val="none" w:sz="0" w:space="0" w:color="auto"/>
                <w:bottom w:val="none" w:sz="0" w:space="0" w:color="auto"/>
                <w:right w:val="none" w:sz="0" w:space="0" w:color="auto"/>
              </w:divBdr>
            </w:div>
            <w:div w:id="1655641050">
              <w:marLeft w:val="0"/>
              <w:marRight w:val="0"/>
              <w:marTop w:val="0"/>
              <w:marBottom w:val="0"/>
              <w:divBdr>
                <w:top w:val="none" w:sz="0" w:space="0" w:color="auto"/>
                <w:left w:val="none" w:sz="0" w:space="0" w:color="auto"/>
                <w:bottom w:val="none" w:sz="0" w:space="0" w:color="auto"/>
                <w:right w:val="none" w:sz="0" w:space="0" w:color="auto"/>
              </w:divBdr>
            </w:div>
            <w:div w:id="575090858">
              <w:marLeft w:val="0"/>
              <w:marRight w:val="0"/>
              <w:marTop w:val="0"/>
              <w:marBottom w:val="0"/>
              <w:divBdr>
                <w:top w:val="none" w:sz="0" w:space="0" w:color="auto"/>
                <w:left w:val="none" w:sz="0" w:space="0" w:color="auto"/>
                <w:bottom w:val="none" w:sz="0" w:space="0" w:color="auto"/>
                <w:right w:val="none" w:sz="0" w:space="0" w:color="auto"/>
              </w:divBdr>
            </w:div>
            <w:div w:id="87774639">
              <w:marLeft w:val="0"/>
              <w:marRight w:val="0"/>
              <w:marTop w:val="0"/>
              <w:marBottom w:val="0"/>
              <w:divBdr>
                <w:top w:val="none" w:sz="0" w:space="0" w:color="auto"/>
                <w:left w:val="none" w:sz="0" w:space="0" w:color="auto"/>
                <w:bottom w:val="none" w:sz="0" w:space="0" w:color="auto"/>
                <w:right w:val="none" w:sz="0" w:space="0" w:color="auto"/>
              </w:divBdr>
            </w:div>
            <w:div w:id="907110638">
              <w:marLeft w:val="0"/>
              <w:marRight w:val="0"/>
              <w:marTop w:val="0"/>
              <w:marBottom w:val="0"/>
              <w:divBdr>
                <w:top w:val="none" w:sz="0" w:space="0" w:color="auto"/>
                <w:left w:val="none" w:sz="0" w:space="0" w:color="auto"/>
                <w:bottom w:val="none" w:sz="0" w:space="0" w:color="auto"/>
                <w:right w:val="none" w:sz="0" w:space="0" w:color="auto"/>
              </w:divBdr>
            </w:div>
            <w:div w:id="448090156">
              <w:marLeft w:val="0"/>
              <w:marRight w:val="0"/>
              <w:marTop w:val="0"/>
              <w:marBottom w:val="0"/>
              <w:divBdr>
                <w:top w:val="none" w:sz="0" w:space="0" w:color="auto"/>
                <w:left w:val="none" w:sz="0" w:space="0" w:color="auto"/>
                <w:bottom w:val="none" w:sz="0" w:space="0" w:color="auto"/>
                <w:right w:val="none" w:sz="0" w:space="0" w:color="auto"/>
              </w:divBdr>
            </w:div>
            <w:div w:id="953754717">
              <w:marLeft w:val="0"/>
              <w:marRight w:val="0"/>
              <w:marTop w:val="0"/>
              <w:marBottom w:val="0"/>
              <w:divBdr>
                <w:top w:val="none" w:sz="0" w:space="0" w:color="auto"/>
                <w:left w:val="none" w:sz="0" w:space="0" w:color="auto"/>
                <w:bottom w:val="none" w:sz="0" w:space="0" w:color="auto"/>
                <w:right w:val="none" w:sz="0" w:space="0" w:color="auto"/>
              </w:divBdr>
            </w:div>
            <w:div w:id="441655296">
              <w:marLeft w:val="0"/>
              <w:marRight w:val="0"/>
              <w:marTop w:val="0"/>
              <w:marBottom w:val="0"/>
              <w:divBdr>
                <w:top w:val="none" w:sz="0" w:space="0" w:color="auto"/>
                <w:left w:val="none" w:sz="0" w:space="0" w:color="auto"/>
                <w:bottom w:val="none" w:sz="0" w:space="0" w:color="auto"/>
                <w:right w:val="none" w:sz="0" w:space="0" w:color="auto"/>
              </w:divBdr>
            </w:div>
            <w:div w:id="1117407709">
              <w:marLeft w:val="0"/>
              <w:marRight w:val="0"/>
              <w:marTop w:val="0"/>
              <w:marBottom w:val="0"/>
              <w:divBdr>
                <w:top w:val="none" w:sz="0" w:space="0" w:color="auto"/>
                <w:left w:val="none" w:sz="0" w:space="0" w:color="auto"/>
                <w:bottom w:val="none" w:sz="0" w:space="0" w:color="auto"/>
                <w:right w:val="none" w:sz="0" w:space="0" w:color="auto"/>
              </w:divBdr>
            </w:div>
            <w:div w:id="11488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83270">
      <w:bodyDiv w:val="1"/>
      <w:marLeft w:val="0"/>
      <w:marRight w:val="0"/>
      <w:marTop w:val="0"/>
      <w:marBottom w:val="0"/>
      <w:divBdr>
        <w:top w:val="none" w:sz="0" w:space="0" w:color="auto"/>
        <w:left w:val="none" w:sz="0" w:space="0" w:color="auto"/>
        <w:bottom w:val="none" w:sz="0" w:space="0" w:color="auto"/>
        <w:right w:val="none" w:sz="0" w:space="0" w:color="auto"/>
      </w:divBdr>
    </w:div>
    <w:div w:id="1956332039">
      <w:bodyDiv w:val="1"/>
      <w:marLeft w:val="0"/>
      <w:marRight w:val="0"/>
      <w:marTop w:val="0"/>
      <w:marBottom w:val="0"/>
      <w:divBdr>
        <w:top w:val="none" w:sz="0" w:space="0" w:color="auto"/>
        <w:left w:val="none" w:sz="0" w:space="0" w:color="auto"/>
        <w:bottom w:val="none" w:sz="0" w:space="0" w:color="auto"/>
        <w:right w:val="none" w:sz="0" w:space="0" w:color="auto"/>
      </w:divBdr>
    </w:div>
    <w:div w:id="1964388119">
      <w:bodyDiv w:val="1"/>
      <w:marLeft w:val="0"/>
      <w:marRight w:val="0"/>
      <w:marTop w:val="0"/>
      <w:marBottom w:val="0"/>
      <w:divBdr>
        <w:top w:val="none" w:sz="0" w:space="0" w:color="auto"/>
        <w:left w:val="none" w:sz="0" w:space="0" w:color="auto"/>
        <w:bottom w:val="none" w:sz="0" w:space="0" w:color="auto"/>
        <w:right w:val="none" w:sz="0" w:space="0" w:color="auto"/>
      </w:divBdr>
    </w:div>
    <w:div w:id="1974751393">
      <w:bodyDiv w:val="1"/>
      <w:marLeft w:val="0"/>
      <w:marRight w:val="0"/>
      <w:marTop w:val="0"/>
      <w:marBottom w:val="0"/>
      <w:divBdr>
        <w:top w:val="none" w:sz="0" w:space="0" w:color="auto"/>
        <w:left w:val="none" w:sz="0" w:space="0" w:color="auto"/>
        <w:bottom w:val="none" w:sz="0" w:space="0" w:color="auto"/>
        <w:right w:val="none" w:sz="0" w:space="0" w:color="auto"/>
      </w:divBdr>
      <w:divsChild>
        <w:div w:id="13384508">
          <w:marLeft w:val="0"/>
          <w:marRight w:val="0"/>
          <w:marTop w:val="0"/>
          <w:marBottom w:val="0"/>
          <w:divBdr>
            <w:top w:val="none" w:sz="0" w:space="0" w:color="auto"/>
            <w:left w:val="none" w:sz="0" w:space="0" w:color="auto"/>
            <w:bottom w:val="none" w:sz="0" w:space="0" w:color="auto"/>
            <w:right w:val="none" w:sz="0" w:space="0" w:color="auto"/>
          </w:divBdr>
          <w:divsChild>
            <w:div w:id="20164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2403">
      <w:bodyDiv w:val="1"/>
      <w:marLeft w:val="0"/>
      <w:marRight w:val="0"/>
      <w:marTop w:val="0"/>
      <w:marBottom w:val="0"/>
      <w:divBdr>
        <w:top w:val="none" w:sz="0" w:space="0" w:color="auto"/>
        <w:left w:val="none" w:sz="0" w:space="0" w:color="auto"/>
        <w:bottom w:val="none" w:sz="0" w:space="0" w:color="auto"/>
        <w:right w:val="none" w:sz="0" w:space="0" w:color="auto"/>
      </w:divBdr>
    </w:div>
    <w:div w:id="1982148836">
      <w:bodyDiv w:val="1"/>
      <w:marLeft w:val="0"/>
      <w:marRight w:val="0"/>
      <w:marTop w:val="0"/>
      <w:marBottom w:val="0"/>
      <w:divBdr>
        <w:top w:val="none" w:sz="0" w:space="0" w:color="auto"/>
        <w:left w:val="none" w:sz="0" w:space="0" w:color="auto"/>
        <w:bottom w:val="none" w:sz="0" w:space="0" w:color="auto"/>
        <w:right w:val="none" w:sz="0" w:space="0" w:color="auto"/>
      </w:divBdr>
      <w:divsChild>
        <w:div w:id="378435305">
          <w:marLeft w:val="0"/>
          <w:marRight w:val="0"/>
          <w:marTop w:val="0"/>
          <w:marBottom w:val="0"/>
          <w:divBdr>
            <w:top w:val="none" w:sz="0" w:space="0" w:color="auto"/>
            <w:left w:val="none" w:sz="0" w:space="0" w:color="auto"/>
            <w:bottom w:val="none" w:sz="0" w:space="0" w:color="auto"/>
            <w:right w:val="none" w:sz="0" w:space="0" w:color="auto"/>
          </w:divBdr>
        </w:div>
      </w:divsChild>
    </w:div>
    <w:div w:id="1992099896">
      <w:bodyDiv w:val="1"/>
      <w:marLeft w:val="0"/>
      <w:marRight w:val="0"/>
      <w:marTop w:val="0"/>
      <w:marBottom w:val="0"/>
      <w:divBdr>
        <w:top w:val="none" w:sz="0" w:space="0" w:color="auto"/>
        <w:left w:val="none" w:sz="0" w:space="0" w:color="auto"/>
        <w:bottom w:val="none" w:sz="0" w:space="0" w:color="auto"/>
        <w:right w:val="none" w:sz="0" w:space="0" w:color="auto"/>
      </w:divBdr>
      <w:divsChild>
        <w:div w:id="396319190">
          <w:marLeft w:val="0"/>
          <w:marRight w:val="0"/>
          <w:marTop w:val="0"/>
          <w:marBottom w:val="0"/>
          <w:divBdr>
            <w:top w:val="none" w:sz="0" w:space="0" w:color="auto"/>
            <w:left w:val="none" w:sz="0" w:space="0" w:color="auto"/>
            <w:bottom w:val="none" w:sz="0" w:space="0" w:color="auto"/>
            <w:right w:val="none" w:sz="0" w:space="0" w:color="auto"/>
          </w:divBdr>
          <w:divsChild>
            <w:div w:id="30149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6669">
      <w:bodyDiv w:val="1"/>
      <w:marLeft w:val="0"/>
      <w:marRight w:val="0"/>
      <w:marTop w:val="0"/>
      <w:marBottom w:val="0"/>
      <w:divBdr>
        <w:top w:val="none" w:sz="0" w:space="0" w:color="auto"/>
        <w:left w:val="none" w:sz="0" w:space="0" w:color="auto"/>
        <w:bottom w:val="none" w:sz="0" w:space="0" w:color="auto"/>
        <w:right w:val="none" w:sz="0" w:space="0" w:color="auto"/>
      </w:divBdr>
      <w:divsChild>
        <w:div w:id="1545558189">
          <w:marLeft w:val="0"/>
          <w:marRight w:val="0"/>
          <w:marTop w:val="0"/>
          <w:marBottom w:val="0"/>
          <w:divBdr>
            <w:top w:val="none" w:sz="0" w:space="0" w:color="auto"/>
            <w:left w:val="none" w:sz="0" w:space="0" w:color="auto"/>
            <w:bottom w:val="none" w:sz="0" w:space="0" w:color="auto"/>
            <w:right w:val="none" w:sz="0" w:space="0" w:color="auto"/>
          </w:divBdr>
          <w:divsChild>
            <w:div w:id="124663018">
              <w:marLeft w:val="0"/>
              <w:marRight w:val="0"/>
              <w:marTop w:val="0"/>
              <w:marBottom w:val="0"/>
              <w:divBdr>
                <w:top w:val="none" w:sz="0" w:space="0" w:color="auto"/>
                <w:left w:val="none" w:sz="0" w:space="0" w:color="auto"/>
                <w:bottom w:val="none" w:sz="0" w:space="0" w:color="auto"/>
                <w:right w:val="none" w:sz="0" w:space="0" w:color="auto"/>
              </w:divBdr>
            </w:div>
            <w:div w:id="139468292">
              <w:marLeft w:val="0"/>
              <w:marRight w:val="0"/>
              <w:marTop w:val="0"/>
              <w:marBottom w:val="0"/>
              <w:divBdr>
                <w:top w:val="none" w:sz="0" w:space="0" w:color="auto"/>
                <w:left w:val="none" w:sz="0" w:space="0" w:color="auto"/>
                <w:bottom w:val="none" w:sz="0" w:space="0" w:color="auto"/>
                <w:right w:val="none" w:sz="0" w:space="0" w:color="auto"/>
              </w:divBdr>
            </w:div>
            <w:div w:id="228926070">
              <w:marLeft w:val="0"/>
              <w:marRight w:val="0"/>
              <w:marTop w:val="0"/>
              <w:marBottom w:val="0"/>
              <w:divBdr>
                <w:top w:val="none" w:sz="0" w:space="0" w:color="auto"/>
                <w:left w:val="none" w:sz="0" w:space="0" w:color="auto"/>
                <w:bottom w:val="none" w:sz="0" w:space="0" w:color="auto"/>
                <w:right w:val="none" w:sz="0" w:space="0" w:color="auto"/>
              </w:divBdr>
            </w:div>
            <w:div w:id="273828131">
              <w:marLeft w:val="0"/>
              <w:marRight w:val="0"/>
              <w:marTop w:val="0"/>
              <w:marBottom w:val="0"/>
              <w:divBdr>
                <w:top w:val="none" w:sz="0" w:space="0" w:color="auto"/>
                <w:left w:val="none" w:sz="0" w:space="0" w:color="auto"/>
                <w:bottom w:val="none" w:sz="0" w:space="0" w:color="auto"/>
                <w:right w:val="none" w:sz="0" w:space="0" w:color="auto"/>
              </w:divBdr>
            </w:div>
            <w:div w:id="312682955">
              <w:marLeft w:val="0"/>
              <w:marRight w:val="0"/>
              <w:marTop w:val="0"/>
              <w:marBottom w:val="0"/>
              <w:divBdr>
                <w:top w:val="none" w:sz="0" w:space="0" w:color="auto"/>
                <w:left w:val="none" w:sz="0" w:space="0" w:color="auto"/>
                <w:bottom w:val="none" w:sz="0" w:space="0" w:color="auto"/>
                <w:right w:val="none" w:sz="0" w:space="0" w:color="auto"/>
              </w:divBdr>
            </w:div>
            <w:div w:id="320621427">
              <w:marLeft w:val="0"/>
              <w:marRight w:val="0"/>
              <w:marTop w:val="0"/>
              <w:marBottom w:val="0"/>
              <w:divBdr>
                <w:top w:val="none" w:sz="0" w:space="0" w:color="auto"/>
                <w:left w:val="none" w:sz="0" w:space="0" w:color="auto"/>
                <w:bottom w:val="none" w:sz="0" w:space="0" w:color="auto"/>
                <w:right w:val="none" w:sz="0" w:space="0" w:color="auto"/>
              </w:divBdr>
            </w:div>
            <w:div w:id="337582175">
              <w:marLeft w:val="0"/>
              <w:marRight w:val="0"/>
              <w:marTop w:val="0"/>
              <w:marBottom w:val="0"/>
              <w:divBdr>
                <w:top w:val="none" w:sz="0" w:space="0" w:color="auto"/>
                <w:left w:val="none" w:sz="0" w:space="0" w:color="auto"/>
                <w:bottom w:val="none" w:sz="0" w:space="0" w:color="auto"/>
                <w:right w:val="none" w:sz="0" w:space="0" w:color="auto"/>
              </w:divBdr>
            </w:div>
            <w:div w:id="379091444">
              <w:marLeft w:val="0"/>
              <w:marRight w:val="0"/>
              <w:marTop w:val="0"/>
              <w:marBottom w:val="0"/>
              <w:divBdr>
                <w:top w:val="none" w:sz="0" w:space="0" w:color="auto"/>
                <w:left w:val="none" w:sz="0" w:space="0" w:color="auto"/>
                <w:bottom w:val="none" w:sz="0" w:space="0" w:color="auto"/>
                <w:right w:val="none" w:sz="0" w:space="0" w:color="auto"/>
              </w:divBdr>
            </w:div>
            <w:div w:id="533007477">
              <w:marLeft w:val="0"/>
              <w:marRight w:val="0"/>
              <w:marTop w:val="0"/>
              <w:marBottom w:val="0"/>
              <w:divBdr>
                <w:top w:val="none" w:sz="0" w:space="0" w:color="auto"/>
                <w:left w:val="none" w:sz="0" w:space="0" w:color="auto"/>
                <w:bottom w:val="none" w:sz="0" w:space="0" w:color="auto"/>
                <w:right w:val="none" w:sz="0" w:space="0" w:color="auto"/>
              </w:divBdr>
            </w:div>
            <w:div w:id="556093122">
              <w:marLeft w:val="0"/>
              <w:marRight w:val="0"/>
              <w:marTop w:val="0"/>
              <w:marBottom w:val="0"/>
              <w:divBdr>
                <w:top w:val="none" w:sz="0" w:space="0" w:color="auto"/>
                <w:left w:val="none" w:sz="0" w:space="0" w:color="auto"/>
                <w:bottom w:val="none" w:sz="0" w:space="0" w:color="auto"/>
                <w:right w:val="none" w:sz="0" w:space="0" w:color="auto"/>
              </w:divBdr>
            </w:div>
            <w:div w:id="787551426">
              <w:marLeft w:val="0"/>
              <w:marRight w:val="0"/>
              <w:marTop w:val="0"/>
              <w:marBottom w:val="0"/>
              <w:divBdr>
                <w:top w:val="none" w:sz="0" w:space="0" w:color="auto"/>
                <w:left w:val="none" w:sz="0" w:space="0" w:color="auto"/>
                <w:bottom w:val="none" w:sz="0" w:space="0" w:color="auto"/>
                <w:right w:val="none" w:sz="0" w:space="0" w:color="auto"/>
              </w:divBdr>
            </w:div>
            <w:div w:id="823620672">
              <w:marLeft w:val="0"/>
              <w:marRight w:val="0"/>
              <w:marTop w:val="0"/>
              <w:marBottom w:val="0"/>
              <w:divBdr>
                <w:top w:val="none" w:sz="0" w:space="0" w:color="auto"/>
                <w:left w:val="none" w:sz="0" w:space="0" w:color="auto"/>
                <w:bottom w:val="none" w:sz="0" w:space="0" w:color="auto"/>
                <w:right w:val="none" w:sz="0" w:space="0" w:color="auto"/>
              </w:divBdr>
            </w:div>
            <w:div w:id="985164778">
              <w:marLeft w:val="0"/>
              <w:marRight w:val="0"/>
              <w:marTop w:val="0"/>
              <w:marBottom w:val="0"/>
              <w:divBdr>
                <w:top w:val="none" w:sz="0" w:space="0" w:color="auto"/>
                <w:left w:val="none" w:sz="0" w:space="0" w:color="auto"/>
                <w:bottom w:val="none" w:sz="0" w:space="0" w:color="auto"/>
                <w:right w:val="none" w:sz="0" w:space="0" w:color="auto"/>
              </w:divBdr>
            </w:div>
            <w:div w:id="1449739854">
              <w:marLeft w:val="0"/>
              <w:marRight w:val="0"/>
              <w:marTop w:val="0"/>
              <w:marBottom w:val="0"/>
              <w:divBdr>
                <w:top w:val="none" w:sz="0" w:space="0" w:color="auto"/>
                <w:left w:val="none" w:sz="0" w:space="0" w:color="auto"/>
                <w:bottom w:val="none" w:sz="0" w:space="0" w:color="auto"/>
                <w:right w:val="none" w:sz="0" w:space="0" w:color="auto"/>
              </w:divBdr>
            </w:div>
            <w:div w:id="1521090901">
              <w:marLeft w:val="0"/>
              <w:marRight w:val="0"/>
              <w:marTop w:val="0"/>
              <w:marBottom w:val="0"/>
              <w:divBdr>
                <w:top w:val="none" w:sz="0" w:space="0" w:color="auto"/>
                <w:left w:val="none" w:sz="0" w:space="0" w:color="auto"/>
                <w:bottom w:val="none" w:sz="0" w:space="0" w:color="auto"/>
                <w:right w:val="none" w:sz="0" w:space="0" w:color="auto"/>
              </w:divBdr>
            </w:div>
            <w:div w:id="1555653335">
              <w:marLeft w:val="0"/>
              <w:marRight w:val="0"/>
              <w:marTop w:val="0"/>
              <w:marBottom w:val="0"/>
              <w:divBdr>
                <w:top w:val="none" w:sz="0" w:space="0" w:color="auto"/>
                <w:left w:val="none" w:sz="0" w:space="0" w:color="auto"/>
                <w:bottom w:val="none" w:sz="0" w:space="0" w:color="auto"/>
                <w:right w:val="none" w:sz="0" w:space="0" w:color="auto"/>
              </w:divBdr>
            </w:div>
            <w:div w:id="1755780537">
              <w:marLeft w:val="0"/>
              <w:marRight w:val="0"/>
              <w:marTop w:val="0"/>
              <w:marBottom w:val="0"/>
              <w:divBdr>
                <w:top w:val="none" w:sz="0" w:space="0" w:color="auto"/>
                <w:left w:val="none" w:sz="0" w:space="0" w:color="auto"/>
                <w:bottom w:val="none" w:sz="0" w:space="0" w:color="auto"/>
                <w:right w:val="none" w:sz="0" w:space="0" w:color="auto"/>
              </w:divBdr>
            </w:div>
            <w:div w:id="1945116767">
              <w:marLeft w:val="0"/>
              <w:marRight w:val="0"/>
              <w:marTop w:val="0"/>
              <w:marBottom w:val="0"/>
              <w:divBdr>
                <w:top w:val="none" w:sz="0" w:space="0" w:color="auto"/>
                <w:left w:val="none" w:sz="0" w:space="0" w:color="auto"/>
                <w:bottom w:val="none" w:sz="0" w:space="0" w:color="auto"/>
                <w:right w:val="none" w:sz="0" w:space="0" w:color="auto"/>
              </w:divBdr>
            </w:div>
            <w:div w:id="21008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79915">
      <w:bodyDiv w:val="1"/>
      <w:marLeft w:val="0"/>
      <w:marRight w:val="0"/>
      <w:marTop w:val="0"/>
      <w:marBottom w:val="0"/>
      <w:divBdr>
        <w:top w:val="none" w:sz="0" w:space="0" w:color="auto"/>
        <w:left w:val="none" w:sz="0" w:space="0" w:color="auto"/>
        <w:bottom w:val="none" w:sz="0" w:space="0" w:color="auto"/>
        <w:right w:val="none" w:sz="0" w:space="0" w:color="auto"/>
      </w:divBdr>
      <w:divsChild>
        <w:div w:id="1375498151">
          <w:marLeft w:val="0"/>
          <w:marRight w:val="0"/>
          <w:marTop w:val="0"/>
          <w:marBottom w:val="0"/>
          <w:divBdr>
            <w:top w:val="none" w:sz="0" w:space="0" w:color="auto"/>
            <w:left w:val="none" w:sz="0" w:space="0" w:color="auto"/>
            <w:bottom w:val="none" w:sz="0" w:space="0" w:color="auto"/>
            <w:right w:val="none" w:sz="0" w:space="0" w:color="auto"/>
          </w:divBdr>
        </w:div>
      </w:divsChild>
    </w:div>
    <w:div w:id="2036810165">
      <w:bodyDiv w:val="1"/>
      <w:marLeft w:val="0"/>
      <w:marRight w:val="0"/>
      <w:marTop w:val="0"/>
      <w:marBottom w:val="0"/>
      <w:divBdr>
        <w:top w:val="none" w:sz="0" w:space="0" w:color="auto"/>
        <w:left w:val="none" w:sz="0" w:space="0" w:color="auto"/>
        <w:bottom w:val="none" w:sz="0" w:space="0" w:color="auto"/>
        <w:right w:val="none" w:sz="0" w:space="0" w:color="auto"/>
      </w:divBdr>
      <w:divsChild>
        <w:div w:id="1697999369">
          <w:marLeft w:val="0"/>
          <w:marRight w:val="0"/>
          <w:marTop w:val="0"/>
          <w:marBottom w:val="0"/>
          <w:divBdr>
            <w:top w:val="none" w:sz="0" w:space="0" w:color="auto"/>
            <w:left w:val="none" w:sz="0" w:space="0" w:color="auto"/>
            <w:bottom w:val="none" w:sz="0" w:space="0" w:color="auto"/>
            <w:right w:val="none" w:sz="0" w:space="0" w:color="auto"/>
          </w:divBdr>
          <w:divsChild>
            <w:div w:id="19961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1308">
      <w:bodyDiv w:val="1"/>
      <w:marLeft w:val="0"/>
      <w:marRight w:val="0"/>
      <w:marTop w:val="0"/>
      <w:marBottom w:val="0"/>
      <w:divBdr>
        <w:top w:val="none" w:sz="0" w:space="0" w:color="auto"/>
        <w:left w:val="none" w:sz="0" w:space="0" w:color="auto"/>
        <w:bottom w:val="none" w:sz="0" w:space="0" w:color="auto"/>
        <w:right w:val="none" w:sz="0" w:space="0" w:color="auto"/>
      </w:divBdr>
      <w:divsChild>
        <w:div w:id="438794285">
          <w:marLeft w:val="0"/>
          <w:marRight w:val="0"/>
          <w:marTop w:val="0"/>
          <w:marBottom w:val="0"/>
          <w:divBdr>
            <w:top w:val="none" w:sz="0" w:space="0" w:color="auto"/>
            <w:left w:val="none" w:sz="0" w:space="0" w:color="auto"/>
            <w:bottom w:val="none" w:sz="0" w:space="0" w:color="auto"/>
            <w:right w:val="none" w:sz="0" w:space="0" w:color="auto"/>
          </w:divBdr>
          <w:divsChild>
            <w:div w:id="21048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70693">
      <w:bodyDiv w:val="1"/>
      <w:marLeft w:val="0"/>
      <w:marRight w:val="0"/>
      <w:marTop w:val="0"/>
      <w:marBottom w:val="0"/>
      <w:divBdr>
        <w:top w:val="none" w:sz="0" w:space="0" w:color="auto"/>
        <w:left w:val="none" w:sz="0" w:space="0" w:color="auto"/>
        <w:bottom w:val="none" w:sz="0" w:space="0" w:color="auto"/>
        <w:right w:val="none" w:sz="0" w:space="0" w:color="auto"/>
      </w:divBdr>
      <w:divsChild>
        <w:div w:id="1506937636">
          <w:marLeft w:val="0"/>
          <w:marRight w:val="0"/>
          <w:marTop w:val="0"/>
          <w:marBottom w:val="0"/>
          <w:divBdr>
            <w:top w:val="none" w:sz="0" w:space="0" w:color="auto"/>
            <w:left w:val="none" w:sz="0" w:space="0" w:color="auto"/>
            <w:bottom w:val="none" w:sz="0" w:space="0" w:color="auto"/>
            <w:right w:val="none" w:sz="0" w:space="0" w:color="auto"/>
          </w:divBdr>
          <w:divsChild>
            <w:div w:id="12436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1177">
      <w:bodyDiv w:val="1"/>
      <w:marLeft w:val="0"/>
      <w:marRight w:val="0"/>
      <w:marTop w:val="0"/>
      <w:marBottom w:val="0"/>
      <w:divBdr>
        <w:top w:val="none" w:sz="0" w:space="0" w:color="auto"/>
        <w:left w:val="none" w:sz="0" w:space="0" w:color="auto"/>
        <w:bottom w:val="none" w:sz="0" w:space="0" w:color="auto"/>
        <w:right w:val="none" w:sz="0" w:space="0" w:color="auto"/>
      </w:divBdr>
    </w:div>
    <w:div w:id="2087604853">
      <w:bodyDiv w:val="1"/>
      <w:marLeft w:val="0"/>
      <w:marRight w:val="0"/>
      <w:marTop w:val="0"/>
      <w:marBottom w:val="0"/>
      <w:divBdr>
        <w:top w:val="none" w:sz="0" w:space="0" w:color="auto"/>
        <w:left w:val="none" w:sz="0" w:space="0" w:color="auto"/>
        <w:bottom w:val="none" w:sz="0" w:space="0" w:color="auto"/>
        <w:right w:val="none" w:sz="0" w:space="0" w:color="auto"/>
      </w:divBdr>
      <w:divsChild>
        <w:div w:id="1890802074">
          <w:marLeft w:val="0"/>
          <w:marRight w:val="0"/>
          <w:marTop w:val="0"/>
          <w:marBottom w:val="0"/>
          <w:divBdr>
            <w:top w:val="none" w:sz="0" w:space="0" w:color="auto"/>
            <w:left w:val="none" w:sz="0" w:space="0" w:color="auto"/>
            <w:bottom w:val="none" w:sz="0" w:space="0" w:color="auto"/>
            <w:right w:val="none" w:sz="0" w:space="0" w:color="auto"/>
          </w:divBdr>
          <w:divsChild>
            <w:div w:id="9560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2976">
      <w:bodyDiv w:val="1"/>
      <w:marLeft w:val="0"/>
      <w:marRight w:val="0"/>
      <w:marTop w:val="0"/>
      <w:marBottom w:val="0"/>
      <w:divBdr>
        <w:top w:val="none" w:sz="0" w:space="0" w:color="auto"/>
        <w:left w:val="none" w:sz="0" w:space="0" w:color="auto"/>
        <w:bottom w:val="none" w:sz="0" w:space="0" w:color="auto"/>
        <w:right w:val="none" w:sz="0" w:space="0" w:color="auto"/>
      </w:divBdr>
      <w:divsChild>
        <w:div w:id="973559407">
          <w:marLeft w:val="0"/>
          <w:marRight w:val="0"/>
          <w:marTop w:val="0"/>
          <w:marBottom w:val="0"/>
          <w:divBdr>
            <w:top w:val="none" w:sz="0" w:space="0" w:color="auto"/>
            <w:left w:val="none" w:sz="0" w:space="0" w:color="auto"/>
            <w:bottom w:val="none" w:sz="0" w:space="0" w:color="auto"/>
            <w:right w:val="none" w:sz="0" w:space="0" w:color="auto"/>
          </w:divBdr>
        </w:div>
      </w:divsChild>
    </w:div>
    <w:div w:id="2111461500">
      <w:bodyDiv w:val="1"/>
      <w:marLeft w:val="30"/>
      <w:marRight w:val="30"/>
      <w:marTop w:val="0"/>
      <w:marBottom w:val="0"/>
      <w:divBdr>
        <w:top w:val="none" w:sz="0" w:space="0" w:color="auto"/>
        <w:left w:val="none" w:sz="0" w:space="0" w:color="auto"/>
        <w:bottom w:val="none" w:sz="0" w:space="0" w:color="auto"/>
        <w:right w:val="none" w:sz="0" w:space="0" w:color="auto"/>
      </w:divBdr>
      <w:divsChild>
        <w:div w:id="149369352">
          <w:marLeft w:val="0"/>
          <w:marRight w:val="0"/>
          <w:marTop w:val="0"/>
          <w:marBottom w:val="0"/>
          <w:divBdr>
            <w:top w:val="none" w:sz="0" w:space="0" w:color="auto"/>
            <w:left w:val="none" w:sz="0" w:space="0" w:color="auto"/>
            <w:bottom w:val="none" w:sz="0" w:space="0" w:color="auto"/>
            <w:right w:val="none" w:sz="0" w:space="0" w:color="auto"/>
          </w:divBdr>
          <w:divsChild>
            <w:div w:id="1236739442">
              <w:marLeft w:val="0"/>
              <w:marRight w:val="0"/>
              <w:marTop w:val="0"/>
              <w:marBottom w:val="0"/>
              <w:divBdr>
                <w:top w:val="none" w:sz="0" w:space="0" w:color="auto"/>
                <w:left w:val="none" w:sz="0" w:space="0" w:color="auto"/>
                <w:bottom w:val="none" w:sz="0" w:space="0" w:color="auto"/>
                <w:right w:val="none" w:sz="0" w:space="0" w:color="auto"/>
              </w:divBdr>
              <w:divsChild>
                <w:div w:id="1074549924">
                  <w:marLeft w:val="180"/>
                  <w:marRight w:val="0"/>
                  <w:marTop w:val="0"/>
                  <w:marBottom w:val="0"/>
                  <w:divBdr>
                    <w:top w:val="none" w:sz="0" w:space="0" w:color="auto"/>
                    <w:left w:val="none" w:sz="0" w:space="0" w:color="auto"/>
                    <w:bottom w:val="none" w:sz="0" w:space="0" w:color="auto"/>
                    <w:right w:val="none" w:sz="0" w:space="0" w:color="auto"/>
                  </w:divBdr>
                  <w:divsChild>
                    <w:div w:id="19481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011393">
      <w:bodyDiv w:val="1"/>
      <w:marLeft w:val="0"/>
      <w:marRight w:val="0"/>
      <w:marTop w:val="0"/>
      <w:marBottom w:val="0"/>
      <w:divBdr>
        <w:top w:val="none" w:sz="0" w:space="0" w:color="auto"/>
        <w:left w:val="none" w:sz="0" w:space="0" w:color="auto"/>
        <w:bottom w:val="none" w:sz="0" w:space="0" w:color="auto"/>
        <w:right w:val="none" w:sz="0" w:space="0" w:color="auto"/>
      </w:divBdr>
    </w:div>
    <w:div w:id="2137218941">
      <w:bodyDiv w:val="1"/>
      <w:marLeft w:val="0"/>
      <w:marRight w:val="0"/>
      <w:marTop w:val="0"/>
      <w:marBottom w:val="0"/>
      <w:divBdr>
        <w:top w:val="none" w:sz="0" w:space="0" w:color="auto"/>
        <w:left w:val="none" w:sz="0" w:space="0" w:color="auto"/>
        <w:bottom w:val="none" w:sz="0" w:space="0" w:color="auto"/>
        <w:right w:val="none" w:sz="0" w:space="0" w:color="auto"/>
      </w:divBdr>
    </w:div>
    <w:div w:id="2145124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EBC1B74-51D5-4FE5-BBCB-1BA9C822E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17009</TotalTime>
  <Pages>86</Pages>
  <Words>11502</Words>
  <Characters>65565</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Trang</dc:creator>
  <cp:keywords/>
  <dc:description/>
  <cp:lastModifiedBy>Quan Tran Duc (CV Phat trien Core Cap 2 - TT Phat trien - Khoi CNTT)</cp:lastModifiedBy>
  <cp:revision>666</cp:revision>
  <cp:lastPrinted>2026-09-22T04:11:00Z</cp:lastPrinted>
  <dcterms:created xsi:type="dcterms:W3CDTF">2025-01-09T02:45:00Z</dcterms:created>
  <dcterms:modified xsi:type="dcterms:W3CDTF">2026-09-22T04:12:00Z</dcterms:modified>
</cp:coreProperties>
</file>